
<file path=[Content_Types].xml><?xml version="1.0" encoding="utf-8"?>
<Types xmlns="http://schemas.openxmlformats.org/package/2006/content-types">
  <Default Extension="xml" ContentType="application/xml"/>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0F80E04">
      <w:pPr>
        <w:autoSpaceDE w:val="0"/>
        <w:spacing w:before="156" w:beforeLines="50"/>
        <w:rPr>
          <w:rFonts w:ascii="黑体" w:eastAsia="黑体"/>
          <w:sz w:val="15"/>
          <w:szCs w:val="15"/>
        </w:rPr>
      </w:pPr>
      <w:bookmarkStart w:id="0" w:name="_Hlk179297631"/>
      <w:r>
        <w:rPr>
          <w:rFonts w:hint="eastAsia" w:ascii="黑体" w:hAnsi="宋体" w:eastAsia="黑体"/>
          <w:sz w:val="15"/>
        </w:rPr>
        <w:t>文章编号:</w:t>
      </w:r>
      <w:r>
        <w:rPr>
          <w:rFonts w:hint="eastAsia" w:ascii="黑体" w:eastAsia="黑体"/>
          <w:sz w:val="15"/>
          <w:szCs w:val="15"/>
        </w:rPr>
        <w:t>？-？（2011）？-？-？</w:t>
      </w:r>
    </w:p>
    <w:p w14:paraId="573E9F65">
      <w:pPr>
        <w:ind w:left="1" w:right="638" w:rightChars="304" w:firstLine="2"/>
        <w:jc w:val="center"/>
        <w:rPr>
          <w:rFonts w:ascii="黑体" w:hAnsi="黑体" w:eastAsia="黑体" w:cs="Arial"/>
          <w:b/>
          <w:color w:val="000000"/>
          <w:sz w:val="36"/>
          <w:szCs w:val="36"/>
        </w:rPr>
      </w:pPr>
      <w:r>
        <w:rPr>
          <w:rFonts w:hint="eastAsia" w:ascii="黑体" w:hAnsi="黑体" w:eastAsia="黑体" w:cs="Arial"/>
          <w:b/>
          <w:color w:val="000000"/>
          <w:sz w:val="36"/>
          <w:szCs w:val="36"/>
        </w:rPr>
        <w:t>基于</w:t>
      </w:r>
      <w:r>
        <w:rPr>
          <w:rFonts w:hint="eastAsia" w:eastAsia="黑体"/>
          <w:b/>
          <w:color w:val="000000"/>
          <w:sz w:val="36"/>
          <w:szCs w:val="36"/>
        </w:rPr>
        <w:t>Motif</w:t>
      </w:r>
      <w:r>
        <w:rPr>
          <w:rFonts w:hint="eastAsia" w:ascii="黑体" w:hAnsi="黑体" w:eastAsia="黑体" w:cs="Arial"/>
          <w:b/>
          <w:color w:val="000000"/>
          <w:sz w:val="36"/>
          <w:szCs w:val="36"/>
        </w:rPr>
        <w:t>的图模式感知采样</w:t>
      </w:r>
    </w:p>
    <w:p w14:paraId="1875CDC5">
      <w:pPr>
        <w:ind w:left="1" w:right="638" w:rightChars="304" w:firstLine="2"/>
        <w:jc w:val="center"/>
        <w:rPr>
          <w:rFonts w:ascii="楷体_GB2312" w:hAnsi="宋体" w:eastAsia="楷体_GB2312" w:cs="黑体"/>
          <w:bCs/>
          <w:color w:val="000000"/>
          <w:sz w:val="28"/>
          <w:szCs w:val="28"/>
        </w:rPr>
      </w:pPr>
      <w:r>
        <w:rPr>
          <w:rFonts w:hint="eastAsia" w:ascii="楷体" w:hAnsi="楷体" w:eastAsia="楷体" w:cs="黑体"/>
          <w:bCs/>
          <w:color w:val="000000"/>
          <w:sz w:val="28"/>
          <w:szCs w:val="28"/>
        </w:rPr>
        <w:t xml:space="preserve">   胡滨，王欣</w:t>
      </w:r>
      <w:r>
        <w:rPr>
          <w:rFonts w:hint="eastAsia" w:ascii="楷体" w:hAnsi="楷体" w:eastAsia="楷体" w:cs="黑体"/>
          <w:bCs/>
          <w:color w:val="000000"/>
          <w:sz w:val="28"/>
          <w:szCs w:val="28"/>
          <w:vertAlign w:val="superscript"/>
        </w:rPr>
        <w:t>*</w:t>
      </w:r>
      <w:r>
        <w:rPr>
          <w:rFonts w:hint="eastAsia" w:ascii="楷体" w:hAnsi="楷体" w:eastAsia="楷体" w:cs="黑体"/>
          <w:bCs/>
          <w:color w:val="000000"/>
          <w:sz w:val="28"/>
          <w:szCs w:val="28"/>
        </w:rPr>
        <w:t>，谢文波，张翀</w:t>
      </w:r>
      <w:r>
        <w:rPr>
          <w:rFonts w:hint="eastAsia" w:ascii="楷体_GB2312" w:hAnsi="宋体" w:eastAsia="楷体_GB2312" w:cs="黑体"/>
          <w:bCs/>
          <w:color w:val="000000"/>
          <w:sz w:val="28"/>
          <w:szCs w:val="28"/>
        </w:rPr>
        <w:t>,</w:t>
      </w:r>
      <w:r>
        <w:rPr>
          <w:rFonts w:hint="eastAsia" w:ascii="楷体" w:hAnsi="楷体" w:eastAsia="楷体" w:cs="黑体"/>
          <w:bCs/>
          <w:color w:val="000000"/>
          <w:sz w:val="28"/>
          <w:szCs w:val="28"/>
        </w:rPr>
        <w:t>晏思思，肖峻峰</w:t>
      </w:r>
      <w:r>
        <w:rPr>
          <w:rFonts w:hint="eastAsia" w:ascii="楷体_GB2312" w:hAnsi="宋体" w:eastAsia="楷体_GB2312" w:cs="黑体"/>
          <w:bCs/>
          <w:color w:val="000000"/>
          <w:sz w:val="28"/>
          <w:szCs w:val="28"/>
        </w:rPr>
        <w:t xml:space="preserve">                 </w:t>
      </w:r>
    </w:p>
    <w:p w14:paraId="7A63BD81">
      <w:pPr>
        <w:ind w:left="1" w:right="638" w:rightChars="304" w:firstLine="2"/>
        <w:jc w:val="center"/>
        <w:rPr>
          <w:rFonts w:ascii="楷体_GB2312" w:hAnsi="宋体" w:eastAsia="楷体_GB2312" w:cs="黑体"/>
          <w:bCs/>
          <w:color w:val="000000"/>
          <w:sz w:val="28"/>
          <w:szCs w:val="28"/>
        </w:rPr>
      </w:pPr>
      <w:r>
        <w:rPr>
          <w:rFonts w:hint="eastAsia" w:ascii="楷体_GB2312" w:hAnsi="宋体" w:eastAsia="楷体_GB2312" w:cs="黑体"/>
          <w:bCs/>
          <w:color w:val="000000"/>
          <w:sz w:val="28"/>
          <w:szCs w:val="28"/>
        </w:rPr>
        <w:t xml:space="preserve">     </w:t>
      </w:r>
      <w:r>
        <w:rPr>
          <w:rFonts w:hint="eastAsia" w:ascii="宋体" w:hAnsi="宋体" w:cs="黑体"/>
          <w:bCs/>
          <w:color w:val="000000"/>
          <w:sz w:val="18"/>
          <w:szCs w:val="18"/>
        </w:rPr>
        <w:t>（</w:t>
      </w:r>
      <w:r>
        <w:rPr>
          <w:rFonts w:hint="eastAsia" w:ascii="宋体" w:hAnsi="宋体" w:cs="Arial"/>
          <w:color w:val="000000"/>
          <w:sz w:val="18"/>
          <w:szCs w:val="18"/>
        </w:rPr>
        <w:t>西南石油大学计算机与软件学院</w:t>
      </w:r>
      <w:r>
        <w:rPr>
          <w:rFonts w:ascii="宋体" w:hAnsi="宋体" w:cs="Arial"/>
          <w:color w:val="000000"/>
          <w:sz w:val="18"/>
          <w:szCs w:val="18"/>
        </w:rPr>
        <w:t>，</w:t>
      </w:r>
      <w:r>
        <w:rPr>
          <w:rFonts w:hint="eastAsia" w:ascii="宋体" w:hAnsi="宋体" w:cs="Arial"/>
          <w:color w:val="000000"/>
          <w:sz w:val="18"/>
          <w:szCs w:val="18"/>
        </w:rPr>
        <w:t>四川 成都 610500</w:t>
      </w:r>
      <w:r>
        <w:rPr>
          <w:rFonts w:hint="eastAsia" w:ascii="宋体" w:hAnsi="宋体" w:cs="黑体"/>
          <w:bCs/>
          <w:color w:val="000000"/>
          <w:sz w:val="18"/>
          <w:szCs w:val="18"/>
        </w:rPr>
        <w:t>）</w:t>
      </w:r>
      <w:r>
        <w:rPr>
          <w:rFonts w:hint="eastAsia" w:ascii="楷体" w:hAnsi="楷体" w:eastAsia="楷体" w:cs="黑体"/>
          <w:bCs/>
          <w:color w:val="000000"/>
          <w:sz w:val="28"/>
          <w:szCs w:val="28"/>
        </w:rPr>
        <w:t xml:space="preserve"> </w:t>
      </w:r>
    </w:p>
    <w:p w14:paraId="5F69EDE1">
      <w:pPr>
        <w:rPr>
          <w:rFonts w:cs="宋体"/>
          <w:color w:val="000000" w:themeColor="text1"/>
          <w:sz w:val="18"/>
          <w:szCs w:val="18"/>
          <w14:textFill>
            <w14:solidFill>
              <w14:schemeClr w14:val="tx1"/>
            </w14:solidFill>
          </w14:textFill>
        </w:rPr>
      </w:pPr>
      <w:r>
        <w:rPr>
          <w:rFonts w:hint="eastAsia" w:ascii="宋体" w:hAnsi="宋体" w:cs="黑体"/>
          <w:b/>
          <w:bCs/>
          <w:color w:val="000000" w:themeColor="text1"/>
          <w:sz w:val="18"/>
          <w:szCs w:val="18"/>
          <w14:textFill>
            <w14:solidFill>
              <w14:schemeClr w14:val="tx1"/>
            </w14:solidFill>
          </w14:textFill>
        </w:rPr>
        <w:t>摘要：</w:t>
      </w:r>
      <w:r>
        <w:rPr>
          <w:rFonts w:hint="eastAsia" w:cs="宋体"/>
          <w:color w:val="000000" w:themeColor="text1"/>
          <w:sz w:val="18"/>
          <w:szCs w:val="18"/>
          <w14:textFill>
            <w14:solidFill>
              <w14:schemeClr w14:val="tx1"/>
            </w14:solidFill>
          </w14:textFill>
        </w:rPr>
        <w:t>针对在图数据快速增长背景下，现有图采样方法难以获取支持下游任务的高质量采样图的问题，提出一种基于Motif的图模式感知采样</w:t>
      </w:r>
      <w:del w:id="14" w:author="LRC" w:date="2026-06-15T17:05:00Z">
        <w:r>
          <w:rPr>
            <w:rFonts w:hint="eastAsia" w:cs="宋体"/>
            <w:color w:val="000000" w:themeColor="text1"/>
            <w:sz w:val="18"/>
            <w:szCs w:val="18"/>
            <w14:textFill>
              <w14:solidFill>
                <w14:schemeClr w14:val="tx1"/>
              </w14:solidFill>
            </w14:textFill>
          </w:rPr>
          <w:delText>方法</w:delText>
        </w:r>
      </w:del>
      <w:r>
        <w:rPr>
          <w:rFonts w:hint="eastAsia" w:cs="宋体"/>
          <w:color w:val="000000" w:themeColor="text1"/>
          <w:sz w:val="18"/>
          <w:szCs w:val="18"/>
          <w14:textFill>
            <w14:solidFill>
              <w14:schemeClr w14:val="tx1"/>
            </w14:solidFill>
          </w14:textFill>
        </w:rPr>
        <w:t>（</w:t>
      </w:r>
      <w:r>
        <w:rPr>
          <w:rFonts w:cs="宋体"/>
          <w:color w:val="000000" w:themeColor="text1"/>
          <w:sz w:val="18"/>
          <w:szCs w:val="18"/>
          <w14:textFill>
            <w14:solidFill>
              <w14:schemeClr w14:val="tx1"/>
            </w14:solidFill>
          </w14:textFill>
        </w:rPr>
        <w:t>M</w:t>
      </w:r>
      <w:r>
        <w:rPr>
          <w:rFonts w:hint="eastAsia" w:cs="宋体"/>
          <w:color w:val="000000" w:themeColor="text1"/>
          <w:sz w:val="18"/>
          <w:szCs w:val="18"/>
          <w14:textFill>
            <w14:solidFill>
              <w14:schemeClr w14:val="tx1"/>
            </w14:solidFill>
          </w14:textFill>
        </w:rPr>
        <w:t>otif-based graph pattern-aware sampling，MGPA）方法。设计基于Motif信息的加权采样（</w:t>
      </w:r>
      <w:r>
        <w:rPr>
          <w:rFonts w:cs="宋体"/>
          <w:color w:val="000000" w:themeColor="text1"/>
          <w:sz w:val="18"/>
          <w:szCs w:val="18"/>
          <w14:textFill>
            <w14:solidFill>
              <w14:schemeClr w14:val="tx1"/>
            </w14:solidFill>
          </w14:textFill>
        </w:rPr>
        <w:t>M</w:t>
      </w:r>
      <w:r>
        <w:rPr>
          <w:rFonts w:hint="eastAsia" w:cs="宋体"/>
          <w:color w:val="000000" w:themeColor="text1"/>
          <w:sz w:val="18"/>
          <w:szCs w:val="18"/>
          <w14:textFill>
            <w14:solidFill>
              <w14:schemeClr w14:val="tx1"/>
            </w14:solidFill>
          </w14:textFill>
        </w:rPr>
        <w:t>otif-informed weighted sampling，MIWS）策略，通过节点权重引导游走过程优先访问高价值区域，实现对富含频繁模式区域的针对性采样；</w:t>
      </w:r>
      <w:del w:id="15" w:author="LRC" w:date="2026-06-16T09:41:00Z">
        <w:r>
          <w:rPr>
            <w:rFonts w:hint="eastAsia" w:cs="宋体"/>
            <w:color w:val="000000" w:themeColor="text1"/>
            <w:sz w:val="18"/>
            <w:szCs w:val="18"/>
            <w14:textFill>
              <w14:solidFill>
                <w14:schemeClr w14:val="tx1"/>
              </w14:solidFill>
            </w14:textFill>
          </w:rPr>
          <w:delText>为</w:delText>
        </w:r>
      </w:del>
      <w:del w:id="16" w:author="LRC" w:date="2026-06-15T17:13:00Z">
        <w:r>
          <w:rPr>
            <w:rFonts w:hint="eastAsia" w:cs="宋体"/>
            <w:color w:val="000000" w:themeColor="text1"/>
            <w:sz w:val="18"/>
            <w:szCs w:val="18"/>
            <w14:textFill>
              <w14:solidFill>
                <w14:schemeClr w14:val="tx1"/>
              </w14:solidFill>
            </w14:textFill>
          </w:rPr>
          <w:delText>了</w:delText>
        </w:r>
      </w:del>
      <w:del w:id="17" w:author="LRC" w:date="2026-06-16T09:41:00Z">
        <w:r>
          <w:rPr>
            <w:rFonts w:hint="eastAsia" w:cs="宋体"/>
            <w:color w:val="000000" w:themeColor="text1"/>
            <w:sz w:val="18"/>
            <w:szCs w:val="18"/>
            <w14:textFill>
              <w14:solidFill>
                <w14:schemeClr w14:val="tx1"/>
              </w14:solidFill>
            </w14:textFill>
          </w:rPr>
          <w:delText>获取能够准确反映节点重要性的权重，</w:delText>
        </w:r>
      </w:del>
      <w:r>
        <w:rPr>
          <w:rFonts w:hint="eastAsia" w:cs="宋体"/>
          <w:color w:val="000000" w:themeColor="text1"/>
          <w:sz w:val="18"/>
          <w:szCs w:val="18"/>
          <w14:textFill>
            <w14:solidFill>
              <w14:schemeClr w14:val="tx1"/>
            </w14:solidFill>
          </w14:textFill>
        </w:rPr>
        <w:t>构建</w:t>
      </w:r>
      <w:bookmarkStart w:id="1" w:name="_Hlk233212783"/>
      <w:r>
        <w:rPr>
          <w:rFonts w:hint="eastAsia" w:cs="宋体"/>
          <w:color w:val="000000" w:themeColor="text1"/>
          <w:sz w:val="18"/>
          <w:szCs w:val="18"/>
          <w14:textFill>
            <w14:solidFill>
              <w14:schemeClr w14:val="tx1"/>
            </w14:solidFill>
          </w14:textFill>
        </w:rPr>
        <w:t>基于邻域匹配的节点权重预测模型</w:t>
      </w:r>
      <w:bookmarkEnd w:id="1"/>
      <w:r>
        <w:rPr>
          <w:rFonts w:hint="eastAsia" w:cs="宋体"/>
          <w:color w:val="000000" w:themeColor="text1"/>
          <w:sz w:val="18"/>
          <w:szCs w:val="18"/>
          <w14:textFill>
            <w14:solidFill>
              <w14:schemeClr w14:val="tx1"/>
            </w14:solidFill>
          </w14:textFill>
        </w:rPr>
        <w:t>EchoModel，联合学习节点属性、局部结构与外部Motif模式集合，为每个节点输出引导游走</w:t>
      </w:r>
      <w:del w:id="18" w:author="LRC" w:date="2026-06-15T17:15:00Z">
        <w:r>
          <w:rPr>
            <w:rFonts w:hint="eastAsia" w:cs="宋体"/>
            <w:color w:val="000000" w:themeColor="text1"/>
            <w:sz w:val="18"/>
            <w:szCs w:val="18"/>
            <w14:textFill>
              <w14:solidFill>
                <w14:schemeClr w14:val="tx1"/>
              </w14:solidFill>
            </w14:textFill>
          </w:rPr>
          <w:delText>的</w:delText>
        </w:r>
      </w:del>
      <w:r>
        <w:rPr>
          <w:rFonts w:hint="eastAsia" w:cs="宋体"/>
          <w:color w:val="000000" w:themeColor="text1"/>
          <w:sz w:val="18"/>
          <w:szCs w:val="18"/>
          <w14:textFill>
            <w14:solidFill>
              <w14:schemeClr w14:val="tx1"/>
            </w14:solidFill>
          </w14:textFill>
        </w:rPr>
        <w:t>权重，准确反映节点重要性；</w:t>
      </w:r>
      <w:del w:id="19" w:author="LRC" w:date="2026-06-16T09:44:00Z">
        <w:r>
          <w:rPr>
            <w:rFonts w:hint="eastAsia" w:cs="宋体"/>
            <w:color w:val="000000" w:themeColor="text1"/>
            <w:sz w:val="18"/>
            <w:szCs w:val="18"/>
            <w14:textFill>
              <w14:solidFill>
                <w14:schemeClr w14:val="tx1"/>
              </w14:solidFill>
            </w14:textFill>
          </w:rPr>
          <w:delText>为了</w:delText>
        </w:r>
      </w:del>
      <w:del w:id="20" w:author="LRC" w:date="2026-06-16T09:43:00Z">
        <w:r>
          <w:rPr>
            <w:rFonts w:hint="eastAsia" w:cs="宋体"/>
            <w:color w:val="000000" w:themeColor="text1"/>
            <w:sz w:val="18"/>
            <w:szCs w:val="18"/>
            <w14:textFill>
              <w14:solidFill>
                <w14:schemeClr w14:val="tx1"/>
              </w14:solidFill>
            </w14:textFill>
          </w:rPr>
          <w:delText>向EchoModel提供可靠的训练监督信息</w:delText>
        </w:r>
      </w:del>
      <w:del w:id="21" w:author="LRC" w:date="2026-06-16T09:44:00Z">
        <w:r>
          <w:rPr>
            <w:rFonts w:hint="eastAsia" w:cs="宋体"/>
            <w:color w:val="000000" w:themeColor="text1"/>
            <w:sz w:val="18"/>
            <w:szCs w:val="18"/>
            <w14:textFill>
              <w14:solidFill>
                <w14:schemeClr w14:val="tx1"/>
              </w14:solidFill>
            </w14:textFill>
          </w:rPr>
          <w:delText>，</w:delText>
        </w:r>
      </w:del>
      <w:r>
        <w:rPr>
          <w:rFonts w:hint="eastAsia" w:cs="宋体"/>
          <w:color w:val="000000" w:themeColor="text1"/>
          <w:sz w:val="18"/>
          <w:szCs w:val="18"/>
          <w14:textFill>
            <w14:solidFill>
              <w14:schemeClr w14:val="tx1"/>
            </w14:solidFill>
          </w14:textFill>
        </w:rPr>
        <w:t>设计</w:t>
      </w:r>
      <w:bookmarkStart w:id="2" w:name="_Hlk233212939"/>
      <w:r>
        <w:rPr>
          <w:rFonts w:hint="eastAsia" w:cs="宋体"/>
          <w:color w:val="000000" w:themeColor="text1"/>
          <w:sz w:val="18"/>
          <w:szCs w:val="18"/>
          <w14:textFill>
            <w14:solidFill>
              <w14:schemeClr w14:val="tx1"/>
            </w14:solidFill>
          </w14:textFill>
        </w:rPr>
        <w:t>邻域匹配引导下的节点特征生成算法</w:t>
      </w:r>
      <w:bookmarkEnd w:id="2"/>
      <w:r>
        <w:rPr>
          <w:rFonts w:hint="eastAsia" w:cs="宋体"/>
          <w:color w:val="000000" w:themeColor="text1"/>
          <w:sz w:val="18"/>
          <w:szCs w:val="18"/>
          <w14:textFill>
            <w14:solidFill>
              <w14:schemeClr w14:val="tx1"/>
            </w14:solidFill>
          </w14:textFill>
        </w:rPr>
        <w:t>DomainMatching，通过量化节点邻域与预定义Motif模式集合的匹配程度，为每个节点生成富含邻域信息的目标向量，向EchoModel提供可靠的训练监督信息。</w:t>
      </w:r>
      <w:del w:id="22" w:author="LRC" w:date="2026-06-16T09:44:00Z">
        <w:r>
          <w:rPr>
            <w:rFonts w:hint="eastAsia" w:cs="宋体"/>
            <w:color w:val="000000" w:themeColor="text1"/>
            <w:sz w:val="18"/>
            <w:szCs w:val="18"/>
            <w14:textFill>
              <w14:solidFill>
                <w14:schemeClr w14:val="tx1"/>
              </w14:solidFill>
            </w14:textFill>
          </w:rPr>
          <w:delText>最终</w:delText>
        </w:r>
      </w:del>
      <w:r>
        <w:rPr>
          <w:rFonts w:hint="eastAsia" w:cs="宋体"/>
          <w:color w:val="000000" w:themeColor="text1"/>
          <w:sz w:val="18"/>
          <w:szCs w:val="18"/>
          <w14:textFill>
            <w14:solidFill>
              <w14:schemeClr w14:val="tx1"/>
            </w14:solidFill>
          </w14:textFill>
        </w:rPr>
        <w:t>由MIWS依据节点权重进行带偏好的随机游走，优先探索富含频繁模式的区域。试验结果表明，在多种评价指标下</w:t>
      </w:r>
      <w:ins w:id="23" w:author="LRC" w:date="2026-06-16T10:50:00Z">
        <w:r>
          <w:rPr>
            <w:rFonts w:hint="eastAsia" w:cs="宋体"/>
            <w:color w:val="000000" w:themeColor="text1"/>
            <w:sz w:val="18"/>
            <w:szCs w:val="18"/>
            <w14:textFill>
              <w14:solidFill>
                <w14:schemeClr w14:val="tx1"/>
              </w14:solidFill>
            </w14:textFill>
          </w:rPr>
          <w:t>，</w:t>
        </w:r>
      </w:ins>
      <w:r>
        <w:rPr>
          <w:rFonts w:hint="eastAsia" w:cs="宋体"/>
          <w:color w:val="000000" w:themeColor="text1"/>
          <w:sz w:val="18"/>
          <w:szCs w:val="18"/>
          <w14:textFill>
            <w14:solidFill>
              <w14:schemeClr w14:val="tx1"/>
            </w14:solidFill>
          </w14:textFill>
        </w:rPr>
        <w:t>MGPA均展现出优异性能，在采样率仅为20%的条件下，top-</w:t>
      </w:r>
      <m:oMath>
        <m:r>
          <m:rPr/>
          <w:rPr>
            <w:rFonts w:ascii="Cambria Math" w:hAnsi="Cambria Math" w:cs="宋体"/>
            <w:color w:val="000000" w:themeColor="text1"/>
            <w:sz w:val="18"/>
            <w:szCs w:val="18"/>
            <w14:textFill>
              <w14:solidFill>
                <w14:schemeClr w14:val="tx1"/>
              </w14:solidFill>
            </w14:textFill>
          </w:rPr>
          <m:t>k</m:t>
        </m:r>
      </m:oMath>
      <w:r>
        <w:rPr>
          <w:rFonts w:hint="eastAsia" w:cs="宋体"/>
          <w:color w:val="000000" w:themeColor="text1"/>
          <w:sz w:val="18"/>
          <w:szCs w:val="18"/>
          <w14:textFill>
            <w14:solidFill>
              <w14:schemeClr w14:val="tx1"/>
            </w14:solidFill>
          </w14:textFill>
        </w:rPr>
        <w:t>（</w:t>
      </w:r>
      <m:oMath>
        <m:r>
          <m:rPr/>
          <w:rPr>
            <w:rFonts w:ascii="Cambria Math" w:hAnsi="Cambria Math" w:cs="宋体"/>
            <w:color w:val="000000" w:themeColor="text1"/>
            <w:sz w:val="18"/>
            <w:szCs w:val="18"/>
            <w14:textFill>
              <w14:solidFill>
                <w14:schemeClr w14:val="tx1"/>
              </w14:solidFill>
            </w14:textFill>
          </w:rPr>
          <m:t>k</m:t>
        </m:r>
      </m:oMath>
      <w:r>
        <w:rPr>
          <w:rFonts w:hint="eastAsia" w:hAnsi="Cambria Math" w:cs="宋体"/>
          <w:iCs/>
          <w:color w:val="000000" w:themeColor="text1"/>
          <w:sz w:val="18"/>
          <w:szCs w:val="18"/>
          <w14:textFill>
            <w14:solidFill>
              <w14:schemeClr w14:val="tx1"/>
            </w14:solidFill>
          </w14:textFill>
        </w:rPr>
        <w:t>=</w:t>
      </w:r>
      <w:r>
        <w:rPr>
          <w:rFonts w:hint="eastAsia" w:cs="宋体"/>
          <w:color w:val="000000" w:themeColor="text1"/>
          <w:sz w:val="18"/>
          <w:szCs w:val="18"/>
          <w14:textFill>
            <w14:solidFill>
              <w14:schemeClr w14:val="tx1"/>
            </w14:solidFill>
          </w14:textFill>
        </w:rPr>
        <w:t>100）频繁模式的挖掘准确率最高可达96%。</w:t>
      </w:r>
    </w:p>
    <w:p w14:paraId="7DD7BFDA">
      <w:pPr>
        <w:pStyle w:val="42"/>
        <w:spacing w:line="240" w:lineRule="auto"/>
        <w:ind w:right="0"/>
        <w:rPr>
          <w:rFonts w:ascii="宋体" w:hAnsi="宋体" w:eastAsia="宋体" w:cs="宋体"/>
          <w:color w:val="000000"/>
          <w:sz w:val="18"/>
          <w:szCs w:val="18"/>
        </w:rPr>
      </w:pPr>
      <w:commentRangeStart w:id="0"/>
      <w:r>
        <w:rPr>
          <w:rFonts w:hint="eastAsia" w:ascii="宋体" w:hAnsi="宋体" w:eastAsia="宋体" w:cs="黑体"/>
          <w:b/>
          <w:bCs/>
          <w:color w:val="000000"/>
          <w:sz w:val="18"/>
          <w:szCs w:val="18"/>
        </w:rPr>
        <w:t>关键词：</w:t>
      </w:r>
      <w:commentRangeEnd w:id="0"/>
      <w:r>
        <w:rPr>
          <w:rStyle w:val="23"/>
          <w:rFonts w:eastAsia="宋体"/>
          <w:kern w:val="2"/>
        </w:rPr>
        <w:commentReference w:id="0"/>
      </w:r>
      <w:r>
        <w:rPr>
          <w:rFonts w:hint="eastAsia" w:ascii="宋体" w:hAnsi="宋体" w:eastAsia="宋体" w:cs="Arial"/>
          <w:bCs/>
          <w:color w:val="000000" w:themeColor="text1"/>
          <w:sz w:val="18"/>
          <w:szCs w:val="18"/>
          <w14:textFill>
            <w14:solidFill>
              <w14:schemeClr w14:val="tx1"/>
            </w14:solidFill>
          </w14:textFill>
        </w:rPr>
        <w:t>图采样；频繁模式挖掘；图卷积网络；</w:t>
      </w:r>
      <w:r>
        <w:rPr>
          <w:rFonts w:eastAsia="宋体"/>
          <w:bCs/>
          <w:color w:val="000000" w:themeColor="text1"/>
          <w:sz w:val="18"/>
          <w:szCs w:val="18"/>
          <w14:textFill>
            <w14:solidFill>
              <w14:schemeClr w14:val="tx1"/>
            </w14:solidFill>
          </w14:textFill>
        </w:rPr>
        <w:t>Motif</w:t>
      </w:r>
      <w:del w:id="24" w:author="LRC" w:date="2026-06-16T16:19:00Z">
        <w:r>
          <w:rPr>
            <w:rFonts w:hint="eastAsia" w:ascii="宋体" w:hAnsi="宋体" w:eastAsia="宋体" w:cs="Arial"/>
            <w:bCs/>
            <w:color w:val="000000" w:themeColor="text1"/>
            <w:sz w:val="18"/>
            <w:szCs w:val="18"/>
            <w14:textFill>
              <w14:solidFill>
                <w14:schemeClr w14:val="tx1"/>
              </w14:solidFill>
            </w14:textFill>
          </w:rPr>
          <w:delText>结构</w:delText>
        </w:r>
      </w:del>
    </w:p>
    <w:p w14:paraId="58E81CB5">
      <w:pPr>
        <w:autoSpaceDE w:val="0"/>
        <w:adjustRightInd w:val="0"/>
        <w:ind w:right="638" w:rightChars="304"/>
        <w:rPr>
          <w:bCs/>
          <w:sz w:val="18"/>
          <w:szCs w:val="18"/>
        </w:rPr>
      </w:pPr>
      <w:r>
        <w:rPr>
          <w:rFonts w:hint="eastAsia" w:ascii="黑体" w:hAnsi="宋体" w:eastAsia="黑体"/>
          <w:b/>
          <w:sz w:val="18"/>
          <w:szCs w:val="18"/>
        </w:rPr>
        <w:t>中图分类号：</w:t>
      </w:r>
      <w:r>
        <w:rPr>
          <w:bCs/>
          <w:sz w:val="18"/>
          <w:szCs w:val="18"/>
        </w:rPr>
        <w:t xml:space="preserve">TP311 </w:t>
      </w:r>
      <w:r>
        <w:rPr>
          <w:rFonts w:hint="eastAsia"/>
          <w:bCs/>
          <w:sz w:val="18"/>
          <w:szCs w:val="18"/>
        </w:rPr>
        <w:t xml:space="preserve">                 </w:t>
      </w:r>
      <w:r>
        <w:rPr>
          <w:rFonts w:eastAsia="黑体"/>
          <w:b/>
          <w:sz w:val="18"/>
          <w:szCs w:val="18"/>
        </w:rPr>
        <w:t>文献标志码</w:t>
      </w:r>
      <w:r>
        <w:rPr>
          <w:rFonts w:hint="eastAsia" w:eastAsia="黑体"/>
          <w:b/>
          <w:sz w:val="18"/>
          <w:szCs w:val="18"/>
        </w:rPr>
        <w:t>：</w:t>
      </w:r>
      <w:r>
        <w:rPr>
          <w:rFonts w:hint="eastAsia" w:eastAsia="黑体"/>
          <w:bCs/>
          <w:sz w:val="18"/>
          <w:szCs w:val="18"/>
        </w:rPr>
        <w:t>A</w:t>
      </w:r>
      <w:r>
        <w:rPr>
          <w:bCs/>
          <w:sz w:val="18"/>
          <w:szCs w:val="18"/>
        </w:rPr>
        <w:t xml:space="preserve"> </w:t>
      </w:r>
    </w:p>
    <w:bookmarkEnd w:id="0"/>
    <w:p w14:paraId="5BA2382C">
      <w:pPr>
        <w:widowControl/>
        <w:jc w:val="center"/>
        <w:rPr>
          <w:color w:val="000000" w:themeColor="text1"/>
          <w:sz w:val="24"/>
          <w:szCs w:val="24"/>
          <w14:textFill>
            <w14:solidFill>
              <w14:schemeClr w14:val="tx1"/>
            </w14:solidFill>
          </w14:textFill>
        </w:rPr>
      </w:pPr>
      <w:r>
        <w:rPr>
          <w:rFonts w:hint="eastAsia"/>
          <w:b/>
          <w:bCs/>
          <w:color w:val="000000" w:themeColor="text1"/>
          <w:sz w:val="28"/>
          <w:szCs w:val="28"/>
          <w14:textFill>
            <w14:solidFill>
              <w14:schemeClr w14:val="tx1"/>
            </w14:solidFill>
          </w14:textFill>
        </w:rPr>
        <w:t>Motif-based graph pattern-aware sampling</w:t>
      </w:r>
    </w:p>
    <w:p w14:paraId="7951E9D1">
      <w:pPr>
        <w:widowControl/>
        <w:jc w:val="center"/>
        <w:rPr>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HU Bin</w:t>
      </w:r>
      <w:del w:id="25" w:author="LRC" w:date="2026-06-15T16:29:00Z">
        <w:r>
          <w:rPr>
            <w:rFonts w:hint="eastAsia"/>
            <w:color w:val="000000" w:themeColor="text1"/>
            <w:sz w:val="24"/>
            <w:szCs w:val="24"/>
            <w:vertAlign w:val="superscript"/>
            <w14:textFill>
              <w14:solidFill>
                <w14:schemeClr w14:val="tx1"/>
              </w14:solidFill>
            </w14:textFill>
          </w:rPr>
          <w:delText>1</w:delText>
        </w:r>
      </w:del>
      <w:r>
        <w:rPr>
          <w:rFonts w:hint="eastAsia"/>
          <w:color w:val="000000" w:themeColor="text1"/>
          <w:sz w:val="24"/>
          <w:szCs w:val="24"/>
          <w14:textFill>
            <w14:solidFill>
              <w14:schemeClr w14:val="tx1"/>
            </w14:solidFill>
          </w14:textFill>
        </w:rPr>
        <w:t>,</w:t>
      </w:r>
      <w:ins w:id="26" w:author="LRC" w:date="2026-06-15T16:29:00Z">
        <w:r>
          <w:rPr>
            <w:color w:val="000000" w:themeColor="text1"/>
            <w:sz w:val="24"/>
            <w:szCs w:val="24"/>
            <w14:textFill>
              <w14:solidFill>
                <w14:schemeClr w14:val="tx1"/>
              </w14:solidFill>
            </w14:textFill>
          </w:rPr>
          <w:t xml:space="preserve"> </w:t>
        </w:r>
      </w:ins>
      <w:r>
        <w:rPr>
          <w:rFonts w:hint="eastAsia"/>
          <w:color w:val="000000" w:themeColor="text1"/>
          <w:sz w:val="24"/>
          <w:szCs w:val="24"/>
          <w14:textFill>
            <w14:solidFill>
              <w14:schemeClr w14:val="tx1"/>
            </w14:solidFill>
          </w14:textFill>
        </w:rPr>
        <w:t>WANG Xin</w:t>
      </w:r>
      <w:del w:id="27" w:author="LRC" w:date="2026-06-15T16:29:00Z">
        <w:r>
          <w:rPr>
            <w:rFonts w:hint="eastAsia"/>
            <w:color w:val="000000" w:themeColor="text1"/>
            <w:sz w:val="24"/>
            <w:szCs w:val="24"/>
            <w:vertAlign w:val="superscript"/>
            <w14:textFill>
              <w14:solidFill>
                <w14:schemeClr w14:val="tx1"/>
              </w14:solidFill>
            </w14:textFill>
          </w:rPr>
          <w:delText xml:space="preserve">1 </w:delText>
        </w:r>
      </w:del>
      <w:r>
        <w:rPr>
          <w:rFonts w:hint="eastAsia"/>
          <w:color w:val="000000" w:themeColor="text1"/>
          <w:sz w:val="24"/>
          <w:szCs w:val="24"/>
          <w:vertAlign w:val="superscript"/>
          <w14:textFill>
            <w14:solidFill>
              <w14:schemeClr w14:val="tx1"/>
            </w14:solidFill>
          </w14:textFill>
        </w:rPr>
        <w:t>*</w:t>
      </w:r>
      <w:r>
        <w:rPr>
          <w:rFonts w:hint="eastAsia"/>
          <w:color w:val="000000" w:themeColor="text1"/>
          <w:sz w:val="24"/>
          <w:szCs w:val="24"/>
          <w14:textFill>
            <w14:solidFill>
              <w14:schemeClr w14:val="tx1"/>
            </w14:solidFill>
          </w14:textFill>
        </w:rPr>
        <w:t>, XIE Wenbo</w:t>
      </w:r>
      <w:del w:id="28" w:author="LRC" w:date="2026-06-15T16:29:00Z">
        <w:r>
          <w:rPr>
            <w:rFonts w:hint="eastAsia"/>
            <w:color w:val="000000" w:themeColor="text1"/>
            <w:sz w:val="24"/>
            <w:szCs w:val="24"/>
            <w:vertAlign w:val="superscript"/>
            <w14:textFill>
              <w14:solidFill>
                <w14:schemeClr w14:val="tx1"/>
              </w14:solidFill>
            </w14:textFill>
          </w:rPr>
          <w:delText>1</w:delText>
        </w:r>
      </w:del>
      <w:r>
        <w:rPr>
          <w:rFonts w:hint="eastAsia"/>
          <w:color w:val="000000" w:themeColor="text1"/>
          <w:sz w:val="24"/>
          <w:szCs w:val="24"/>
          <w14:textFill>
            <w14:solidFill>
              <w14:schemeClr w14:val="tx1"/>
            </w14:solidFill>
          </w14:textFill>
        </w:rPr>
        <w:t>, ZHANG Chong</w:t>
      </w:r>
      <w:del w:id="29" w:author="LRC" w:date="2026-06-15T16:29:00Z">
        <w:r>
          <w:rPr>
            <w:rFonts w:hint="eastAsia"/>
            <w:color w:val="000000" w:themeColor="text1"/>
            <w:sz w:val="24"/>
            <w:szCs w:val="24"/>
            <w:vertAlign w:val="superscript"/>
            <w14:textFill>
              <w14:solidFill>
                <w14:schemeClr w14:val="tx1"/>
              </w14:solidFill>
            </w14:textFill>
          </w:rPr>
          <w:delText>1</w:delText>
        </w:r>
      </w:del>
      <w:r>
        <w:rPr>
          <w:rFonts w:hint="eastAsia"/>
          <w:color w:val="000000" w:themeColor="text1"/>
          <w:sz w:val="24"/>
          <w:szCs w:val="24"/>
          <w14:textFill>
            <w14:solidFill>
              <w14:schemeClr w14:val="tx1"/>
            </w14:solidFill>
          </w14:textFill>
        </w:rPr>
        <w:t>, YAN Sisi</w:t>
      </w:r>
      <w:del w:id="30" w:author="LRC" w:date="2026-06-15T16:29:00Z">
        <w:r>
          <w:rPr>
            <w:rFonts w:hint="eastAsia"/>
            <w:color w:val="000000" w:themeColor="text1"/>
            <w:sz w:val="24"/>
            <w:szCs w:val="24"/>
            <w:vertAlign w:val="superscript"/>
            <w14:textFill>
              <w14:solidFill>
                <w14:schemeClr w14:val="tx1"/>
              </w14:solidFill>
            </w14:textFill>
          </w:rPr>
          <w:delText>1</w:delText>
        </w:r>
      </w:del>
      <w:r>
        <w:rPr>
          <w:rFonts w:hint="eastAsia"/>
          <w:color w:val="000000" w:themeColor="text1"/>
          <w:sz w:val="24"/>
          <w:szCs w:val="24"/>
          <w14:textFill>
            <w14:solidFill>
              <w14:schemeClr w14:val="tx1"/>
            </w14:solidFill>
          </w14:textFill>
        </w:rPr>
        <w:t>, XIAO Junfeng</w:t>
      </w:r>
      <w:del w:id="31" w:author="LRC" w:date="2026-06-15T16:29:00Z">
        <w:r>
          <w:rPr>
            <w:rFonts w:hint="eastAsia"/>
            <w:color w:val="000000" w:themeColor="text1"/>
            <w:sz w:val="24"/>
            <w:szCs w:val="24"/>
            <w:vertAlign w:val="superscript"/>
            <w14:textFill>
              <w14:solidFill>
                <w14:schemeClr w14:val="tx1"/>
              </w14:solidFill>
            </w14:textFill>
          </w:rPr>
          <w:delText>1</w:delText>
        </w:r>
      </w:del>
    </w:p>
    <w:p w14:paraId="5683DE1A">
      <w:pPr>
        <w:adjustRightInd w:val="0"/>
        <w:snapToGrid w:val="0"/>
        <w:jc w:val="center"/>
        <w:rPr>
          <w:color w:val="000000" w:themeColor="text1"/>
          <w:kern w:val="0"/>
          <w14:textFill>
            <w14:solidFill>
              <w14:schemeClr w14:val="tx1"/>
            </w14:solidFill>
          </w14:textFill>
        </w:rPr>
      </w:pPr>
      <w:r>
        <w:rPr>
          <w:rFonts w:hint="eastAsia"/>
          <w:color w:val="000000" w:themeColor="text1"/>
          <w:kern w:val="0"/>
          <w14:textFill>
            <w14:solidFill>
              <w14:schemeClr w14:val="tx1"/>
            </w14:solidFill>
          </w14:textFill>
        </w:rPr>
        <w:t>（</w:t>
      </w:r>
      <w:del w:id="32" w:author="LRC" w:date="2026-06-15T16:29:00Z">
        <w:r>
          <w:rPr>
            <w:rFonts w:hint="eastAsia" w:ascii="宋体" w:hAnsi="宋体" w:cs="黑体"/>
            <w:bCs/>
            <w:color w:val="000000"/>
          </w:rPr>
          <w:delText>1.</w:delText>
        </w:r>
      </w:del>
      <w:del w:id="33" w:author="LRC" w:date="2026-06-15T16:29:00Z">
        <w:r>
          <w:rPr>
            <w:rFonts w:hint="eastAsia" w:ascii="宋体" w:hAnsi="宋体" w:cs="黑体"/>
            <w:bCs/>
            <w:color w:val="000000"/>
            <w:sz w:val="18"/>
            <w:szCs w:val="18"/>
          </w:rPr>
          <w:delText xml:space="preserve"> </w:delText>
        </w:r>
      </w:del>
      <w:r>
        <w:rPr>
          <w:color w:val="000000" w:themeColor="text1"/>
          <w:kern w:val="0"/>
          <w14:textFill>
            <w14:solidFill>
              <w14:schemeClr w14:val="tx1"/>
            </w14:solidFill>
          </w14:textFill>
        </w:rPr>
        <w:t>School of Computer Science and Software Engineering</w:t>
      </w:r>
      <w:r>
        <w:rPr>
          <w:rFonts w:hint="eastAsia"/>
          <w:color w:val="000000" w:themeColor="text1"/>
          <w:kern w:val="0"/>
          <w14:textFill>
            <w14:solidFill>
              <w14:schemeClr w14:val="tx1"/>
            </w14:solidFill>
          </w14:textFill>
        </w:rPr>
        <w:t>，</w:t>
      </w:r>
      <w:r>
        <w:rPr>
          <w:color w:val="000000" w:themeColor="text1"/>
          <w:kern w:val="0"/>
          <w14:textFill>
            <w14:solidFill>
              <w14:schemeClr w14:val="tx1"/>
            </w14:solidFill>
          </w14:textFill>
        </w:rPr>
        <w:t>Southwest Petroleum University</w:t>
      </w:r>
      <w:r>
        <w:rPr>
          <w:rFonts w:hint="eastAsia"/>
          <w:color w:val="000000" w:themeColor="text1"/>
          <w:kern w:val="0"/>
          <w14:textFill>
            <w14:solidFill>
              <w14:schemeClr w14:val="tx1"/>
            </w14:solidFill>
          </w14:textFill>
        </w:rPr>
        <w:t>，</w:t>
      </w:r>
      <w:r>
        <w:rPr>
          <w:color w:val="000000" w:themeColor="text1"/>
          <w:kern w:val="0"/>
          <w14:textFill>
            <w14:solidFill>
              <w14:schemeClr w14:val="tx1"/>
            </w14:solidFill>
          </w14:textFill>
        </w:rPr>
        <w:t>Chengdu 610500</w:t>
      </w:r>
      <w:r>
        <w:rPr>
          <w:rFonts w:hint="eastAsia"/>
          <w:color w:val="000000" w:themeColor="text1"/>
          <w:kern w:val="0"/>
          <w14:textFill>
            <w14:solidFill>
              <w14:schemeClr w14:val="tx1"/>
            </w14:solidFill>
          </w14:textFill>
        </w:rPr>
        <w:t>，</w:t>
      </w:r>
      <w:r>
        <w:rPr>
          <w:color w:val="000000" w:themeColor="text1"/>
          <w:kern w:val="0"/>
          <w14:textFill>
            <w14:solidFill>
              <w14:schemeClr w14:val="tx1"/>
            </w14:solidFill>
          </w14:textFill>
        </w:rPr>
        <w:t>Sichuan</w:t>
      </w:r>
      <w:r>
        <w:rPr>
          <w:rFonts w:hint="eastAsia"/>
          <w:color w:val="000000" w:themeColor="text1"/>
          <w:kern w:val="0"/>
          <w14:textFill>
            <w14:solidFill>
              <w14:schemeClr w14:val="tx1"/>
            </w14:solidFill>
          </w14:textFill>
        </w:rPr>
        <w:t>，</w:t>
      </w:r>
      <w:r>
        <w:rPr>
          <w:color w:val="000000" w:themeColor="text1"/>
          <w:kern w:val="0"/>
          <w14:textFill>
            <w14:solidFill>
              <w14:schemeClr w14:val="tx1"/>
            </w14:solidFill>
          </w14:textFill>
        </w:rPr>
        <w:t>China</w:t>
      </w:r>
      <w:r>
        <w:rPr>
          <w:rFonts w:hint="eastAsia"/>
          <w:color w:val="000000" w:themeColor="text1"/>
          <w:kern w:val="0"/>
          <w14:textFill>
            <w14:solidFill>
              <w14:schemeClr w14:val="tx1"/>
            </w14:solidFill>
          </w14:textFill>
        </w:rPr>
        <w:t>）</w:t>
      </w:r>
    </w:p>
    <w:p w14:paraId="1BEC69EF">
      <w:pPr>
        <w:widowControl/>
        <w:rPr>
          <w:b/>
          <w:color w:val="000000" w:themeColor="text1"/>
          <w14:textFill>
            <w14:solidFill>
              <w14:schemeClr w14:val="tx1"/>
            </w14:solidFill>
          </w14:textFill>
        </w:rPr>
      </w:pPr>
      <w:r>
        <w:rPr>
          <w:b/>
          <w:color w:val="000000" w:themeColor="text1"/>
          <w:kern w:val="0"/>
          <w14:textFill>
            <w14:solidFill>
              <w14:schemeClr w14:val="tx1"/>
            </w14:solidFill>
          </w14:textFill>
        </w:rPr>
        <w:t xml:space="preserve">Abstract: </w:t>
      </w:r>
      <w:r>
        <w:rPr>
          <w:rFonts w:hint="eastAsia"/>
          <w:bCs/>
          <w:color w:val="000000" w:themeColor="text1"/>
          <w:kern w:val="0"/>
          <w14:textFill>
            <w14:solidFill>
              <w14:schemeClr w14:val="tx1"/>
            </w14:solidFill>
          </w14:textFill>
        </w:rPr>
        <w:t xml:space="preserve">To address the problem that existing graph sampling methods were unable to obtain high-quality sampled graphs supporting downstream tasks under the rapid growth of graph data, a </w:t>
      </w:r>
      <w:r>
        <w:rPr>
          <w:bCs/>
          <w:color w:val="000000" w:themeColor="text1"/>
          <w:kern w:val="0"/>
          <w14:textFill>
            <w14:solidFill>
              <w14:schemeClr w14:val="tx1"/>
            </w14:solidFill>
          </w14:textFill>
        </w:rPr>
        <w:t>M</w:t>
      </w:r>
      <w:r>
        <w:rPr>
          <w:rFonts w:hint="eastAsia"/>
          <w:bCs/>
          <w:color w:val="000000" w:themeColor="text1"/>
          <w:kern w:val="0"/>
          <w14:textFill>
            <w14:solidFill>
              <w14:schemeClr w14:val="tx1"/>
            </w14:solidFill>
          </w14:textFill>
        </w:rPr>
        <w:t>otif-based graph pattern-aware sampling (MGPA) method</w:t>
      </w:r>
      <w:r>
        <w:rPr>
          <w:bCs/>
          <w:color w:val="000000" w:themeColor="text1"/>
          <w:kern w:val="0"/>
          <w14:textFill>
            <w14:solidFill>
              <w14:schemeClr w14:val="tx1"/>
            </w14:solidFill>
          </w14:textFill>
        </w:rPr>
        <w:t xml:space="preserve"> </w:t>
      </w:r>
      <w:del w:id="34" w:author="LRC" w:date="2026-06-16T10:52:00Z">
        <w:r>
          <w:rPr>
            <w:rFonts w:hint="eastAsia"/>
            <w:bCs/>
            <w:color w:val="000000" w:themeColor="text1"/>
            <w:kern w:val="0"/>
            <w14:textFill>
              <w14:solidFill>
                <w14:schemeClr w14:val="tx1"/>
              </w14:solidFill>
            </w14:textFill>
          </w:rPr>
          <w:delText xml:space="preserve"> (MGPA) </w:delText>
        </w:r>
      </w:del>
      <w:r>
        <w:rPr>
          <w:rFonts w:hint="eastAsia"/>
          <w:bCs/>
          <w:color w:val="000000" w:themeColor="text1"/>
          <w:kern w:val="0"/>
          <w14:textFill>
            <w14:solidFill>
              <w14:schemeClr w14:val="tx1"/>
            </w14:solidFill>
          </w14:textFill>
        </w:rPr>
        <w:t xml:space="preserve">was proposed. </w:t>
      </w:r>
      <w:r>
        <w:rPr>
          <w:bCs/>
          <w:color w:val="000000" w:themeColor="text1"/>
          <w:kern w:val="0"/>
          <w14:textFill>
            <w14:solidFill>
              <w14:schemeClr w14:val="tx1"/>
            </w14:solidFill>
          </w14:textFill>
        </w:rPr>
        <w:t>A</w:t>
      </w:r>
      <w:r>
        <w:rPr>
          <w:rFonts w:hint="eastAsia"/>
          <w:bCs/>
          <w:color w:val="000000" w:themeColor="text1"/>
          <w:kern w:val="0"/>
          <w14:textFill>
            <w14:solidFill>
              <w14:schemeClr w14:val="tx1"/>
            </w14:solidFill>
          </w14:textFill>
        </w:rPr>
        <w:t xml:space="preserve"> </w:t>
      </w:r>
      <w:r>
        <w:rPr>
          <w:bCs/>
          <w:color w:val="000000" w:themeColor="text1"/>
          <w:kern w:val="0"/>
          <w14:textFill>
            <w14:solidFill>
              <w14:schemeClr w14:val="tx1"/>
            </w14:solidFill>
          </w14:textFill>
        </w:rPr>
        <w:t>M</w:t>
      </w:r>
      <w:r>
        <w:rPr>
          <w:rFonts w:hint="eastAsia"/>
          <w:bCs/>
          <w:color w:val="000000" w:themeColor="text1"/>
          <w:kern w:val="0"/>
          <w14:textFill>
            <w14:solidFill>
              <w14:schemeClr w14:val="tx1"/>
            </w14:solidFill>
          </w14:textFill>
        </w:rPr>
        <w:t>otif-informed weighted sampling</w:t>
      </w:r>
      <w:ins w:id="35" w:author="LRC" w:date="2026-06-16T11:03:00Z">
        <w:r>
          <w:rPr>
            <w:rFonts w:hint="eastAsia"/>
            <w:bCs/>
            <w:color w:val="000000" w:themeColor="text1"/>
            <w:kern w:val="0"/>
            <w14:textFill>
              <w14:solidFill>
                <w14:schemeClr w14:val="tx1"/>
              </w14:solidFill>
            </w14:textFill>
          </w:rPr>
          <w:t xml:space="preserve"> </w:t>
        </w:r>
      </w:ins>
      <w:r>
        <w:rPr>
          <w:rFonts w:hint="eastAsia"/>
          <w:bCs/>
          <w:color w:val="000000" w:themeColor="text1"/>
          <w:kern w:val="0"/>
          <w14:textFill>
            <w14:solidFill>
              <w14:schemeClr w14:val="tx1"/>
            </w14:solidFill>
          </w14:textFill>
        </w:rPr>
        <w:t>(MIWS) strategy</w:t>
      </w:r>
      <w:ins w:id="36" w:author="LRC" w:date="2026-06-16T11:03:00Z">
        <w:r>
          <w:rPr>
            <w:bCs/>
            <w:color w:val="000000" w:themeColor="text1"/>
            <w:kern w:val="0"/>
            <w14:textFill>
              <w14:solidFill>
                <w14:schemeClr w14:val="tx1"/>
              </w14:solidFill>
            </w14:textFill>
          </w:rPr>
          <w:t xml:space="preserve"> </w:t>
        </w:r>
      </w:ins>
      <w:del w:id="37" w:author="LRC" w:date="2026-06-16T11:03:00Z">
        <w:r>
          <w:rPr>
            <w:rFonts w:hint="eastAsia"/>
            <w:bCs/>
            <w:color w:val="000000" w:themeColor="text1"/>
            <w:kern w:val="0"/>
            <w14:textFill>
              <w14:solidFill>
                <w14:schemeClr w14:val="tx1"/>
              </w14:solidFill>
            </w14:textFill>
          </w:rPr>
          <w:delText xml:space="preserve"> (MIWS) </w:delText>
        </w:r>
      </w:del>
      <w:r>
        <w:rPr>
          <w:rFonts w:hint="eastAsia"/>
          <w:bCs/>
          <w:color w:val="000000" w:themeColor="text1"/>
          <w:kern w:val="0"/>
          <w14:textFill>
            <w14:solidFill>
              <w14:schemeClr w14:val="tx1"/>
            </w14:solidFill>
          </w14:textFill>
        </w:rPr>
        <w:t>was designed, in which the walking process was guided by node weights so that high-value regions were preferentially visited</w:t>
      </w:r>
      <w:r>
        <w:rPr>
          <w:bCs/>
          <w:color w:val="000000" w:themeColor="text1"/>
          <w:kern w:val="0"/>
          <w14:textFill>
            <w14:solidFill>
              <w14:schemeClr w14:val="tx1"/>
            </w14:solidFill>
          </w14:textFill>
        </w:rPr>
        <w:t xml:space="preserve">, </w:t>
      </w:r>
      <w:r>
        <w:rPr>
          <w:rFonts w:hint="eastAsia"/>
          <w:bCs/>
          <w:color w:val="000000" w:themeColor="text1"/>
          <w:kern w:val="0"/>
          <w14:textFill>
            <w14:solidFill>
              <w14:schemeClr w14:val="tx1"/>
            </w14:solidFill>
          </w14:textFill>
        </w:rPr>
        <w:t>achiev</w:t>
      </w:r>
      <w:r>
        <w:rPr>
          <w:bCs/>
          <w:color w:val="000000" w:themeColor="text1"/>
          <w:kern w:val="0"/>
          <w14:textFill>
            <w14:solidFill>
              <w14:schemeClr w14:val="tx1"/>
            </w14:solidFill>
          </w14:textFill>
        </w:rPr>
        <w:t>ing</w:t>
      </w:r>
      <w:r>
        <w:rPr>
          <w:rFonts w:hint="eastAsia"/>
          <w:bCs/>
          <w:color w:val="000000" w:themeColor="text1"/>
          <w:kern w:val="0"/>
          <w14:textFill>
            <w14:solidFill>
              <w14:schemeClr w14:val="tx1"/>
            </w14:solidFill>
          </w14:textFill>
        </w:rPr>
        <w:t xml:space="preserve"> targeted sampling of regions rich in frequent patterns. </w:t>
      </w:r>
      <w:r>
        <w:rPr>
          <w:bCs/>
          <w:color w:val="000000" w:themeColor="text1"/>
          <w:kern w:val="0"/>
          <w14:textFill>
            <w14:solidFill>
              <w14:schemeClr w14:val="tx1"/>
            </w14:solidFill>
          </w14:textFill>
        </w:rPr>
        <w:t>A</w:t>
      </w:r>
      <w:r>
        <w:rPr>
          <w:rFonts w:hint="eastAsia"/>
          <w:bCs/>
          <w:color w:val="000000" w:themeColor="text1"/>
          <w:kern w:val="0"/>
          <w14:textFill>
            <w14:solidFill>
              <w14:schemeClr w14:val="tx1"/>
            </w14:solidFill>
          </w14:textFill>
        </w:rPr>
        <w:t xml:space="preserve"> neighborhood-matching-based node weight prediction model </w:t>
      </w:r>
      <w:r>
        <w:rPr>
          <w:bCs/>
          <w:color w:val="000000" w:themeColor="text1"/>
          <w:kern w:val="0"/>
          <w14:textFill>
            <w14:solidFill>
              <w14:schemeClr w14:val="tx1"/>
            </w14:solidFill>
          </w14:textFill>
        </w:rPr>
        <w:t>(</w:t>
      </w:r>
      <w:r>
        <w:rPr>
          <w:rFonts w:hint="eastAsia"/>
          <w:bCs/>
          <w:color w:val="000000" w:themeColor="text1"/>
          <w:kern w:val="0"/>
          <w14:textFill>
            <w14:solidFill>
              <w14:schemeClr w14:val="tx1"/>
            </w14:solidFill>
          </w14:textFill>
        </w:rPr>
        <w:t>EchoModel</w:t>
      </w:r>
      <w:r>
        <w:rPr>
          <w:bCs/>
          <w:color w:val="000000" w:themeColor="text1"/>
          <w:kern w:val="0"/>
          <w14:textFill>
            <w14:solidFill>
              <w14:schemeClr w14:val="tx1"/>
            </w14:solidFill>
          </w14:textFill>
        </w:rPr>
        <w:t>)</w:t>
      </w:r>
      <w:del w:id="38" w:author="LRC" w:date="2026-06-16T15:48:00Z">
        <w:r>
          <w:rPr>
            <w:rFonts w:hint="eastAsia"/>
            <w:bCs/>
            <w:color w:val="000000" w:themeColor="text1"/>
            <w:kern w:val="0"/>
            <w14:textFill>
              <w14:solidFill>
                <w14:schemeClr w14:val="tx1"/>
              </w14:solidFill>
            </w14:textFill>
          </w:rPr>
          <w:delText>,</w:delText>
        </w:r>
      </w:del>
      <w:r>
        <w:rPr>
          <w:rFonts w:hint="eastAsia"/>
          <w:bCs/>
          <w:color w:val="000000" w:themeColor="text1"/>
          <w:kern w:val="0"/>
          <w14:textFill>
            <w14:solidFill>
              <w14:schemeClr w14:val="tx1"/>
            </w14:solidFill>
          </w14:textFill>
        </w:rPr>
        <w:t xml:space="preserve"> was constructed</w:t>
      </w:r>
      <w:r>
        <w:rPr>
          <w:bCs/>
          <w:color w:val="000000" w:themeColor="text1"/>
          <w:kern w:val="0"/>
          <w14:textFill>
            <w14:solidFill>
              <w14:schemeClr w14:val="tx1"/>
            </w14:solidFill>
          </w14:textFill>
        </w:rPr>
        <w:t xml:space="preserve"> to jointly learn</w:t>
      </w:r>
      <w:r>
        <w:rPr>
          <w:rFonts w:hint="eastAsia"/>
          <w:bCs/>
          <w:color w:val="000000" w:themeColor="text1"/>
          <w:kern w:val="0"/>
          <w14:textFill>
            <w14:solidFill>
              <w14:schemeClr w14:val="tx1"/>
            </w14:solidFill>
          </w14:textFill>
        </w:rPr>
        <w:t xml:space="preserve"> node attributes, local structures, and an external </w:t>
      </w:r>
      <w:r>
        <w:rPr>
          <w:bCs/>
          <w:color w:val="000000" w:themeColor="text1"/>
          <w:kern w:val="0"/>
          <w14:textFill>
            <w14:solidFill>
              <w14:schemeClr w14:val="tx1"/>
            </w14:solidFill>
          </w14:textFill>
        </w:rPr>
        <w:t>M</w:t>
      </w:r>
      <w:r>
        <w:rPr>
          <w:rFonts w:hint="eastAsia"/>
          <w:bCs/>
          <w:color w:val="000000" w:themeColor="text1"/>
          <w:kern w:val="0"/>
          <w14:textFill>
            <w14:solidFill>
              <w14:schemeClr w14:val="tx1"/>
            </w14:solidFill>
          </w14:textFill>
        </w:rPr>
        <w:t>otif pattern set</w:t>
      </w:r>
      <w:del w:id="39" w:author="LRC" w:date="2026-06-16T15:55:00Z">
        <w:r>
          <w:rPr>
            <w:rFonts w:hint="eastAsia"/>
            <w:bCs/>
            <w:color w:val="000000" w:themeColor="text1"/>
            <w:kern w:val="0"/>
            <w14:textFill>
              <w14:solidFill>
                <w14:schemeClr w14:val="tx1"/>
              </w14:solidFill>
            </w14:textFill>
          </w:rPr>
          <w:delText xml:space="preserve"> were jointly learned</w:delText>
        </w:r>
      </w:del>
      <w:r>
        <w:rPr>
          <w:rFonts w:hint="eastAsia"/>
          <w:bCs/>
          <w:color w:val="000000" w:themeColor="text1"/>
          <w:kern w:val="0"/>
          <w14:textFill>
            <w14:solidFill>
              <w14:schemeClr w14:val="tx1"/>
            </w14:solidFill>
          </w14:textFill>
        </w:rPr>
        <w:t xml:space="preserve">, and </w:t>
      </w:r>
      <w:r>
        <w:rPr>
          <w:bCs/>
          <w:color w:val="000000" w:themeColor="text1"/>
          <w:kern w:val="0"/>
          <w14:textFill>
            <w14:solidFill>
              <w14:schemeClr w14:val="tx1"/>
            </w14:solidFill>
          </w14:textFill>
        </w:rPr>
        <w:t xml:space="preserve">output </w:t>
      </w:r>
      <w:r>
        <w:rPr>
          <w:rFonts w:hint="eastAsia"/>
          <w:bCs/>
          <w:color w:val="000000" w:themeColor="text1"/>
          <w:kern w:val="0"/>
          <w14:textFill>
            <w14:solidFill>
              <w14:schemeClr w14:val="tx1"/>
            </w14:solidFill>
          </w14:textFill>
        </w:rPr>
        <w:t xml:space="preserve">the weight </w:t>
      </w:r>
      <w:r>
        <w:rPr>
          <w:bCs/>
          <w:color w:val="000000" w:themeColor="text1"/>
          <w:kern w:val="0"/>
          <w14:textFill>
            <w14:solidFill>
              <w14:schemeClr w14:val="tx1"/>
            </w14:solidFill>
          </w14:textFill>
        </w:rPr>
        <w:t>of the</w:t>
      </w:r>
      <w:ins w:id="40" w:author="LRC" w:date="2026-06-16T15:58:00Z">
        <w:r>
          <w:rPr>
            <w:bCs/>
            <w:color w:val="000000" w:themeColor="text1"/>
            <w:kern w:val="0"/>
            <w14:textFill>
              <w14:solidFill>
                <w14:schemeClr w14:val="tx1"/>
              </w14:solidFill>
            </w14:textFill>
          </w:rPr>
          <w:t xml:space="preserve"> </w:t>
        </w:r>
      </w:ins>
      <w:r>
        <w:rPr>
          <w:rFonts w:hint="eastAsia"/>
          <w:bCs/>
          <w:color w:val="000000" w:themeColor="text1"/>
          <w:kern w:val="0"/>
          <w14:textFill>
            <w14:solidFill>
              <w14:schemeClr w14:val="tx1"/>
            </w14:solidFill>
          </w14:textFill>
        </w:rPr>
        <w:t>guid</w:t>
      </w:r>
      <w:r>
        <w:rPr>
          <w:bCs/>
          <w:color w:val="000000" w:themeColor="text1"/>
          <w:kern w:val="0"/>
          <w14:textFill>
            <w14:solidFill>
              <w14:schemeClr w14:val="tx1"/>
            </w14:solidFill>
          </w14:textFill>
        </w:rPr>
        <w:t>ing</w:t>
      </w:r>
      <w:del w:id="41" w:author="LRC" w:date="2026-06-16T15:58:00Z">
        <w:r>
          <w:rPr>
            <w:rFonts w:hint="eastAsia"/>
            <w:bCs/>
            <w:color w:val="000000" w:themeColor="text1"/>
            <w:kern w:val="0"/>
            <w14:textFill>
              <w14:solidFill>
                <w14:schemeClr w14:val="tx1"/>
              </w14:solidFill>
            </w14:textFill>
          </w:rPr>
          <w:delText>e</w:delText>
        </w:r>
      </w:del>
      <w:r>
        <w:rPr>
          <w:rFonts w:hint="eastAsia"/>
          <w:bCs/>
          <w:color w:val="000000" w:themeColor="text1"/>
          <w:kern w:val="0"/>
          <w14:textFill>
            <w14:solidFill>
              <w14:schemeClr w14:val="tx1"/>
            </w14:solidFill>
          </w14:textFill>
        </w:rPr>
        <w:t xml:space="preserve"> </w:t>
      </w:r>
      <w:del w:id="42" w:author="LRC" w:date="2026-06-16T15:58:00Z">
        <w:r>
          <w:rPr>
            <w:rFonts w:hint="eastAsia"/>
            <w:bCs/>
            <w:color w:val="000000" w:themeColor="text1"/>
            <w:kern w:val="0"/>
            <w14:textFill>
              <w14:solidFill>
                <w14:schemeClr w14:val="tx1"/>
              </w14:solidFill>
            </w14:textFill>
          </w:rPr>
          <w:delText xml:space="preserve">the </w:delText>
        </w:r>
      </w:del>
      <w:r>
        <w:rPr>
          <w:rFonts w:hint="eastAsia"/>
          <w:bCs/>
          <w:color w:val="000000" w:themeColor="text1"/>
          <w:kern w:val="0"/>
          <w14:textFill>
            <w14:solidFill>
              <w14:schemeClr w14:val="tx1"/>
            </w14:solidFill>
          </w14:textFill>
        </w:rPr>
        <w:t>walk</w:t>
      </w:r>
      <w:del w:id="43" w:author="LRC" w:date="2026-06-16T15:58:00Z">
        <w:r>
          <w:rPr>
            <w:rFonts w:hint="eastAsia"/>
            <w:bCs/>
            <w:color w:val="000000" w:themeColor="text1"/>
            <w:kern w:val="0"/>
            <w14:textFill>
              <w14:solidFill>
                <w14:schemeClr w14:val="tx1"/>
              </w14:solidFill>
            </w14:textFill>
          </w:rPr>
          <w:delText xml:space="preserve"> was generated</w:delText>
        </w:r>
      </w:del>
      <w:r>
        <w:rPr>
          <w:rFonts w:hint="eastAsia"/>
          <w:bCs/>
          <w:color w:val="000000" w:themeColor="text1"/>
          <w:kern w:val="0"/>
          <w14:textFill>
            <w14:solidFill>
              <w14:schemeClr w14:val="tx1"/>
            </w14:solidFill>
          </w14:textFill>
        </w:rPr>
        <w:t xml:space="preserve"> for each node</w:t>
      </w:r>
      <w:ins w:id="44" w:author="LRC" w:date="2026-06-16T15:59:00Z">
        <w:r>
          <w:rPr>
            <w:bCs/>
            <w:color w:val="000000" w:themeColor="text1"/>
            <w:kern w:val="0"/>
            <w14:textFill>
              <w14:solidFill>
                <w14:schemeClr w14:val="tx1"/>
              </w14:solidFill>
            </w14:textFill>
          </w:rPr>
          <w:t xml:space="preserve"> </w:t>
        </w:r>
      </w:ins>
      <w:r>
        <w:rPr>
          <w:bCs/>
          <w:color w:val="000000" w:themeColor="text1"/>
          <w:kern w:val="0"/>
          <w14:textFill>
            <w14:solidFill>
              <w14:schemeClr w14:val="tx1"/>
            </w14:solidFill>
          </w14:textFill>
        </w:rPr>
        <w:t>to accurately reflect node importance</w:t>
      </w:r>
      <w:r>
        <w:rPr>
          <w:rFonts w:hint="eastAsia"/>
          <w:bCs/>
          <w:color w:val="000000" w:themeColor="text1"/>
          <w:kern w:val="0"/>
          <w14:textFill>
            <w14:solidFill>
              <w14:schemeClr w14:val="tx1"/>
            </w14:solidFill>
          </w14:textFill>
        </w:rPr>
        <w:t xml:space="preserve">. </w:t>
      </w:r>
      <w:r>
        <w:rPr>
          <w:bCs/>
          <w:color w:val="000000" w:themeColor="text1"/>
          <w:kern w:val="0"/>
          <w14:textFill>
            <w14:solidFill>
              <w14:schemeClr w14:val="tx1"/>
            </w14:solidFill>
          </w14:textFill>
        </w:rPr>
        <w:t>A</w:t>
      </w:r>
      <w:r>
        <w:rPr>
          <w:rFonts w:hint="eastAsia"/>
          <w:bCs/>
          <w:color w:val="000000" w:themeColor="text1"/>
          <w:kern w:val="0"/>
          <w14:textFill>
            <w14:solidFill>
              <w14:schemeClr w14:val="tx1"/>
            </w14:solidFill>
          </w14:textFill>
        </w:rPr>
        <w:t xml:space="preserve"> neighborhood-matching-guided node feature generation algorithm</w:t>
      </w:r>
      <w:del w:id="45" w:author="LRC" w:date="2026-06-16T16:01:00Z">
        <w:r>
          <w:rPr>
            <w:rFonts w:hint="eastAsia"/>
            <w:bCs/>
            <w:color w:val="000000" w:themeColor="text1"/>
            <w:kern w:val="0"/>
            <w14:textFill>
              <w14:solidFill>
                <w14:schemeClr w14:val="tx1"/>
              </w14:solidFill>
            </w14:textFill>
          </w:rPr>
          <w:delText>,</w:delText>
        </w:r>
      </w:del>
      <w:r>
        <w:rPr>
          <w:rFonts w:hint="eastAsia"/>
          <w:bCs/>
          <w:color w:val="000000" w:themeColor="text1"/>
          <w:kern w:val="0"/>
          <w14:textFill>
            <w14:solidFill>
              <w14:schemeClr w14:val="tx1"/>
            </w14:solidFill>
          </w14:textFill>
        </w:rPr>
        <w:t xml:space="preserve"> </w:t>
      </w:r>
      <w:r>
        <w:rPr>
          <w:bCs/>
          <w:color w:val="000000" w:themeColor="text1"/>
          <w:kern w:val="0"/>
          <w14:textFill>
            <w14:solidFill>
              <w14:schemeClr w14:val="tx1"/>
            </w14:solidFill>
          </w14:textFill>
        </w:rPr>
        <w:t>(</w:t>
      </w:r>
      <w:r>
        <w:rPr>
          <w:rFonts w:hint="eastAsia"/>
          <w:bCs/>
          <w:color w:val="000000" w:themeColor="text1"/>
          <w:kern w:val="0"/>
          <w14:textFill>
            <w14:solidFill>
              <w14:schemeClr w14:val="tx1"/>
            </w14:solidFill>
          </w14:textFill>
        </w:rPr>
        <w:t>DomainMatching</w:t>
      </w:r>
      <w:r>
        <w:rPr>
          <w:bCs/>
          <w:color w:val="000000" w:themeColor="text1"/>
          <w:kern w:val="0"/>
          <w14:textFill>
            <w14:solidFill>
              <w14:schemeClr w14:val="tx1"/>
            </w14:solidFill>
          </w14:textFill>
        </w:rPr>
        <w:t>)</w:t>
      </w:r>
      <w:del w:id="46" w:author="LRC" w:date="2026-06-16T16:01:00Z">
        <w:r>
          <w:rPr>
            <w:rFonts w:hint="eastAsia"/>
            <w:bCs/>
            <w:color w:val="000000" w:themeColor="text1"/>
            <w:kern w:val="0"/>
            <w14:textFill>
              <w14:solidFill>
                <w14:schemeClr w14:val="tx1"/>
              </w14:solidFill>
            </w14:textFill>
          </w:rPr>
          <w:delText>,</w:delText>
        </w:r>
      </w:del>
      <w:r>
        <w:rPr>
          <w:rFonts w:hint="eastAsia"/>
          <w:bCs/>
          <w:color w:val="000000" w:themeColor="text1"/>
          <w:kern w:val="0"/>
          <w14:textFill>
            <w14:solidFill>
              <w14:schemeClr w14:val="tx1"/>
            </w14:solidFill>
          </w14:textFill>
        </w:rPr>
        <w:t xml:space="preserve"> was designed</w:t>
      </w:r>
      <w:del w:id="47" w:author="LRC" w:date="2026-06-16T16:09:00Z">
        <w:r>
          <w:rPr>
            <w:rFonts w:hint="eastAsia"/>
            <w:bCs/>
            <w:color w:val="000000" w:themeColor="text1"/>
            <w:kern w:val="0"/>
            <w14:textFill>
              <w14:solidFill>
                <w14:schemeClr w14:val="tx1"/>
              </w14:solidFill>
            </w14:textFill>
          </w:rPr>
          <w:delText>,</w:delText>
        </w:r>
      </w:del>
      <w:ins w:id="48" w:author="LRC" w:date="2026-06-16T16:09:00Z">
        <w:r>
          <w:rPr>
            <w:bCs/>
            <w:color w:val="000000" w:themeColor="text1"/>
            <w:kern w:val="0"/>
            <w14:textFill>
              <w14:solidFill>
                <w14:schemeClr w14:val="tx1"/>
              </w14:solidFill>
            </w14:textFill>
          </w:rPr>
          <w:t>.</w:t>
        </w:r>
      </w:ins>
      <w:r>
        <w:rPr>
          <w:rFonts w:hint="eastAsia"/>
          <w:bCs/>
          <w:color w:val="000000" w:themeColor="text1"/>
          <w:kern w:val="0"/>
          <w14:textFill>
            <w14:solidFill>
              <w14:schemeClr w14:val="tx1"/>
            </w14:solidFill>
          </w14:textFill>
        </w:rPr>
        <w:t xml:space="preserve"> </w:t>
      </w:r>
      <w:r>
        <w:rPr>
          <w:bCs/>
          <w:color w:val="000000" w:themeColor="text1"/>
          <w:kern w:val="0"/>
          <w14:textFill>
            <w14:solidFill>
              <w14:schemeClr w14:val="tx1"/>
            </w14:solidFill>
          </w14:textFill>
        </w:rPr>
        <w:t>B</w:t>
      </w:r>
      <w:r>
        <w:rPr>
          <w:rFonts w:hint="eastAsia"/>
          <w:bCs/>
          <w:color w:val="000000" w:themeColor="text1"/>
          <w:kern w:val="0"/>
          <w14:textFill>
            <w14:solidFill>
              <w14:schemeClr w14:val="tx1"/>
            </w14:solidFill>
          </w14:textFill>
        </w:rPr>
        <w:t xml:space="preserve">y </w:t>
      </w:r>
      <w:r>
        <w:rPr>
          <w:bCs/>
          <w:color w:val="000000" w:themeColor="text1"/>
          <w:kern w:val="0"/>
          <w14:textFill>
            <w14:solidFill>
              <w14:schemeClr w14:val="tx1"/>
            </w14:solidFill>
          </w14:textFill>
        </w:rPr>
        <w:t xml:space="preserve">quantifying </w:t>
      </w:r>
      <w:del w:id="49" w:author="LRC" w:date="2026-06-16T16:09:00Z">
        <w:r>
          <w:rPr>
            <w:rFonts w:hint="eastAsia"/>
            <w:bCs/>
            <w:color w:val="000000" w:themeColor="text1"/>
            <w:kern w:val="0"/>
            <w14:textFill>
              <w14:solidFill>
                <w14:schemeClr w14:val="tx1"/>
              </w14:solidFill>
            </w14:textFill>
          </w:rPr>
          <w:delText xml:space="preserve">which </w:delText>
        </w:r>
      </w:del>
      <w:r>
        <w:rPr>
          <w:rFonts w:hint="eastAsia"/>
          <w:bCs/>
          <w:color w:val="000000" w:themeColor="text1"/>
          <w:kern w:val="0"/>
          <w14:textFill>
            <w14:solidFill>
              <w14:schemeClr w14:val="tx1"/>
            </w14:solidFill>
          </w14:textFill>
        </w:rPr>
        <w:t xml:space="preserve">the matching degree between each node's neighborhood and a predefined </w:t>
      </w:r>
      <w:r>
        <w:rPr>
          <w:bCs/>
          <w:color w:val="000000" w:themeColor="text1"/>
          <w:kern w:val="0"/>
          <w14:textFill>
            <w14:solidFill>
              <w14:schemeClr w14:val="tx1"/>
            </w14:solidFill>
          </w14:textFill>
        </w:rPr>
        <w:t>M</w:t>
      </w:r>
      <w:r>
        <w:rPr>
          <w:rFonts w:hint="eastAsia"/>
          <w:bCs/>
          <w:color w:val="000000" w:themeColor="text1"/>
          <w:kern w:val="0"/>
          <w14:textFill>
            <w14:solidFill>
              <w14:schemeClr w14:val="tx1"/>
            </w14:solidFill>
          </w14:textFill>
        </w:rPr>
        <w:t>otif pattern set</w:t>
      </w:r>
      <w:del w:id="50" w:author="LRC" w:date="2026-06-16T16:09:00Z">
        <w:r>
          <w:rPr>
            <w:rFonts w:hint="eastAsia"/>
            <w:bCs/>
            <w:color w:val="000000" w:themeColor="text1"/>
            <w:kern w:val="0"/>
            <w14:textFill>
              <w14:solidFill>
                <w14:schemeClr w14:val="tx1"/>
              </w14:solidFill>
            </w14:textFill>
          </w:rPr>
          <w:delText xml:space="preserve"> was quantified</w:delText>
        </w:r>
      </w:del>
      <w:r>
        <w:rPr>
          <w:rFonts w:hint="eastAsia"/>
          <w:bCs/>
          <w:color w:val="000000" w:themeColor="text1"/>
          <w:kern w:val="0"/>
          <w14:textFill>
            <w14:solidFill>
              <w14:schemeClr w14:val="tx1"/>
            </w14:solidFill>
          </w14:textFill>
        </w:rPr>
        <w:t xml:space="preserve">, </w:t>
      </w:r>
      <w:r>
        <w:rPr>
          <w:bCs/>
          <w:color w:val="000000" w:themeColor="text1"/>
          <w:kern w:val="0"/>
          <w14:textFill>
            <w14:solidFill>
              <w14:schemeClr w14:val="tx1"/>
            </w14:solidFill>
          </w14:textFill>
        </w:rPr>
        <w:t>the algorithm produced</w:t>
      </w:r>
      <w:del w:id="51" w:author="LRC" w:date="2026-06-16T16:10:00Z">
        <w:r>
          <w:rPr>
            <w:rFonts w:hint="eastAsia"/>
            <w:bCs/>
            <w:color w:val="000000" w:themeColor="text1"/>
            <w:kern w:val="0"/>
            <w14:textFill>
              <w14:solidFill>
                <w14:schemeClr w14:val="tx1"/>
              </w14:solidFill>
            </w14:textFill>
          </w:rPr>
          <w:delText>and</w:delText>
        </w:r>
      </w:del>
      <w:r>
        <w:rPr>
          <w:rFonts w:hint="eastAsia"/>
          <w:bCs/>
          <w:color w:val="000000" w:themeColor="text1"/>
          <w:kern w:val="0"/>
          <w14:textFill>
            <w14:solidFill>
              <w14:schemeClr w14:val="tx1"/>
            </w14:solidFill>
          </w14:textFill>
        </w:rPr>
        <w:t xml:space="preserve"> a target vector enriched with neighborhood information</w:t>
      </w:r>
      <w:del w:id="52" w:author="LRC" w:date="2026-06-16T16:10:00Z">
        <w:r>
          <w:rPr>
            <w:rFonts w:hint="eastAsia"/>
            <w:bCs/>
            <w:color w:val="000000" w:themeColor="text1"/>
            <w:kern w:val="0"/>
            <w14:textFill>
              <w14:solidFill>
                <w14:schemeClr w14:val="tx1"/>
              </w14:solidFill>
            </w14:textFill>
          </w:rPr>
          <w:delText xml:space="preserve"> was produced</w:delText>
        </w:r>
      </w:del>
      <w:r>
        <w:rPr>
          <w:rFonts w:hint="eastAsia"/>
          <w:bCs/>
          <w:color w:val="000000" w:themeColor="text1"/>
          <w:kern w:val="0"/>
          <w14:textFill>
            <w14:solidFill>
              <w14:schemeClr w14:val="tx1"/>
            </w14:solidFill>
          </w14:textFill>
        </w:rPr>
        <w:t xml:space="preserve"> for every node</w:t>
      </w:r>
      <w:r>
        <w:rPr>
          <w:bCs/>
          <w:color w:val="000000" w:themeColor="text1"/>
          <w:kern w:val="0"/>
          <w14:textFill>
            <w14:solidFill>
              <w14:schemeClr w14:val="tx1"/>
            </w14:solidFill>
          </w14:textFill>
        </w:rPr>
        <w:t xml:space="preserve">, thereby </w:t>
      </w:r>
      <w:r>
        <w:rPr>
          <w:rFonts w:hint="eastAsia"/>
          <w:bCs/>
          <w:color w:val="000000" w:themeColor="text1"/>
          <w:kern w:val="0"/>
          <w14:textFill>
            <w14:solidFill>
              <w14:schemeClr w14:val="tx1"/>
            </w14:solidFill>
          </w14:textFill>
        </w:rPr>
        <w:t>provid</w:t>
      </w:r>
      <w:r>
        <w:rPr>
          <w:bCs/>
          <w:color w:val="000000" w:themeColor="text1"/>
          <w:kern w:val="0"/>
          <w14:textFill>
            <w14:solidFill>
              <w14:schemeClr w14:val="tx1"/>
            </w14:solidFill>
          </w14:textFill>
        </w:rPr>
        <w:t>ing</w:t>
      </w:r>
      <w:r>
        <w:rPr>
          <w:rFonts w:hint="eastAsia"/>
          <w:bCs/>
          <w:color w:val="000000" w:themeColor="text1"/>
          <w:kern w:val="0"/>
          <w14:textFill>
            <w14:solidFill>
              <w14:schemeClr w14:val="tx1"/>
            </w14:solidFill>
          </w14:textFill>
        </w:rPr>
        <w:t xml:space="preserve"> reliable supervisory information for the training of EchoModel. </w:t>
      </w:r>
      <w:r>
        <w:rPr>
          <w:bCs/>
          <w:color w:val="000000" w:themeColor="text1"/>
          <w:kern w:val="0"/>
          <w14:textFill>
            <w14:solidFill>
              <w14:schemeClr w14:val="tx1"/>
            </w14:solidFill>
          </w14:textFill>
        </w:rPr>
        <w:t>B</w:t>
      </w:r>
      <w:r>
        <w:rPr>
          <w:rFonts w:hint="eastAsia"/>
          <w:bCs/>
          <w:color w:val="000000" w:themeColor="text1"/>
          <w:kern w:val="0"/>
          <w14:textFill>
            <w14:solidFill>
              <w14:schemeClr w14:val="tx1"/>
            </w14:solidFill>
          </w14:textFill>
        </w:rPr>
        <w:t xml:space="preserve">iased random walks were performed by MIWS according to the node weights, and regions rich in frequent patterns were preferentially explored. Experimental results showed that superior performance was achieved by MGPA across multiple evaluation metrics, and a mining accuracy of up to 96% was attained for the </w:t>
      </w:r>
      <w:r>
        <w:rPr>
          <w:rFonts w:hint="eastAsia" w:cs="宋体"/>
          <w:color w:val="000000" w:themeColor="text1"/>
          <w:sz w:val="18"/>
          <w:szCs w:val="18"/>
          <w14:textFill>
            <w14:solidFill>
              <w14:schemeClr w14:val="tx1"/>
            </w14:solidFill>
          </w14:textFill>
        </w:rPr>
        <w:t>top-</w:t>
      </w:r>
      <m:oMath>
        <m:r>
          <m:rPr/>
          <w:rPr>
            <w:rFonts w:ascii="Cambria Math" w:hAnsi="Cambria Math" w:cs="宋体"/>
            <w:color w:val="000000" w:themeColor="text1"/>
            <w:sz w:val="18"/>
            <w:szCs w:val="18"/>
            <w14:textFill>
              <w14:solidFill>
                <w14:schemeClr w14:val="tx1"/>
              </w14:solidFill>
            </w14:textFill>
          </w:rPr>
          <m:t>k</m:t>
        </m:r>
      </m:oMath>
      <w:r>
        <w:rPr>
          <w:rFonts w:hint="eastAsia" w:hAnsi="Cambria Math" w:cs="宋体"/>
          <w:color w:val="000000" w:themeColor="text1"/>
          <w:sz w:val="18"/>
          <w:szCs w:val="18"/>
          <w14:textFill>
            <w14:solidFill>
              <w14:schemeClr w14:val="tx1"/>
            </w14:solidFill>
          </w14:textFill>
        </w:rPr>
        <w:t>(</w:t>
      </w:r>
      <m:oMath>
        <m:r>
          <m:rPr/>
          <w:rPr>
            <w:rFonts w:ascii="Cambria Math" w:hAnsi="Cambria Math" w:cs="宋体"/>
            <w:color w:val="000000" w:themeColor="text1"/>
            <w:sz w:val="18"/>
            <w:szCs w:val="18"/>
            <w14:textFill>
              <w14:solidFill>
                <w14:schemeClr w14:val="tx1"/>
              </w14:solidFill>
            </w14:textFill>
          </w:rPr>
          <m:t>k</m:t>
        </m:r>
      </m:oMath>
      <w:r>
        <w:rPr>
          <w:rFonts w:hint="eastAsia" w:hAnsi="Cambria Math" w:cs="宋体"/>
          <w:color w:val="000000" w:themeColor="text1"/>
          <w:sz w:val="18"/>
          <w:szCs w:val="18"/>
          <w14:textFill>
            <w14:solidFill>
              <w14:schemeClr w14:val="tx1"/>
            </w14:solidFill>
          </w14:textFill>
        </w:rPr>
        <w:t>=</w:t>
      </w:r>
      <w:r>
        <w:rPr>
          <w:rFonts w:hint="eastAsia"/>
          <w:bCs/>
          <w:color w:val="000000" w:themeColor="text1"/>
          <w:kern w:val="0"/>
          <w14:textFill>
            <w14:solidFill>
              <w14:schemeClr w14:val="tx1"/>
            </w14:solidFill>
          </w14:textFill>
        </w:rPr>
        <w:t>100) frequent patterns under a sampling rate of only 20%.</w:t>
      </w:r>
    </w:p>
    <w:p w14:paraId="57A8AB2C">
      <w:pPr>
        <w:widowControl/>
        <w:rPr>
          <w:rFonts w:ascii="宋体" w:hAnsi="宋体" w:cs="Arial"/>
          <w:b/>
          <w:color w:val="000000" w:themeColor="text1"/>
          <w:sz w:val="28"/>
          <w:szCs w:val="28"/>
          <w14:textFill>
            <w14:solidFill>
              <w14:schemeClr w14:val="tx1"/>
            </w14:solidFill>
          </w14:textFill>
        </w:rPr>
      </w:pPr>
      <w:r>
        <w:rPr>
          <w:b/>
          <w:color w:val="000000" w:themeColor="text1"/>
          <w14:textFill>
            <w14:solidFill>
              <w14:schemeClr w14:val="tx1"/>
            </w14:solidFill>
          </w14:textFill>
        </w:rPr>
        <w:t xml:space="preserve">Keywords: </w:t>
      </w:r>
      <w:r>
        <w:rPr>
          <w:rFonts w:hint="eastAsia"/>
          <w:color w:val="000000" w:themeColor="text1"/>
          <w14:textFill>
            <w14:solidFill>
              <w14:schemeClr w14:val="tx1"/>
            </w14:solidFill>
          </w14:textFill>
        </w:rPr>
        <w:t>graph sampling；</w:t>
      </w:r>
      <w:r>
        <w:rPr>
          <w:color w:val="000000" w:themeColor="text1"/>
          <w14:textFill>
            <w14:solidFill>
              <w14:schemeClr w14:val="tx1"/>
            </w14:solidFill>
          </w14:textFill>
        </w:rPr>
        <w:t>frequent pattern mining</w:t>
      </w:r>
      <w:r>
        <w:rPr>
          <w:rFonts w:hint="eastAsia"/>
          <w:color w:val="000000" w:themeColor="text1"/>
          <w14:textFill>
            <w14:solidFill>
              <w14:schemeClr w14:val="tx1"/>
            </w14:solidFill>
          </w14:textFill>
        </w:rPr>
        <w:t>；graph convolutional network；</w:t>
      </w:r>
      <w:r>
        <w:rPr>
          <w:color w:val="000000" w:themeColor="text1"/>
          <w14:textFill>
            <w14:solidFill>
              <w14:schemeClr w14:val="tx1"/>
            </w14:solidFill>
          </w14:textFill>
        </w:rPr>
        <w:t>M</w:t>
      </w:r>
      <w:r>
        <w:rPr>
          <w:rFonts w:hint="eastAsia"/>
          <w:szCs w:val="20"/>
        </w:rPr>
        <w:t>otif</w:t>
      </w:r>
    </w:p>
    <w:p w14:paraId="7CBB9D68">
      <w:pPr>
        <w:widowControl/>
        <w:spacing w:line="360" w:lineRule="auto"/>
        <w:rPr>
          <w:rFonts w:ascii="宋体" w:hAnsi="宋体"/>
          <w:b/>
          <w:color w:val="000000" w:themeColor="text1"/>
          <w:sz w:val="28"/>
          <w:szCs w:val="28"/>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361" w:right="1134" w:bottom="1814" w:left="1134" w:header="1020" w:footer="1191" w:gutter="0"/>
          <w:cols w:space="720" w:num="1"/>
          <w:titlePg/>
          <w:docGrid w:type="lines" w:linePitch="312" w:charSpace="0"/>
        </w:sectPr>
      </w:pPr>
    </w:p>
    <w:p w14:paraId="4492AA99">
      <w:pPr>
        <w:widowControl/>
        <w:spacing w:line="360" w:lineRule="auto"/>
        <w:rPr>
          <w:rFonts w:ascii="宋体" w:hAnsi="宋体" w:cs="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0</w:t>
      </w:r>
      <w:r>
        <w:rPr>
          <w:rFonts w:hint="eastAsia" w:ascii="宋体" w:hAnsi="宋体" w:cs="宋体"/>
          <w:b/>
          <w:color w:val="000000" w:themeColor="text1"/>
          <w:sz w:val="28"/>
          <w:szCs w:val="28"/>
          <w14:textFill>
            <w14:solidFill>
              <w14:schemeClr w14:val="tx1"/>
            </w14:solidFill>
          </w14:textFill>
        </w:rPr>
        <w:t xml:space="preserve"> 引言</w:t>
      </w:r>
    </w:p>
    <w:p w14:paraId="49A78753">
      <w:pPr>
        <w:ind w:firstLine="420" w:firstLineChars="200"/>
      </w:pPr>
      <w:del w:id="53" w:author="LRC" w:date="2026-06-16T16:37:00Z">
        <w:bookmarkStart w:id="3" w:name="OLE_LINK2"/>
        <w:bookmarkStart w:id="4" w:name="OLE_LINK1"/>
        <w:r>
          <w:rPr>
            <w:rFonts w:hint="eastAsia"/>
          </w:rPr>
          <w:delText>许多</w:delText>
        </w:r>
      </w:del>
      <w:r>
        <w:rPr>
          <w:rFonts w:hint="eastAsia"/>
        </w:rPr>
        <w:t>现实世界中，许多系统（如社交网络</w:t>
      </w:r>
      <w:r>
        <w:rPr>
          <w:rFonts w:hint="eastAsia"/>
          <w:vertAlign w:val="superscript"/>
          <w:lang w:eastAsia="zh-CN"/>
          <w:rPrChange w:id="54" w:author="Mr.right" w:date="2026-07-07T09:20:51Z">
            <w:rPr>
              <w:rFonts w:hint="eastAsia"/>
              <w:lang w:eastAsia="zh-CN"/>
            </w:rPr>
          </w:rPrChange>
        </w:rPr>
        <w:fldChar w:fldCharType="begin"/>
      </w:r>
      <w:r>
        <w:instrText xml:space="preserve"> REF _Ref209034429 \r \h  \* MERGEFORMAT</w:instrText>
      </w:r>
      <w:r>
        <w:rPr>
          <w:rFonts w:hint="eastAsia"/>
          <w:vertAlign w:val="superscript"/>
          <w:lang w:eastAsia="zh-CN"/>
          <w:rPrChange w:id="55" w:author="Mr.right" w:date="2026-07-07T09:20:51Z">
            <w:rPr>
              <w:rFonts w:hint="eastAsia"/>
              <w:lang w:eastAsia="zh-CN"/>
            </w:rPr>
          </w:rPrChange>
        </w:rPr>
        <w:fldChar w:fldCharType="separate"/>
      </w:r>
      <w:r>
        <w:rPr>
          <w:rFonts w:hint="eastAsia"/>
          <w:vertAlign w:val="superscript"/>
          <w:lang w:eastAsia="zh-CN"/>
          <w:rPrChange w:id="56" w:author="Mr.right" w:date="2026-07-07T09:20:51Z">
            <w:rPr>
              <w:rFonts w:hint="eastAsia"/>
              <w:lang w:eastAsia="zh-CN"/>
            </w:rPr>
          </w:rPrChange>
        </w:rPr>
        <w:t>[1]</w:t>
      </w:r>
      <w:r>
        <w:rPr>
          <w:rFonts w:hint="eastAsia"/>
          <w:vertAlign w:val="superscript"/>
          <w:lang w:eastAsia="zh-CN"/>
          <w:rPrChange w:id="57" w:author="Mr.right" w:date="2026-07-07T09:20:51Z">
            <w:rPr>
              <w:rFonts w:hint="eastAsia"/>
              <w:lang w:eastAsia="zh-CN"/>
            </w:rPr>
          </w:rPrChange>
        </w:rPr>
        <w:fldChar w:fldCharType="end"/>
      </w:r>
      <w:del w:id="58" w:author="Mr.right" w:date="2026-07-07T09:20:57Z">
        <w:r>
          <w:rPr>
            <w:vertAlign w:val="superscript"/>
          </w:rPr>
          <w:delText>[</w:delText>
        </w:r>
      </w:del>
      <w:del w:id="59" w:author="Mr.right" w:date="2026-07-07T09:20:56Z">
        <w:r>
          <w:rPr>
            <w:vertAlign w:val="superscript"/>
          </w:rPr>
          <w:delText>1]</w:delText>
        </w:r>
      </w:del>
      <w:r>
        <w:rPr>
          <w:rFonts w:hint="eastAsia"/>
        </w:rPr>
        <w:t>、交通网络</w:t>
      </w:r>
      <w:r>
        <w:rPr>
          <w:rFonts w:hint="eastAsia"/>
          <w:vertAlign w:val="superscript"/>
          <w:lang w:eastAsia="zh-CN"/>
          <w:rPrChange w:id="60" w:author="Mr.right" w:date="2026-07-07T09:21:19Z">
            <w:rPr>
              <w:rFonts w:hint="eastAsia"/>
              <w:lang w:eastAsia="zh-CN"/>
            </w:rPr>
          </w:rPrChange>
        </w:rPr>
        <w:fldChar w:fldCharType="begin"/>
      </w:r>
      <w:r>
        <w:instrText xml:space="preserve"> REF _Ref23794 \r \h  \* MERGEFORMAT</w:instrText>
      </w:r>
      <w:r>
        <w:rPr>
          <w:rFonts w:hint="eastAsia"/>
          <w:vertAlign w:val="superscript"/>
          <w:lang w:eastAsia="zh-CN"/>
          <w:rPrChange w:id="61" w:author="Mr.right" w:date="2026-07-07T09:21:19Z">
            <w:rPr>
              <w:rFonts w:hint="eastAsia"/>
              <w:lang w:eastAsia="zh-CN"/>
            </w:rPr>
          </w:rPrChange>
        </w:rPr>
        <w:fldChar w:fldCharType="separate"/>
      </w:r>
      <w:r>
        <w:rPr>
          <w:rFonts w:hint="eastAsia"/>
          <w:vertAlign w:val="superscript"/>
          <w:lang w:eastAsia="zh-CN"/>
          <w:rPrChange w:id="62" w:author="Mr.right" w:date="2026-07-07T09:21:19Z">
            <w:rPr>
              <w:rFonts w:hint="eastAsia"/>
              <w:lang w:eastAsia="zh-CN"/>
            </w:rPr>
          </w:rPrChange>
        </w:rPr>
        <w:t>[2]</w:t>
      </w:r>
      <w:r>
        <w:rPr>
          <w:rFonts w:hint="eastAsia"/>
          <w:vertAlign w:val="superscript"/>
          <w:lang w:eastAsia="zh-CN"/>
          <w:rPrChange w:id="63" w:author="Mr.right" w:date="2026-07-07T09:21:19Z">
            <w:rPr>
              <w:rFonts w:hint="eastAsia"/>
              <w:lang w:eastAsia="zh-CN"/>
            </w:rPr>
          </w:rPrChange>
        </w:rPr>
        <w:fldChar w:fldCharType="end"/>
      </w:r>
      <w:del w:id="64" w:author="Mr.right" w:date="2026-07-07T09:21:07Z">
        <w:r>
          <w:rPr>
            <w:vertAlign w:val="superscript"/>
          </w:rPr>
          <w:delText>[2]</w:delText>
        </w:r>
      </w:del>
      <w:r>
        <w:rPr>
          <w:rFonts w:hint="eastAsia"/>
        </w:rPr>
        <w:t>等）可以</w:t>
      </w:r>
      <w:del w:id="65" w:author="LRC" w:date="2026-06-16T16:39:00Z">
        <w:r>
          <w:rPr>
            <w:rFonts w:hint="eastAsia"/>
          </w:rPr>
          <w:delText>被</w:delText>
        </w:r>
      </w:del>
      <w:r>
        <w:rPr>
          <w:rFonts w:hint="eastAsia"/>
        </w:rPr>
        <w:t>自然地建模为图</w:t>
      </w:r>
      <w:del w:id="66" w:author="LRC" w:date="2026-06-16T16:39:00Z">
        <w:r>
          <w:rPr>
            <w:rFonts w:hint="eastAsia"/>
          </w:rPr>
          <w:delText>，例如社交网络</w:delText>
        </w:r>
      </w:del>
      <w:del w:id="67" w:author="LRC" w:date="2026-06-16T16:39:00Z">
        <w:r>
          <w:rPr>
            <w:vertAlign w:val="superscript"/>
          </w:rPr>
          <w:delText>[1]</w:delText>
        </w:r>
      </w:del>
      <w:del w:id="68" w:author="LRC" w:date="2026-06-16T16:39:00Z">
        <w:r>
          <w:rPr>
            <w:rFonts w:hint="eastAsia"/>
          </w:rPr>
          <w:delText>、交通网络</w:delText>
        </w:r>
      </w:del>
      <w:del w:id="69" w:author="LRC" w:date="2026-06-16T16:39:00Z">
        <w:r>
          <w:rPr>
            <w:vertAlign w:val="superscript"/>
          </w:rPr>
          <w:delText>[2]</w:delText>
        </w:r>
      </w:del>
      <w:del w:id="70" w:author="LRC" w:date="2026-06-16T16:39:00Z">
        <w:r>
          <w:rPr>
            <w:rFonts w:hint="eastAsia"/>
          </w:rPr>
          <w:delText>等</w:delText>
        </w:r>
      </w:del>
      <w:r>
        <w:rPr>
          <w:rFonts w:hint="eastAsia"/>
        </w:rPr>
        <w:t>。随着应用</w:t>
      </w:r>
      <w:del w:id="71" w:author="LRC" w:date="2026-06-16T16:39:00Z">
        <w:r>
          <w:rPr>
            <w:rFonts w:hint="eastAsia"/>
          </w:rPr>
          <w:delText>的</w:delText>
        </w:r>
      </w:del>
      <w:r>
        <w:rPr>
          <w:rFonts w:hint="eastAsia"/>
        </w:rPr>
        <w:t>不断深化，图数据的规模呈指数级增长，图数据分析面临严峻挑战。</w:t>
      </w:r>
      <w:del w:id="72" w:author="LRC" w:date="2026-06-16T16:43:00Z">
        <w:r>
          <w:rPr>
            <w:rFonts w:hint="eastAsia"/>
          </w:rPr>
          <w:delText>以图数据挖掘领域的研究热点之一，即</w:delText>
        </w:r>
      </w:del>
      <w:r>
        <w:rPr>
          <w:rFonts w:hint="eastAsia"/>
        </w:rPr>
        <w:t>单一大图上的频繁模式挖掘（frequent pattern mining，</w:t>
      </w:r>
      <w:del w:id="73" w:author="LRC" w:date="2026-06-16T16:42:00Z">
        <w:r>
          <w:rPr>
            <w:rFonts w:hint="eastAsia"/>
          </w:rPr>
          <w:delText>简称</w:delText>
        </w:r>
      </w:del>
      <w:r>
        <w:rPr>
          <w:rFonts w:hint="eastAsia"/>
        </w:rPr>
        <w:t>FPM）是图数据挖掘领域的研究热点之一</w:t>
      </w:r>
      <w:del w:id="74" w:author="LRC" w:date="2026-06-16T16:43:00Z">
        <w:r>
          <w:rPr>
            <w:rFonts w:hint="eastAsia"/>
          </w:rPr>
          <w:delText>为例</w:delText>
        </w:r>
      </w:del>
      <w:r>
        <w:rPr>
          <w:rFonts w:hint="eastAsia"/>
        </w:rPr>
        <w:t>，但</w:t>
      </w:r>
      <w:del w:id="75" w:author="LRC" w:date="2026-06-16T17:08:00Z">
        <w:r>
          <w:rPr>
            <w:rFonts w:hint="eastAsia"/>
          </w:rPr>
          <w:delText>其</w:delText>
        </w:r>
      </w:del>
      <w:r>
        <w:rPr>
          <w:rFonts w:hint="eastAsia"/>
        </w:rPr>
        <w:t>计算开销高昂</w:t>
      </w:r>
      <w:r>
        <w:rPr>
          <w:rFonts w:hint="eastAsia"/>
          <w:vertAlign w:val="superscript"/>
          <w:lang w:eastAsia="zh-CN"/>
          <w:rPrChange w:id="76" w:author="Mr.right" w:date="2026-07-07T09:21:33Z">
            <w:rPr>
              <w:rFonts w:hint="eastAsia"/>
              <w:lang w:eastAsia="zh-CN"/>
            </w:rPr>
          </w:rPrChange>
        </w:rPr>
        <w:fldChar w:fldCharType="begin"/>
      </w:r>
      <w:r>
        <w:instrText xml:space="preserve"> REF _Ref209034694 \r \h  \* MERGEFORMAT</w:instrText>
      </w:r>
      <w:r>
        <w:rPr>
          <w:rFonts w:hint="eastAsia"/>
          <w:vertAlign w:val="superscript"/>
          <w:lang w:eastAsia="zh-CN"/>
          <w:rPrChange w:id="77" w:author="Mr.right" w:date="2026-07-07T09:21:33Z">
            <w:rPr>
              <w:rFonts w:hint="eastAsia"/>
              <w:lang w:eastAsia="zh-CN"/>
            </w:rPr>
          </w:rPrChange>
        </w:rPr>
        <w:fldChar w:fldCharType="separate"/>
      </w:r>
      <w:r>
        <w:rPr>
          <w:rFonts w:hint="eastAsia"/>
          <w:vertAlign w:val="superscript"/>
          <w:lang w:eastAsia="zh-CN"/>
          <w:rPrChange w:id="78" w:author="Mr.right" w:date="2026-07-07T09:21:33Z">
            <w:rPr>
              <w:rFonts w:hint="eastAsia"/>
              <w:lang w:eastAsia="zh-CN"/>
            </w:rPr>
          </w:rPrChange>
        </w:rPr>
        <w:t>[3]</w:t>
      </w:r>
      <w:r>
        <w:rPr>
          <w:rFonts w:hint="eastAsia"/>
          <w:vertAlign w:val="superscript"/>
          <w:lang w:eastAsia="zh-CN"/>
          <w:rPrChange w:id="79" w:author="Mr.right" w:date="2026-07-07T09:21:33Z">
            <w:rPr>
              <w:rFonts w:hint="eastAsia"/>
              <w:lang w:eastAsia="zh-CN"/>
            </w:rPr>
          </w:rPrChange>
        </w:rPr>
        <w:fldChar w:fldCharType="end"/>
      </w:r>
      <w:del w:id="80" w:author="Mr.right" w:date="2026-07-07T09:21:24Z">
        <w:r>
          <w:rPr>
            <w:vertAlign w:val="superscript"/>
          </w:rPr>
          <w:delText>[3]</w:delText>
        </w:r>
      </w:del>
      <w:r>
        <w:rPr>
          <w:rFonts w:hint="eastAsia"/>
        </w:rPr>
        <w:t>，</w:t>
      </w:r>
      <w:del w:id="81" w:author="LRC" w:date="2026-06-16T17:08:00Z">
        <w:r>
          <w:rPr>
            <w:rFonts w:hint="eastAsia"/>
          </w:rPr>
          <w:delText>让人难以接受</w:delText>
        </w:r>
      </w:del>
      <w:del w:id="82" w:author="LRC" w:date="2026-06-16T17:08:00Z">
        <w:r>
          <w:rPr>
            <w:vertAlign w:val="superscript"/>
          </w:rPr>
          <w:delText>[3]</w:delText>
        </w:r>
      </w:del>
      <w:del w:id="83" w:author="LRC" w:date="2026-06-16T17:08:00Z">
        <w:r>
          <w:rPr>
            <w:rFonts w:hint="eastAsia"/>
          </w:rPr>
          <w:delText>。</w:delText>
        </w:r>
      </w:del>
      <w:r>
        <w:rPr>
          <w:rFonts w:hint="eastAsia"/>
        </w:rPr>
        <w:t>主要原因是FPM</w:t>
      </w:r>
      <w:del w:id="84" w:author="LRC" w:date="2026-06-16T17:09:00Z">
        <w:r>
          <w:rPr>
            <w:rFonts w:hint="eastAsia"/>
          </w:rPr>
          <w:delText>旨在</w:delText>
        </w:r>
      </w:del>
      <w:r>
        <w:rPr>
          <w:rFonts w:hint="eastAsia"/>
        </w:rPr>
        <w:t>从给定的图</w:t>
      </w:r>
      <m:oMath>
        <w:del w:id="85" w:author="LRC" w:date="2026-06-16T17:09:00Z">
          <m:r>
            <m:rPr/>
            <w:rPr>
              <w:rFonts w:ascii="Cambria Math" w:hAnsi="Cambria Math"/>
            </w:rPr>
            <m:t>G</m:t>
          </m:r>
        </w:del>
      </m:oMath>
      <w:r>
        <w:rPr>
          <w:rFonts w:hint="eastAsia"/>
        </w:rPr>
        <w:t>中</w:t>
      </w:r>
      <w:del w:id="86" w:author="LRC" w:date="2026-06-16T17:09:00Z">
        <w:r>
          <w:rPr>
            <w:rFonts w:hint="eastAsia"/>
          </w:rPr>
          <w:delText>，</w:delText>
        </w:r>
      </w:del>
      <w:r>
        <w:rPr>
          <w:rFonts w:hint="eastAsia"/>
        </w:rPr>
        <w:t>发现所有支持度不低于给定阈值</w:t>
      </w:r>
      <m:oMath>
        <w:del w:id="87" w:author="LRC" w:date="2026-06-16T17:09:00Z">
          <m:r>
            <m:rPr/>
            <w:rPr>
              <w:rFonts w:ascii="Cambria Math" w:hAnsi="Cambria Math"/>
            </w:rPr>
            <m:t>θ</m:t>
          </m:r>
        </w:del>
      </m:oMath>
      <w:r>
        <w:rPr>
          <w:rFonts w:hint="eastAsia"/>
        </w:rPr>
        <w:t>的模式图</w:t>
      </w:r>
      <m:oMath>
        <w:del w:id="88" w:author="LRC" w:date="2026-06-16T17:09:00Z">
          <m:r>
            <m:rPr/>
            <w:rPr>
              <w:rFonts w:ascii="Cambria Math" w:hAnsi="Cambria Math"/>
            </w:rPr>
            <m:t>Q</m:t>
          </m:r>
        </w:del>
      </m:oMath>
      <w:r>
        <w:rPr>
          <w:rFonts w:hint="eastAsia"/>
        </w:rPr>
        <w:t>，</w:t>
      </w:r>
      <w:del w:id="89" w:author="LRC" w:date="2026-06-16T17:17:00Z">
        <w:r>
          <w:rPr>
            <w:rFonts w:hint="eastAsia"/>
          </w:rPr>
          <w:delText>由于上述运算</w:delText>
        </w:r>
      </w:del>
      <w:r>
        <w:rPr>
          <w:rFonts w:hint="eastAsia"/>
        </w:rPr>
        <w:t>蕴含NP</w:t>
      </w:r>
      <w:r>
        <w:t>-</w:t>
      </w:r>
      <w:r>
        <w:rPr>
          <w:rFonts w:hint="eastAsia"/>
        </w:rPr>
        <w:t>hard（</w:t>
      </w:r>
      <w:r>
        <w:t>nondeterministic polynomial-time hard</w:t>
      </w:r>
      <w:r>
        <w:rPr>
          <w:rFonts w:hint="eastAsia"/>
        </w:rPr>
        <w:t>）</w:t>
      </w:r>
      <w:del w:id="90" w:author="LRC" w:date="2026-06-16T17:17:00Z">
        <w:r>
          <w:rPr>
            <w:rFonts w:hint="eastAsia"/>
          </w:rPr>
          <w:delText>难</w:delText>
        </w:r>
      </w:del>
      <w:r>
        <w:rPr>
          <w:rFonts w:hint="eastAsia"/>
        </w:rPr>
        <w:t>性质的子图同构测试，</w:t>
      </w:r>
      <w:del w:id="91" w:author="LRC" w:date="2026-06-16T17:17:00Z">
        <w:r>
          <w:rPr>
            <w:rFonts w:hint="eastAsia"/>
          </w:rPr>
          <w:delText>导致</w:delText>
        </w:r>
      </w:del>
      <w:r>
        <w:rPr>
          <w:rFonts w:hint="eastAsia"/>
        </w:rPr>
        <w:t>挖掘运算面临输入规模大、计算复杂度高等挑战。</w:t>
      </w:r>
      <w:del w:id="92" w:author="LRC" w:date="2026-06-16T17:18:00Z">
        <w:r>
          <w:rPr>
            <w:rFonts w:hint="eastAsia"/>
          </w:rPr>
          <w:delText>针对</w:delText>
        </w:r>
      </w:del>
      <w:del w:id="93" w:author="LRC" w:date="2026-06-16T17:12:00Z">
        <w:r>
          <w:rPr>
            <w:rFonts w:hint="eastAsia"/>
          </w:rPr>
          <w:delText>以</w:delText>
        </w:r>
      </w:del>
      <w:del w:id="94" w:author="LRC" w:date="2026-06-16T17:18:00Z">
        <w:r>
          <w:rPr>
            <w:rFonts w:hint="eastAsia"/>
          </w:rPr>
          <w:delText>上问题，</w:delText>
        </w:r>
      </w:del>
      <w:r>
        <w:rPr>
          <w:rFonts w:hint="eastAsia"/>
        </w:rPr>
        <w:t>图采样技术</w:t>
      </w:r>
      <w:del w:id="95" w:author="LRC" w:date="2026-06-16T17:18:00Z">
        <w:r>
          <w:rPr>
            <w:rFonts w:hint="eastAsia"/>
          </w:rPr>
          <w:delText>应运而生</w:delText>
        </w:r>
      </w:del>
      <w:del w:id="96" w:author="LRC" w:date="2026-06-16T17:18:00Z">
        <w:r>
          <w:rPr>
            <w:vertAlign w:val="superscript"/>
          </w:rPr>
          <w:delText>[4</w:delText>
        </w:r>
      </w:del>
      <w:del w:id="97" w:author="LRC" w:date="2026-06-16T17:18:00Z">
        <w:r>
          <w:rPr>
            <w:rFonts w:hint="eastAsia"/>
            <w:vertAlign w:val="superscript"/>
          </w:rPr>
          <w:delText>-</w:delText>
        </w:r>
      </w:del>
      <w:del w:id="98" w:author="LRC" w:date="2026-06-16T17:18:00Z">
        <w:r>
          <w:rPr>
            <w:vertAlign w:val="superscript"/>
          </w:rPr>
          <w:delText>5]</w:delText>
        </w:r>
      </w:del>
      <w:del w:id="99" w:author="LRC" w:date="2026-06-16T17:18:00Z">
        <w:r>
          <w:rPr>
            <w:rFonts w:hint="eastAsia"/>
          </w:rPr>
          <w:delText>,</w:delText>
        </w:r>
      </w:del>
      <w:r>
        <w:rPr>
          <w:rFonts w:hint="eastAsia"/>
        </w:rPr>
        <w:t>通过结合下游任务特性，选择性地对原始图进行采样，获取规模约简的采样图</w:t>
      </w:r>
      <w:r>
        <w:rPr>
          <w:rFonts w:hint="eastAsia"/>
          <w:lang w:eastAsia="zh-CN"/>
        </w:rPr>
        <w:fldChar w:fldCharType="begin"/>
      </w:r>
      <w:r>
        <w:rPr>
          <w:rFonts w:hint="eastAsia"/>
          <w:lang w:eastAsia="zh-CN"/>
        </w:rPr>
        <w:instrText xml:space="preserve"> REF _Ref209035027 \r</w:instrText>
      </w:r>
      <w:r>
        <w:rPr>
          <w:rFonts w:hint="eastAsia"/>
          <w:lang w:val="en-US" w:eastAsia="zh-CN"/>
        </w:rPr>
        <w:instrText xml:space="preserve"> </w:instrText>
      </w:r>
      <w:r>
        <w:rPr>
          <w:rFonts w:hint="eastAsia"/>
          <w:lang w:eastAsia="zh-CN"/>
        </w:rPr>
        <w:instrText xml:space="preserve">\h </w:instrText>
      </w:r>
      <w:r>
        <w:rPr>
          <w:rFonts w:hint="eastAsia"/>
          <w:lang w:val="en-US" w:eastAsia="zh-CN"/>
        </w:rPr>
        <w:instrText xml:space="preserve">\#"[0"</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fldChar w:fldCharType="begin"/>
      </w:r>
      <w:r>
        <w:rPr>
          <w:rFonts w:hint="eastAsia"/>
          <w:lang w:eastAsia="zh-CN"/>
        </w:rPr>
        <w:instrText xml:space="preserve"> REF _Ref209035028 \r \h </w:instrText>
      </w:r>
      <w:r>
        <w:rPr>
          <w:rFonts w:hint="eastAsia"/>
          <w:lang w:eastAsia="zh-CN"/>
        </w:rPr>
        <w:fldChar w:fldCharType="separate"/>
      </w:r>
      <w:r>
        <w:rPr>
          <w:rFonts w:hint="eastAsia"/>
          <w:lang w:eastAsia="zh-CN"/>
        </w:rPr>
        <w:t>[5]</w:t>
      </w:r>
      <w:r>
        <w:rPr>
          <w:rFonts w:hint="eastAsia"/>
          <w:lang w:eastAsia="zh-CN"/>
        </w:rPr>
        <w:fldChar w:fldCharType="end"/>
      </w:r>
      <w:r>
        <w:rPr>
          <w:rFonts w:hint="eastAsia"/>
        </w:rPr>
        <w:t>。</w:t>
      </w:r>
      <w:del w:id="100" w:author="LRC" w:date="2026-06-16T17:19:00Z">
        <w:r>
          <w:rPr>
            <w:rFonts w:hint="eastAsia"/>
          </w:rPr>
          <w:delText>然而，</w:delText>
        </w:r>
      </w:del>
      <w:r>
        <w:rPr>
          <w:rFonts w:hint="eastAsia"/>
        </w:rPr>
        <w:t>如何设计高效</w:t>
      </w:r>
      <w:del w:id="101" w:author="LRC" w:date="2026-06-16T17:19:00Z">
        <w:r>
          <w:rPr>
            <w:rFonts w:hint="eastAsia"/>
          </w:rPr>
          <w:delText>的</w:delText>
        </w:r>
      </w:del>
      <w:r>
        <w:rPr>
          <w:rFonts w:hint="eastAsia"/>
        </w:rPr>
        <w:t>采样策略，保留关键信息，</w:t>
      </w:r>
      <w:del w:id="102" w:author="LRC" w:date="2026-06-16T17:19:00Z">
        <w:r>
          <w:rPr>
            <w:rFonts w:hint="eastAsia"/>
          </w:rPr>
          <w:delText>一直</w:delText>
        </w:r>
      </w:del>
      <w:r>
        <w:rPr>
          <w:rFonts w:hint="eastAsia"/>
        </w:rPr>
        <w:t>是图数据挖掘领域的难题。</w:t>
      </w:r>
    </w:p>
    <w:bookmarkEnd w:id="3"/>
    <w:bookmarkEnd w:id="4"/>
    <w:p w14:paraId="3AFF4987">
      <w:pPr>
        <w:widowControl/>
        <w:ind w:firstLine="420" w:firstLineChars="200"/>
      </w:pPr>
      <w:bookmarkStart w:id="5" w:name="_Hlk169529691"/>
      <w:bookmarkStart w:id="6" w:name="OLE_LINK16"/>
      <w:r>
        <w:t>早期研究主要聚焦</w:t>
      </w:r>
      <w:del w:id="103" w:author="LRC" w:date="2026-06-16T17:19:00Z">
        <w:r>
          <w:rPr/>
          <w:delText>于</w:delText>
        </w:r>
      </w:del>
      <w:r>
        <w:t>随机采样方法</w:t>
      </w:r>
      <w:r>
        <w:rPr>
          <w:rFonts w:hint="eastAsia"/>
        </w:rPr>
        <w:t>。该方法构建</w:t>
      </w:r>
      <w:r>
        <w:t>简单</w:t>
      </w:r>
      <w:r>
        <w:rPr>
          <w:rFonts w:hint="eastAsia"/>
        </w:rPr>
        <w:t>，</w:t>
      </w:r>
      <w:del w:id="104" w:author="LRC" w:date="2026-06-16T17:28:00Z">
        <w:r>
          <w:rPr/>
          <w:delText>且</w:delText>
        </w:r>
      </w:del>
      <w:r>
        <w:t>具备良好的可扩展性。常见的节点级随机采样方法</w:t>
      </w:r>
      <w:r>
        <w:rPr>
          <w:rFonts w:hint="default"/>
          <w:vertAlign w:val="superscript"/>
          <w:lang w:val="en-US"/>
        </w:rPr>
        <w:fldChar w:fldCharType="begin"/>
      </w:r>
      <w:r>
        <w:instrText xml:space="preserve"> REF _Ref230531207 \r \h  \* MERGEFORMAT</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和边级随机采样方法</w:t>
      </w:r>
      <w:r>
        <w:rPr>
          <w:rFonts w:hint="default"/>
          <w:lang w:val="en-US"/>
        </w:rPr>
        <w:fldChar w:fldCharType="begin"/>
      </w:r>
      <w:r>
        <w:rPr>
          <w:rFonts w:hint="default"/>
          <w:lang w:val="en-US"/>
        </w:rPr>
        <w:instrText xml:space="preserve"> REF _Ref230531275 \r \h </w:instrText>
      </w:r>
      <w:r>
        <w:rPr>
          <w:rFonts w:hint="eastAsia"/>
          <w:lang w:val="en-US" w:eastAsia="zh-CN"/>
        </w:rPr>
        <w:instrText xml:space="preserve">\"[0"</w:instrText>
      </w:r>
      <w:r>
        <w:rPr>
          <w:rFonts w:hint="default"/>
          <w:lang w:val="en-US"/>
        </w:rPr>
        <w:fldChar w:fldCharType="separate"/>
      </w:r>
      <w:r>
        <w:rPr>
          <w:rFonts w:hint="default"/>
          <w:lang w:val="en-US"/>
        </w:rPr>
        <w:t>[7]</w:t>
      </w:r>
      <w:r>
        <w:rPr>
          <w:rFonts w:hint="default"/>
          <w:lang w:val="en-US"/>
        </w:rPr>
        <w:fldChar w:fldCharType="end"/>
      </w:r>
      <w:r>
        <w:rPr>
          <w:rFonts w:hint="default"/>
          <w:lang w:val="en-US"/>
        </w:rPr>
        <w:fldChar w:fldCharType="begin"/>
      </w:r>
      <w:r>
        <w:rPr>
          <w:rFonts w:hint="default"/>
          <w:lang w:val="en-US"/>
        </w:rPr>
        <w:instrText xml:space="preserve"> REF _Ref230531296 \r \h </w:instrText>
      </w:r>
      <w:r>
        <w:rPr>
          <w:rFonts w:hint="default"/>
          <w:lang w:val="en-US"/>
        </w:rPr>
        <w:fldChar w:fldCharType="separate"/>
      </w:r>
      <w:r>
        <w:rPr>
          <w:rFonts w:hint="default"/>
          <w:lang w:val="en-US"/>
        </w:rPr>
        <w:t>[8]</w:t>
      </w:r>
      <w:r>
        <w:rPr>
          <w:rFonts w:hint="default"/>
          <w:lang w:val="en-US"/>
        </w:rPr>
        <w:fldChar w:fldCharType="end"/>
      </w:r>
      <w:del w:id="105" w:author="LRC" w:date="2026-06-16T17:26:00Z">
        <w:r>
          <w:rPr/>
          <w:delText>被</w:delText>
        </w:r>
      </w:del>
      <w:r>
        <w:t>广泛</w:t>
      </w:r>
      <w:del w:id="106" w:author="LRC" w:date="2026-06-16T17:28:00Z">
        <w:r>
          <w:rPr>
            <w:rFonts w:hint="eastAsia"/>
          </w:rPr>
          <w:delText>应</w:delText>
        </w:r>
      </w:del>
      <w:r>
        <w:rPr>
          <w:rFonts w:hint="eastAsia"/>
        </w:rPr>
        <w:t>用</w:t>
      </w:r>
      <w:r>
        <w:t>于构建轻量级子图。</w:t>
      </w:r>
      <w:r>
        <w:rPr>
          <w:rFonts w:hint="eastAsia"/>
        </w:rPr>
        <w:t>文献</w:t>
      </w:r>
      <w:r>
        <w:rPr>
          <w:rFonts w:hint="eastAsia"/>
          <w:vertAlign w:val="superscript"/>
          <w:lang w:eastAsia="zh-CN"/>
        </w:rPr>
        <w:fldChar w:fldCharType="begin"/>
      </w:r>
      <w:r>
        <w:instrText xml:space="preserve"> REF _Ref230531275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t>通过边采样推断节点参与情况，</w:t>
      </w:r>
      <w:r>
        <w:rPr>
          <w:rFonts w:hint="eastAsia"/>
        </w:rPr>
        <w:t>文献</w:t>
      </w:r>
      <w:r>
        <w:rPr>
          <w:rFonts w:hint="eastAsia"/>
          <w:vertAlign w:val="superscript"/>
          <w:lang w:eastAsia="zh-CN"/>
        </w:rPr>
        <w:fldChar w:fldCharType="begin"/>
      </w:r>
      <w:r>
        <w:instrText xml:space="preserve"> REF _Ref230531296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del w:id="107" w:author="LRC" w:date="2026-06-24T11:27:00Z">
        <w:r>
          <w:rPr/>
          <w:delText>则</w:delText>
        </w:r>
      </w:del>
      <w:r>
        <w:t>通过均匀边选择</w:t>
      </w:r>
      <w:del w:id="108" w:author="LRC" w:date="2026-06-24T11:27:00Z">
        <w:r>
          <w:rPr/>
          <w:delText>以</w:delText>
        </w:r>
      </w:del>
      <w:r>
        <w:t>保持权重</w:t>
      </w:r>
      <w:r>
        <w:rPr>
          <w:rFonts w:hint="eastAsia"/>
        </w:rPr>
        <w:t>。</w:t>
      </w:r>
      <w:del w:id="109" w:author="LRC" w:date="2026-06-24T11:27:00Z">
        <w:r>
          <w:rPr>
            <w:rFonts w:hint="eastAsia"/>
          </w:rPr>
          <w:delText>但</w:delText>
        </w:r>
      </w:del>
      <w:r>
        <w:rPr>
          <w:rFonts w:hint="eastAsia"/>
        </w:rPr>
        <w:t>这些方法只从边层面考虑，未考虑</w:t>
      </w:r>
      <w:del w:id="110" w:author="LRC" w:date="2026-06-24T11:27:00Z">
        <w:r>
          <w:rPr>
            <w:rFonts w:hint="eastAsia"/>
          </w:rPr>
          <w:delText>到</w:delText>
        </w:r>
      </w:del>
      <w:r>
        <w:rPr>
          <w:rFonts w:hint="eastAsia"/>
        </w:rPr>
        <w:t>图中的拓扑结构，</w:t>
      </w:r>
      <w:del w:id="111" w:author="LRC" w:date="2026-06-24T11:28:00Z">
        <w:r>
          <w:rPr>
            <w:rFonts w:hint="eastAsia"/>
          </w:rPr>
          <w:delText>从而</w:delText>
        </w:r>
      </w:del>
      <w:r>
        <w:rPr>
          <w:rFonts w:hint="eastAsia"/>
        </w:rPr>
        <w:t>缺乏对结构的感知能力，</w:t>
      </w:r>
      <w:r>
        <w:t>导致采样子图在结构上存在断裂</w:t>
      </w:r>
      <w:r>
        <w:rPr>
          <w:rFonts w:hint="eastAsia"/>
        </w:rPr>
        <w:t>，</w:t>
      </w:r>
      <w:del w:id="112" w:author="LRC" w:date="2026-06-24T11:28:00Z">
        <w:r>
          <w:rPr>
            <w:rFonts w:hint="eastAsia"/>
          </w:rPr>
          <w:delText>进而</w:delText>
        </w:r>
      </w:del>
      <w:r>
        <w:t>无法准确反映整体拓扑特征。</w:t>
      </w:r>
    </w:p>
    <w:p w14:paraId="6EB499BB">
      <w:pPr>
        <w:ind w:firstLine="420" w:firstLineChars="200"/>
      </w:pPr>
      <w:r>
        <w:t>为</w:t>
      </w:r>
      <w:del w:id="113" w:author="LRC" w:date="2026-06-24T11:28:00Z">
        <w:r>
          <w:rPr/>
          <w:delText>了</w:delText>
        </w:r>
      </w:del>
      <w:r>
        <w:t>解决</w:t>
      </w:r>
      <w:r>
        <w:rPr>
          <w:rFonts w:hint="eastAsia"/>
        </w:rPr>
        <w:t>上述</w:t>
      </w:r>
      <w:r>
        <w:t>问题，</w:t>
      </w:r>
      <w:del w:id="114" w:author="LRC" w:date="2026-06-24T11:28:00Z">
        <w:r>
          <w:rPr/>
          <w:delText>如</w:delText>
        </w:r>
      </w:del>
      <w:r>
        <w:t>广度优先搜索（</w:t>
      </w:r>
      <w:r>
        <w:rPr>
          <w:rFonts w:hint="eastAsia"/>
        </w:rPr>
        <w:t>b</w:t>
      </w:r>
      <w:r>
        <w:t>readth-</w:t>
      </w:r>
      <w:r>
        <w:rPr>
          <w:rFonts w:hint="eastAsia"/>
        </w:rPr>
        <w:t>f</w:t>
      </w:r>
      <w:r>
        <w:t xml:space="preserve">irst </w:t>
      </w:r>
      <w:r>
        <w:rPr>
          <w:rFonts w:hint="eastAsia"/>
        </w:rPr>
        <w:t>s</w:t>
      </w:r>
      <w:r>
        <w:t>earch</w:t>
      </w:r>
      <w:r>
        <w:rPr>
          <w:rFonts w:hint="eastAsia"/>
        </w:rPr>
        <w:t>，</w:t>
      </w:r>
      <w:r>
        <w:t>BFS）、深度优先搜索（</w:t>
      </w:r>
      <w:r>
        <w:rPr>
          <w:rFonts w:hint="eastAsia"/>
        </w:rPr>
        <w:t>depth-first search，</w:t>
      </w:r>
      <w:r>
        <w:t>DFS）、雪球采样（</w:t>
      </w:r>
      <w:r>
        <w:rPr>
          <w:rFonts w:hint="eastAsia"/>
        </w:rPr>
        <w:t>s</w:t>
      </w:r>
      <w:r>
        <w:t xml:space="preserve">nowball </w:t>
      </w:r>
      <w:r>
        <w:rPr>
          <w:rFonts w:hint="eastAsia"/>
        </w:rPr>
        <w:t>s</w:t>
      </w:r>
      <w:r>
        <w:t>ampling</w:t>
      </w:r>
      <w:r>
        <w:rPr>
          <w:rFonts w:hint="eastAsia"/>
        </w:rPr>
        <w:t>，</w:t>
      </w:r>
      <w:del w:id="115" w:author="LRC" w:date="2026-06-24T14:08:00Z">
        <w:r>
          <w:rPr>
            <w:rFonts w:hint="eastAsia"/>
          </w:rPr>
          <w:delText>简称</w:delText>
        </w:r>
      </w:del>
      <w:r>
        <w:rPr>
          <w:rFonts w:hint="eastAsia"/>
        </w:rPr>
        <w:t>SS</w:t>
      </w:r>
      <w:r>
        <w:t>）和森林火焰采样（</w:t>
      </w:r>
      <w:r>
        <w:rPr>
          <w:rFonts w:hint="eastAsia"/>
        </w:rPr>
        <w:t>f</w:t>
      </w:r>
      <w:r>
        <w:t xml:space="preserve">orest </w:t>
      </w:r>
      <w:r>
        <w:rPr>
          <w:rFonts w:hint="eastAsia"/>
        </w:rPr>
        <w:t>f</w:t>
      </w:r>
      <w:r>
        <w:t xml:space="preserve">ire </w:t>
      </w:r>
      <w:r>
        <w:rPr>
          <w:rFonts w:hint="eastAsia"/>
        </w:rPr>
        <w:t>s</w:t>
      </w:r>
      <w:r>
        <w:t>ampling</w:t>
      </w:r>
      <w:r>
        <w:rPr>
          <w:rFonts w:hint="eastAsia"/>
        </w:rPr>
        <w:t>，</w:t>
      </w:r>
      <w:del w:id="116" w:author="LRC" w:date="2026-06-24T14:09:00Z">
        <w:r>
          <w:rPr>
            <w:rFonts w:hint="eastAsia"/>
          </w:rPr>
          <w:delText>简称</w:delText>
        </w:r>
      </w:del>
      <w:r>
        <w:rPr>
          <w:rFonts w:hint="eastAsia"/>
        </w:rPr>
        <w:t>FF</w:t>
      </w:r>
      <w:r>
        <w:t>-S）</w:t>
      </w:r>
      <w:r>
        <w:rPr>
          <w:rFonts w:hint="eastAsia"/>
        </w:rPr>
        <w:t>等</w:t>
      </w:r>
      <w:del w:id="117" w:author="LRC" w:date="2026-06-24T11:29:00Z">
        <w:r>
          <w:rPr>
            <w:vertAlign w:val="superscript"/>
          </w:rPr>
          <w:delText>[9]</w:delText>
        </w:r>
      </w:del>
      <w:r>
        <w:rPr>
          <w:rFonts w:hint="eastAsia"/>
        </w:rPr>
        <w:t>经典方法</w:t>
      </w:r>
      <w:del w:id="118" w:author="LRC" w:date="2026-06-24T14:09:00Z">
        <w:r>
          <w:rPr>
            <w:rFonts w:hint="eastAsia"/>
          </w:rPr>
          <w:delText>通</w:delText>
        </w:r>
      </w:del>
      <w:del w:id="119" w:author="LRC" w:date="2026-06-24T14:09:00Z">
        <w:r>
          <w:rPr/>
          <w:delText>过</w:delText>
        </w:r>
      </w:del>
      <w:r>
        <w:t>从种子节点出发</w:t>
      </w:r>
      <w:r>
        <w:rPr>
          <w:rFonts w:hint="eastAsia"/>
        </w:rPr>
        <w:t>，</w:t>
      </w:r>
      <w:r>
        <w:t>逐层扩展子图，</w:t>
      </w:r>
      <w:del w:id="120" w:author="LRC" w:date="2026-06-24T14:11:00Z">
        <w:r>
          <w:rPr/>
          <w:delText>以</w:delText>
        </w:r>
      </w:del>
      <w:r>
        <w:t>增强局部连通性</w:t>
      </w:r>
      <w:r>
        <w:rPr>
          <w:rFonts w:hint="default"/>
          <w:vertAlign w:val="superscript"/>
          <w:lang w:val="en-US"/>
        </w:rPr>
        <w:fldChar w:fldCharType="begin"/>
      </w:r>
      <w:r>
        <w:instrText xml:space="preserve"> REF _Ref230531308 \r \h  \* MERGEFORMAT</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w:t>
      </w:r>
      <w:r>
        <w:rPr>
          <w:rFonts w:hint="eastAsia"/>
        </w:rPr>
        <w:t>在此基础上，文献</w:t>
      </w:r>
      <w:r>
        <w:rPr>
          <w:rFonts w:hint="eastAsia"/>
          <w:vertAlign w:val="superscript"/>
          <w:lang w:eastAsia="zh-CN"/>
        </w:rPr>
        <w:fldChar w:fldCharType="begin"/>
      </w:r>
      <w:r>
        <w:instrText xml:space="preserve"> REF _Ref230532896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提出的</w:t>
      </w:r>
      <w:r>
        <w:t>Spikyball</w:t>
      </w:r>
      <w:r>
        <w:rPr>
          <w:rFonts w:hint="eastAsia"/>
        </w:rPr>
        <w:t>采样</w:t>
      </w:r>
      <w:r>
        <w:t>引入非均匀扩散机制，</w:t>
      </w:r>
      <w:del w:id="121" w:author="LRC" w:date="2026-06-24T14:37:00Z">
        <w:r>
          <w:rPr/>
          <w:delText>从而</w:delText>
        </w:r>
      </w:del>
      <w:r>
        <w:t>更灵活地探索密集区域。</w:t>
      </w:r>
      <w:r>
        <w:rPr>
          <w:rFonts w:hint="eastAsia"/>
        </w:rPr>
        <w:t>为捕捉更细粒度的拓扑信号</w:t>
      </w:r>
      <w:r>
        <w:t>，研究者转向利用引导式随机游走</w:t>
      </w:r>
      <w:r>
        <w:rPr>
          <w:rFonts w:hint="eastAsia"/>
        </w:rPr>
        <w:t>方法</w:t>
      </w:r>
      <w:r>
        <w:t>。</w:t>
      </w:r>
      <w:r>
        <w:rPr>
          <w:rFonts w:hint="eastAsia"/>
        </w:rPr>
        <w:t>文献</w:t>
      </w:r>
      <w:r>
        <w:rPr>
          <w:rFonts w:hint="eastAsia"/>
          <w:vertAlign w:val="superscript"/>
          <w:lang w:eastAsia="zh-CN"/>
        </w:rPr>
        <w:fldChar w:fldCharType="begin"/>
      </w:r>
      <w:r>
        <w:instrText xml:space="preserve"> REF _Ref230531419 \r \h  \* MERGEFORMAT</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rPr>
        <w:t>提出</w:t>
      </w:r>
      <w:commentRangeStart w:id="1"/>
      <w:commentRangeStart w:id="2"/>
      <w:commentRangeStart w:id="3"/>
      <w:r>
        <w:rPr>
          <w:rFonts w:hint="eastAsia"/>
        </w:rPr>
        <w:t>共同邻居感知随机游走</w:t>
      </w:r>
      <w:commentRangeEnd w:id="1"/>
      <w:r>
        <w:rPr>
          <w:rStyle w:val="23"/>
        </w:rPr>
        <w:commentReference w:id="1"/>
      </w:r>
      <w:commentRangeEnd w:id="2"/>
      <w:r>
        <w:commentReference w:id="2"/>
      </w:r>
      <w:commentRangeEnd w:id="3"/>
      <w:r>
        <w:commentReference w:id="3"/>
      </w:r>
      <w:r>
        <w:rPr>
          <w:rFonts w:hint="eastAsia"/>
        </w:rPr>
        <w:t>（</w:t>
      </w:r>
      <w:r>
        <w:t>common neighbor aware random walk</w:t>
      </w:r>
      <w:r>
        <w:rPr>
          <w:rFonts w:hint="eastAsia"/>
        </w:rPr>
        <w:t>，C</w:t>
      </w:r>
      <w:r>
        <w:t>NARW</w:t>
      </w:r>
      <w:r>
        <w:rPr>
          <w:rFonts w:hint="eastAsia"/>
        </w:rPr>
        <w:t>）框架，</w:t>
      </w:r>
      <w:r>
        <w:t>结合常见邻居数量或社交图结构等局部启发式信息，引导游走方向</w:t>
      </w:r>
      <w:r>
        <w:rPr>
          <w:rFonts w:hint="eastAsia"/>
        </w:rPr>
        <w:t>，</w:t>
      </w:r>
      <w:r>
        <w:t>更好地保持社区边界</w:t>
      </w:r>
      <w:r>
        <w:rPr>
          <w:rFonts w:hint="eastAsia" w:cs="宋体"/>
        </w:rPr>
        <w:t>；</w:t>
      </w:r>
      <w:r>
        <w:rPr>
          <w:rFonts w:hint="eastAsia"/>
        </w:rPr>
        <w:t>文献</w:t>
      </w:r>
      <w:r>
        <w:rPr>
          <w:rFonts w:hint="eastAsia"/>
          <w:vertAlign w:val="superscript"/>
          <w:lang w:eastAsia="zh-CN"/>
        </w:rPr>
        <w:fldChar w:fldCharType="begin"/>
      </w:r>
      <w:r>
        <w:instrText xml:space="preserve"> REF _Ref230532351 \r \h  \* MERGEFORMAT</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提出节点级自适应图卷积神经网络（node-level adaptive graph convolutional neural network，NA-GCN），</w:t>
      </w:r>
      <w:r>
        <w:rPr>
          <w:rFonts w:hint="eastAsia" w:cs="宋体"/>
        </w:rPr>
        <w:t>根据节点度数自适应</w:t>
      </w:r>
      <w:del w:id="122" w:author="LRC" w:date="2026-06-24T15:02:00Z">
        <w:r>
          <w:rPr>
            <w:rFonts w:hint="eastAsia" w:cs="宋体"/>
          </w:rPr>
          <w:delText>地</w:delText>
        </w:r>
      </w:del>
      <w:r>
        <w:rPr>
          <w:rFonts w:hint="eastAsia" w:cs="宋体"/>
        </w:rPr>
        <w:t>确定每个节点的邻域采样数量，使</w:t>
      </w:r>
      <w:del w:id="123" w:author="LRC" w:date="2026-06-24T15:02:00Z">
        <w:r>
          <w:rPr>
            <w:rFonts w:hint="eastAsia" w:cs="宋体"/>
          </w:rPr>
          <w:delText>得</w:delText>
        </w:r>
      </w:del>
      <w:r>
        <w:rPr>
          <w:rFonts w:hint="eastAsia" w:cs="宋体"/>
        </w:rPr>
        <w:t>重要节点可以聚合更丰富的信息</w:t>
      </w:r>
      <w:del w:id="124" w:author="LRC" w:date="2026-06-24T15:03:00Z">
        <w:r>
          <w:rPr>
            <w:rFonts w:hint="eastAsia" w:cs="宋体"/>
          </w:rPr>
          <w:delText>。</w:delText>
        </w:r>
      </w:del>
      <w:ins w:id="125" w:author="LRC" w:date="2026-06-24T15:03:00Z">
        <w:r>
          <w:rPr>
            <w:rFonts w:hint="eastAsia" w:cs="宋体"/>
          </w:rPr>
          <w:t>；</w:t>
        </w:r>
      </w:ins>
      <w:r>
        <w:t>为</w:t>
      </w:r>
      <w:del w:id="126" w:author="LRC" w:date="2026-06-24T15:02:00Z">
        <w:r>
          <w:rPr/>
          <w:delText>了</w:delText>
        </w:r>
      </w:del>
      <w:r>
        <w:t>超越局部模式，</w:t>
      </w:r>
      <w:r>
        <w:rPr>
          <w:rFonts w:hint="eastAsia"/>
        </w:rPr>
        <w:t>文献</w:t>
      </w:r>
      <w:r>
        <w:rPr>
          <w:vertAlign w:val="baseline"/>
          <w:rPrChange w:id="127" w:author="LRC" w:date="2026-06-24T15:03:00Z">
            <w:rPr>
              <w:vertAlign w:val="superscript"/>
            </w:rPr>
          </w:rPrChange>
        </w:rPr>
        <w:t>[13]</w:t>
      </w:r>
      <w:r>
        <w:rPr>
          <w:rFonts w:hint="eastAsia"/>
        </w:rPr>
        <w:t>中的方法</w:t>
      </w:r>
      <w:r>
        <w:t>引入</w:t>
      </w:r>
      <w:del w:id="128" w:author="LRC" w:date="2026-06-24T15:21:00Z">
        <w:r>
          <w:rPr/>
          <w:delText>了在最大团上的</w:delText>
        </w:r>
      </w:del>
      <w:r>
        <w:t>双重随机游走机制，能够遍历更高阶结构</w:t>
      </w:r>
      <w:r>
        <w:rPr>
          <w:rFonts w:hint="eastAsia"/>
        </w:rPr>
        <w:t>；文献</w:t>
      </w:r>
      <w:r>
        <w:rPr>
          <w:rFonts w:hint="eastAsia"/>
          <w:vertAlign w:val="superscript"/>
          <w:lang w:eastAsia="zh-CN"/>
        </w:rPr>
        <w:fldChar w:fldCharType="begin"/>
      </w:r>
      <w:r>
        <w:instrText xml:space="preserve"> REF _Ref209035409 \r \h  \* MERGEFORMAT</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del w:id="129" w:author="LRC" w:date="2026-06-24T15:39:00Z">
        <w:r>
          <w:rPr/>
          <w:delText>通过</w:delText>
        </w:r>
      </w:del>
      <w:r>
        <w:t>将随机游走策略与自举法</w:t>
      </w:r>
      <w:del w:id="130" w:author="LRC" w:date="2026-06-24T15:39:00Z">
        <w:r>
          <w:rPr/>
          <w:delText>（bootstrapping）</w:delText>
        </w:r>
      </w:del>
      <w:r>
        <w:t>结合，进一步提升采样</w:t>
      </w:r>
      <w:del w:id="131" w:author="LRC" w:date="2026-06-24T15:39:00Z">
        <w:r>
          <w:rPr/>
          <w:delText>的</w:delText>
        </w:r>
      </w:del>
      <w:r>
        <w:t>稳定性与泛化能力</w:t>
      </w:r>
      <w:r>
        <w:rPr>
          <w:rFonts w:hint="eastAsia"/>
        </w:rPr>
        <w:t>；为了将图摘要思路引入采样并兼顾属性信息，文献</w:t>
      </w:r>
      <w:r>
        <w:rPr>
          <w:rFonts w:hint="eastAsia"/>
          <w:vertAlign w:val="superscript"/>
          <w:lang w:eastAsia="zh-CN"/>
        </w:rPr>
        <w:fldChar w:fldCharType="begin"/>
      </w:r>
      <w:r>
        <w:instrText xml:space="preserve"> REF _Ref230532452 \r \h  \* MERGEFORMAT</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采用加权采样快速合并属性相似节点，</w:t>
      </w:r>
      <w:del w:id="132" w:author="LRC" w:date="2026-06-24T15:40:00Z">
        <w:r>
          <w:rPr>
            <w:rFonts w:hint="eastAsia"/>
          </w:rPr>
          <w:delText>在</w:delText>
        </w:r>
      </w:del>
      <w:r>
        <w:rPr>
          <w:rFonts w:hint="eastAsia"/>
        </w:rPr>
        <w:t>控制子图规模，保持结构与属性一致；文献</w:t>
      </w:r>
      <w:r>
        <w:rPr>
          <w:rFonts w:hint="eastAsia"/>
          <w:vertAlign w:val="superscript"/>
          <w:lang w:eastAsia="zh-CN"/>
        </w:rPr>
        <w:fldChar w:fldCharType="begin"/>
      </w:r>
      <w:r>
        <w:instrText xml:space="preserve"> REF _Ref10801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联合节点合并与边稀疏化，实现紧凑、低误差的大尺度图摘要。</w:t>
      </w:r>
    </w:p>
    <w:p w14:paraId="217A8509">
      <w:pPr>
        <w:ind w:firstLine="420" w:firstLineChars="200"/>
      </w:pPr>
      <w:r>
        <w:rPr>
          <w:rFonts w:hint="eastAsia"/>
        </w:rPr>
        <w:t>相较于基于游走的方法，</w:t>
      </w:r>
      <w:del w:id="133" w:author="LRC" w:date="2026-06-24T15:43:00Z">
        <w:r>
          <w:rPr/>
          <w:delText>另一类研究则</w:delText>
        </w:r>
      </w:del>
      <w:r>
        <w:t>利用图中</w:t>
      </w:r>
      <w:del w:id="134" w:author="LRC" w:date="2026-06-24T15:43:00Z">
        <w:r>
          <w:rPr/>
          <w:delText>的</w:delText>
        </w:r>
      </w:del>
      <w:r>
        <w:t>频繁结构</w:t>
      </w:r>
      <w:del w:id="135" w:author="LRC" w:date="2026-06-24T15:53:00Z">
        <w:r>
          <w:rPr/>
          <w:delText>（</w:delText>
        </w:r>
      </w:del>
      <w:r>
        <w:t>Motif</w:t>
      </w:r>
      <w:r>
        <w:rPr>
          <w:rFonts w:hint="default"/>
          <w:vertAlign w:val="superscript"/>
          <w:lang w:val="en-US"/>
        </w:rPr>
        <w:fldChar w:fldCharType="begin"/>
      </w:r>
      <w:r>
        <w:instrText xml:space="preserve"> REF _Ref209038714 \r \h  \* MERGEFORMAT</w:instrText>
      </w:r>
      <w:r>
        <w:rPr>
          <w:rFonts w:hint="default"/>
          <w:vertAlign w:val="superscript"/>
          <w:lang w:val="en-US"/>
        </w:rPr>
        <w:fldChar w:fldCharType="separate"/>
      </w:r>
      <w:r>
        <w:rPr>
          <w:rFonts w:hint="default"/>
          <w:vertAlign w:val="superscript"/>
          <w:lang w:val="en-US"/>
        </w:rPr>
        <w:t>[17]</w:t>
      </w:r>
      <w:r>
        <w:rPr>
          <w:rFonts w:hint="default"/>
          <w:vertAlign w:val="superscript"/>
          <w:lang w:val="en-US"/>
        </w:rPr>
        <w:fldChar w:fldCharType="end"/>
      </w:r>
      <w:del w:id="136" w:author="LRC" w:date="2026-06-24T15:53:00Z">
        <w:r>
          <w:rPr/>
          <w:delText>）</w:delText>
        </w:r>
      </w:del>
      <w:r>
        <w:t>作为采样引导，能够更有效地捕捉重复出现的结构，</w:t>
      </w:r>
      <w:del w:id="137" w:author="LRC" w:date="2026-06-24T15:45:00Z">
        <w:r>
          <w:rPr/>
          <w:delText>相较于基于游走的方法</w:delText>
        </w:r>
      </w:del>
      <w:r>
        <w:t>具有更强的结构表达能力。Motif</w:t>
      </w:r>
      <w:del w:id="138" w:author="LRC" w:date="2026-06-24T15:53:00Z">
        <w:r>
          <w:rPr/>
          <w:delText>最初由Milo等人</w:delText>
        </w:r>
      </w:del>
      <w:del w:id="139" w:author="LRC" w:date="2026-06-24T15:53:00Z">
        <w:r>
          <w:rPr>
            <w:vertAlign w:val="superscript"/>
          </w:rPr>
          <w:delText>[17]</w:delText>
        </w:r>
      </w:del>
      <w:del w:id="140" w:author="LRC" w:date="2026-06-24T15:53:00Z">
        <w:r>
          <w:rPr/>
          <w:delText>形式化提出，</w:delText>
        </w:r>
      </w:del>
      <w:del w:id="141" w:author="LRC" w:date="2026-06-24T15:53:00Z">
        <w:r>
          <w:rPr>
            <w:rFonts w:hint="eastAsia"/>
          </w:rPr>
          <w:delText>其</w:delText>
        </w:r>
      </w:del>
      <w:del w:id="142" w:author="LRC" w:date="2026-06-24T15:54:00Z">
        <w:r>
          <w:rPr>
            <w:rFonts w:hint="eastAsia"/>
          </w:rPr>
          <w:delText>指的</w:delText>
        </w:r>
      </w:del>
      <w:r>
        <w:rPr>
          <w:rFonts w:hint="eastAsia"/>
        </w:rPr>
        <w:t>是在</w:t>
      </w:r>
      <w:del w:id="143" w:author="LRC" w:date="2026-06-24T15:54:00Z">
        <w:r>
          <w:rPr>
            <w:rFonts w:hint="eastAsia"/>
          </w:rPr>
          <w:delText>一个</w:delText>
        </w:r>
      </w:del>
      <w:r>
        <w:rPr>
          <w:rFonts w:hint="eastAsia"/>
        </w:rPr>
        <w:t>大型网络中反复出现的、具有统计显著性的小型连通子图模式。</w:t>
      </w:r>
    </w:p>
    <w:p w14:paraId="744E6589">
      <w:pPr>
        <w:ind w:firstLine="420" w:firstLineChars="200"/>
      </w:pPr>
      <w:r>
        <w:t>随着图数据中节点属性信息的日益丰富，</w:t>
      </w:r>
      <w:del w:id="144" w:author="LRC" w:date="2026-06-24T15:55:00Z">
        <w:r>
          <w:rPr/>
          <w:delText>近年来</w:delText>
        </w:r>
      </w:del>
      <w:r>
        <w:t>研究</w:t>
      </w:r>
      <w:r>
        <w:rPr>
          <w:rFonts w:hint="eastAsia"/>
        </w:rPr>
        <w:t>人员</w:t>
      </w:r>
      <w:r>
        <w:t>开始强调在采样过程中融合属性信息的重要性。属性感知采样旨在保留</w:t>
      </w:r>
      <w:r>
        <w:rPr>
          <w:rFonts w:hint="eastAsia"/>
        </w:rPr>
        <w:t>属性</w:t>
      </w:r>
      <w:r>
        <w:t>多样性和分布，</w:t>
      </w:r>
      <w:del w:id="145" w:author="LRC" w:date="2026-06-24T15:56:00Z">
        <w:r>
          <w:rPr/>
          <w:delText>这</w:delText>
        </w:r>
      </w:del>
      <w:r>
        <w:t>在后续分析任务中</w:t>
      </w:r>
      <w:del w:id="146" w:author="LRC" w:date="2026-06-24T15:56:00Z">
        <w:r>
          <w:rPr/>
          <w:delText>往往</w:delText>
        </w:r>
      </w:del>
      <w:r>
        <w:t>至关重要。</w:t>
      </w:r>
      <w:r>
        <w:rPr>
          <w:rFonts w:hint="eastAsia"/>
        </w:rPr>
        <w:t>文献</w:t>
      </w:r>
      <w:r>
        <w:rPr>
          <w:rFonts w:hint="eastAsia"/>
          <w:vertAlign w:val="superscript"/>
          <w:lang w:eastAsia="zh-CN"/>
        </w:rPr>
        <w:fldChar w:fldCharType="begin"/>
      </w:r>
      <w:r>
        <w:instrText xml:space="preserve"> REF _Ref209038789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rPr>
        <w:t>提出</w:t>
      </w:r>
      <w:del w:id="147" w:author="LRC" w:date="2026-06-24T15:57:00Z">
        <w:r>
          <w:rPr>
            <w:rFonts w:hint="eastAsia"/>
          </w:rPr>
          <w:delText>了</w:delText>
        </w:r>
      </w:del>
      <w:r>
        <w:rPr>
          <w:rFonts w:hint="eastAsia"/>
        </w:rPr>
        <w:t>一种新型优化框架，能够在大规模属性图中</w:t>
      </w:r>
      <w:del w:id="148" w:author="LRC" w:date="2026-06-24T15:57:00Z">
        <w:r>
          <w:rPr>
            <w:rFonts w:hint="eastAsia"/>
          </w:rPr>
          <w:delText>同时</w:delText>
        </w:r>
      </w:del>
      <w:r>
        <w:rPr>
          <w:rFonts w:hint="eastAsia"/>
        </w:rPr>
        <w:t>保留拓扑结构与节点属性，提升生成</w:t>
      </w:r>
      <w:r>
        <w:t>图的真实性</w:t>
      </w:r>
      <w:r>
        <w:rPr>
          <w:rFonts w:hint="eastAsia"/>
        </w:rPr>
        <w:t>文献</w:t>
      </w:r>
      <w:r>
        <w:rPr>
          <w:rFonts w:hint="eastAsia"/>
          <w:vertAlign w:val="superscript"/>
          <w:lang w:eastAsia="zh-CN"/>
        </w:rPr>
        <w:fldChar w:fldCharType="begin"/>
      </w:r>
      <w:r>
        <w:instrText xml:space="preserve"> REF _Ref209038836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del w:id="149" w:author="LRC" w:date="2026-06-24T15:57:00Z">
        <w:r>
          <w:rPr>
            <w:rFonts w:hint="eastAsia"/>
          </w:rPr>
          <w:delText>则</w:delText>
        </w:r>
      </w:del>
      <w:r>
        <w:rPr>
          <w:rFonts w:hint="eastAsia"/>
        </w:rPr>
        <w:t>系统分析</w:t>
      </w:r>
      <w:del w:id="150" w:author="LRC" w:date="2026-06-24T15:57:00Z">
        <w:r>
          <w:rPr>
            <w:rFonts w:hint="eastAsia"/>
          </w:rPr>
          <w:delText>了</w:delText>
        </w:r>
      </w:del>
      <w:r>
        <w:rPr>
          <w:rFonts w:hint="eastAsia"/>
        </w:rPr>
        <w:t>属性图采样对图谱的谱域特性影响，</w:t>
      </w:r>
      <w:del w:id="151" w:author="LRC" w:date="2026-06-24T15:57:00Z">
        <w:r>
          <w:rPr>
            <w:rFonts w:hint="eastAsia"/>
          </w:rPr>
          <w:delText>并</w:delText>
        </w:r>
      </w:del>
      <w:r>
        <w:rPr>
          <w:rFonts w:hint="eastAsia"/>
        </w:rPr>
        <w:t>提出</w:t>
      </w:r>
      <w:del w:id="152" w:author="LRC" w:date="2026-06-24T15:57:00Z">
        <w:r>
          <w:rPr>
            <w:rFonts w:hint="eastAsia"/>
          </w:rPr>
          <w:delText>了</w:delText>
        </w:r>
      </w:del>
      <w:r>
        <w:rPr>
          <w:rFonts w:hint="eastAsia"/>
        </w:rPr>
        <w:t>一套适用于属性保留任务的理论与评估指标；文献</w:t>
      </w:r>
      <w:r>
        <w:rPr>
          <w:rFonts w:hint="eastAsia"/>
          <w:vertAlign w:val="superscript"/>
          <w:lang w:eastAsia="zh-CN"/>
        </w:rPr>
        <w:fldChar w:fldCharType="begin"/>
      </w:r>
      <w:r>
        <w:instrText xml:space="preserve"> REF _Ref209038881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针对社交网络中的群体表征问题，提出</w:t>
      </w:r>
      <w:del w:id="153" w:author="LRC" w:date="2026-06-24T15:58:00Z">
        <w:r>
          <w:rPr>
            <w:rFonts w:hint="eastAsia"/>
          </w:rPr>
          <w:delText>了</w:delText>
        </w:r>
      </w:del>
      <w:r>
        <w:rPr>
          <w:rFonts w:hint="eastAsia"/>
        </w:rPr>
        <w:t>一种分层属性采样算法，</w:t>
      </w:r>
      <w:del w:id="154" w:author="LRC" w:date="2026-06-24T15:58:00Z">
        <w:r>
          <w:rPr>
            <w:rFonts w:hint="eastAsia"/>
          </w:rPr>
          <w:delText>旨在</w:delText>
        </w:r>
      </w:del>
      <w:r>
        <w:rPr>
          <w:rFonts w:hint="eastAsia"/>
        </w:rPr>
        <w:t>保持不同属性组在采样图中的相对比例与分布特征；文献</w:t>
      </w:r>
      <w:r>
        <w:rPr>
          <w:rFonts w:hint="eastAsia"/>
          <w:vertAlign w:val="superscript"/>
          <w:lang w:eastAsia="zh-CN"/>
        </w:rPr>
        <w:fldChar w:fldCharType="begin"/>
      </w:r>
      <w:r>
        <w:instrText xml:space="preserve"> REF _Ref209038927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提出的</w:t>
      </w:r>
      <w:r>
        <w:t>意外信息采样</w:t>
      </w:r>
      <w:del w:id="155" w:author="LRC" w:date="2026-06-24T15:59:00Z">
        <w:r>
          <w:rPr>
            <w:rFonts w:hint="eastAsia"/>
          </w:rPr>
          <w:delText>，这</w:delText>
        </w:r>
      </w:del>
      <w:r>
        <w:rPr>
          <w:rFonts w:hint="eastAsia"/>
        </w:rPr>
        <w:t>是一种任务无关的通用采样方法，能够优先选择在属性空间中展现出统计异常或意外模式的节点，增强采样结果的代表性与信息量。</w:t>
      </w:r>
    </w:p>
    <w:p w14:paraId="7E9A2C9B">
      <w:pPr>
        <w:ind w:firstLine="420" w:firstLineChars="200"/>
      </w:pPr>
      <w:r>
        <w:rPr>
          <w:rFonts w:hint="eastAsia"/>
        </w:rPr>
        <w:t>上述方法同样存在局限性。</w:t>
      </w:r>
      <w:del w:id="156" w:author="LRC" w:date="2026-06-24T16:02:00Z">
        <w:r>
          <w:rPr>
            <w:rFonts w:hint="eastAsia"/>
          </w:rPr>
          <w:delText>一方面，</w:delText>
        </w:r>
      </w:del>
      <w:r>
        <w:rPr>
          <w:rFonts w:hint="eastAsia"/>
        </w:rPr>
        <w:t>基于拓扑的采样方法</w:t>
      </w:r>
      <w:del w:id="157" w:author="LRC" w:date="2026-06-24T16:02:00Z">
        <w:r>
          <w:rPr>
            <w:rFonts w:hint="eastAsia"/>
          </w:rPr>
          <w:delText>，</w:delText>
        </w:r>
      </w:del>
      <w:r>
        <w:rPr>
          <w:rFonts w:hint="eastAsia"/>
        </w:rPr>
        <w:t>虽然能够捕捉网络</w:t>
      </w:r>
      <w:del w:id="158" w:author="LRC" w:date="2026-06-24T16:02:00Z">
        <w:r>
          <w:rPr>
            <w:rFonts w:hint="eastAsia"/>
          </w:rPr>
          <w:delText>的</w:delText>
        </w:r>
      </w:del>
      <w:r>
        <w:rPr>
          <w:rFonts w:hint="eastAsia"/>
        </w:rPr>
        <w:t>连通性或局部社团结构，但</w:t>
      </w:r>
      <w:del w:id="159" w:author="LRC" w:date="2026-06-24T16:02:00Z">
        <w:r>
          <w:rPr>
            <w:rFonts w:hint="eastAsia"/>
          </w:rPr>
          <w:delText>它们</w:delText>
        </w:r>
      </w:del>
      <w:r>
        <w:rPr>
          <w:rFonts w:hint="eastAsia"/>
        </w:rPr>
        <w:t>难以避免受</w:t>
      </w:r>
      <w:del w:id="160" w:author="LRC" w:date="2026-06-24T16:03:00Z">
        <w:r>
          <w:rPr>
            <w:rFonts w:hint="eastAsia"/>
          </w:rPr>
          <w:delText>到</w:delText>
        </w:r>
      </w:del>
      <w:r>
        <w:rPr>
          <w:rFonts w:hint="eastAsia"/>
        </w:rPr>
        <w:t>节点度数</w:t>
      </w:r>
      <w:del w:id="161" w:author="LRC" w:date="2026-06-24T16:03:00Z">
        <w:r>
          <w:rPr>
            <w:rFonts w:hint="eastAsia"/>
          </w:rPr>
          <w:delText>的</w:delText>
        </w:r>
      </w:del>
      <w:r>
        <w:rPr>
          <w:rFonts w:hint="eastAsia"/>
        </w:rPr>
        <w:t>影响</w:t>
      </w:r>
      <w:del w:id="162" w:author="LRC" w:date="2026-06-24T16:03:00Z">
        <w:r>
          <w:rPr>
            <w:rFonts w:hint="eastAsia"/>
          </w:rPr>
          <w:delText>，从而</w:delText>
        </w:r>
      </w:del>
      <w:r>
        <w:rPr>
          <w:rFonts w:hint="eastAsia"/>
        </w:rPr>
        <w:t>产生度偏见问题。</w:t>
      </w:r>
      <w:del w:id="163" w:author="LRC" w:date="2026-06-24T16:03:00Z">
        <w:r>
          <w:rPr>
            <w:rFonts w:hint="eastAsia"/>
          </w:rPr>
          <w:delText>另一方面，</w:delText>
        </w:r>
      </w:del>
      <w:r>
        <w:rPr>
          <w:rFonts w:hint="eastAsia"/>
        </w:rPr>
        <w:t>图摘要方法以信息压缩为核心，由于其固有</w:t>
      </w:r>
      <w:del w:id="164" w:author="LRC" w:date="2026-06-24T16:06:00Z">
        <w:r>
          <w:rPr>
            <w:rFonts w:hint="eastAsia"/>
          </w:rPr>
          <w:delText>的</w:delText>
        </w:r>
      </w:del>
      <w:r>
        <w:rPr>
          <w:rFonts w:hint="eastAsia"/>
        </w:rPr>
        <w:t>信息损失和基于重构误差的优化准则，难以保留对下游任务至关重要的、小而频繁的模式结构。</w:t>
      </w:r>
      <w:del w:id="165" w:author="LRC" w:date="2026-06-24T16:06:00Z">
        <w:r>
          <w:rPr>
            <w:rFonts w:hint="eastAsia"/>
          </w:rPr>
          <w:delText>而</w:delText>
        </w:r>
      </w:del>
      <w:r>
        <w:rPr>
          <w:rFonts w:hint="eastAsia"/>
        </w:rPr>
        <w:t>基于属性感知的采样方法</w:t>
      </w:r>
      <w:del w:id="166" w:author="LRC" w:date="2026-06-24T16:06:00Z">
        <w:r>
          <w:rPr>
            <w:rFonts w:hint="eastAsia"/>
          </w:rPr>
          <w:delText>，则因为</w:delText>
        </w:r>
      </w:del>
      <w:r>
        <w:rPr>
          <w:rFonts w:hint="eastAsia"/>
        </w:rPr>
        <w:t>缺乏对三角形、星形等高阶结构的感知能力，产生的采样图往往结构单一，无法保留复杂结构。</w:t>
      </w:r>
    </w:p>
    <w:p w14:paraId="7BAE2F9D">
      <w:pPr>
        <w:ind w:firstLine="420" w:firstLineChars="200"/>
        <w:rPr>
          <w:kern w:val="0"/>
          <w:lang w:bidi="ar"/>
        </w:rPr>
      </w:pPr>
      <w:r>
        <w:rPr>
          <w:rFonts w:hint="eastAsia"/>
        </w:rPr>
        <w:t>虽然已有研究</w:t>
      </w:r>
      <w:commentRangeStart w:id="4"/>
      <w:commentRangeStart w:id="5"/>
      <w:r>
        <w:rPr>
          <w:rFonts w:hint="eastAsia"/>
        </w:rPr>
        <w:t>在</w:t>
      </w:r>
      <w:r>
        <w:rPr>
          <w:rFonts w:hint="eastAsia"/>
          <w:lang w:val="en-US" w:eastAsia="zh-CN"/>
        </w:rPr>
        <w:t>图采样</w:t>
      </w:r>
      <w:r>
        <w:rPr>
          <w:rFonts w:hint="eastAsia"/>
        </w:rPr>
        <w:t>领域</w:t>
      </w:r>
      <w:commentRangeEnd w:id="4"/>
      <w:r>
        <w:rPr>
          <w:rStyle w:val="23"/>
        </w:rPr>
        <w:commentReference w:id="4"/>
      </w:r>
      <w:commentRangeEnd w:id="5"/>
      <w:r>
        <w:commentReference w:id="5"/>
      </w:r>
      <w:ins w:id="167" w:author="LRC" w:date="2026-06-24T16:07:00Z">
        <w:r>
          <w:rPr>
            <w:rFonts w:hint="eastAsia"/>
          </w:rPr>
          <w:t>已</w:t>
        </w:r>
      </w:ins>
      <w:r>
        <w:rPr>
          <w:rFonts w:hint="eastAsia"/>
        </w:rPr>
        <w:t>取得</w:t>
      </w:r>
      <w:del w:id="168" w:author="LRC" w:date="2026-06-24T16:07:00Z">
        <w:r>
          <w:rPr>
            <w:rFonts w:hint="eastAsia"/>
          </w:rPr>
          <w:delText>了</w:delText>
        </w:r>
      </w:del>
      <w:r>
        <w:rPr>
          <w:rFonts w:hint="eastAsia"/>
        </w:rPr>
        <w:t>显著进展，但</w:t>
      </w:r>
      <w:del w:id="169" w:author="LRC" w:date="2026-06-24T16:08:00Z">
        <w:r>
          <w:rPr>
            <w:rFonts w:hint="eastAsia"/>
          </w:rPr>
          <w:delText>是</w:delText>
        </w:r>
      </w:del>
      <w:r>
        <w:rPr>
          <w:rFonts w:hint="eastAsia"/>
        </w:rPr>
        <w:t>将结构与属性进行联合建模仍</w:t>
      </w:r>
      <w:del w:id="170" w:author="LRC" w:date="2026-06-24T16:08:00Z">
        <w:r>
          <w:rPr>
            <w:rFonts w:hint="eastAsia"/>
          </w:rPr>
          <w:delText>然</w:delText>
        </w:r>
      </w:del>
      <w:r>
        <w:rPr>
          <w:rFonts w:hint="eastAsia"/>
        </w:rPr>
        <w:t>是一个尚未充分探索的方向。文献</w:t>
      </w:r>
      <w:r>
        <w:rPr>
          <w:vertAlign w:val="baseline"/>
          <w:rPrChange w:id="171" w:author="LRC" w:date="2026-06-24T16:09:00Z">
            <w:rPr>
              <w:vertAlign w:val="superscript"/>
            </w:rPr>
          </w:rPrChange>
        </w:rPr>
        <w:t>[22]</w:t>
      </w:r>
      <w:r>
        <w:rPr>
          <w:rFonts w:hint="eastAsia"/>
          <w:kern w:val="0"/>
          <w:lang w:bidi="ar"/>
        </w:rPr>
        <w:t>以节点在Motif模式中的出现次数构造静态权重，</w:t>
      </w:r>
      <w:del w:id="172" w:author="LRC" w:date="2026-06-24T16:09:00Z">
        <w:r>
          <w:rPr>
            <w:rFonts w:hint="eastAsia"/>
            <w:kern w:val="0"/>
            <w:lang w:bidi="ar"/>
          </w:rPr>
          <w:delText>并</w:delText>
        </w:r>
      </w:del>
      <w:r>
        <w:rPr>
          <w:rFonts w:hint="eastAsia"/>
          <w:kern w:val="0"/>
          <w:lang w:bidi="ar"/>
        </w:rPr>
        <w:t>采用算法A-Res进行无放回采样，生成采样图</w:t>
      </w:r>
      <w:del w:id="173" w:author="LRC" w:date="2026-06-24T16:11:00Z">
        <w:r>
          <w:rPr>
            <w:rFonts w:hint="eastAsia"/>
            <w:kern w:val="0"/>
            <w:lang w:bidi="ar"/>
          </w:rPr>
          <w:delText>。然而文献</w:delText>
        </w:r>
      </w:del>
      <w:del w:id="174" w:author="LRC" w:date="2026-06-24T16:11:00Z">
        <w:r>
          <w:rPr>
            <w:kern w:val="0"/>
            <w:vertAlign w:val="superscript"/>
            <w:lang w:bidi="ar"/>
          </w:rPr>
          <w:delText>[22]</w:delText>
        </w:r>
      </w:del>
      <w:del w:id="175" w:author="LRC" w:date="2026-06-24T16:11:00Z">
        <w:r>
          <w:rPr>
            <w:rFonts w:hint="eastAsia"/>
          </w:rPr>
          <w:delText>依然</w:delText>
        </w:r>
      </w:del>
      <w:del w:id="176" w:author="LRC" w:date="2026-06-24T16:11:00Z">
        <w:r>
          <w:rPr>
            <w:rFonts w:hint="eastAsia"/>
            <w:kern w:val="0"/>
            <w:lang w:bidi="ar"/>
          </w:rPr>
          <w:delText>存在以下几方面的不足：首先</w:delText>
        </w:r>
      </w:del>
      <w:r>
        <w:rPr>
          <w:rFonts w:hint="eastAsia"/>
          <w:kern w:val="0"/>
          <w:lang w:bidi="ar"/>
        </w:rPr>
        <w:t>，但节点权重计算仅考虑当前节点作为Motif模式匹配的次数，忽略了节点的邻域信息，高度数节点因邻居数量较多</w:t>
      </w:r>
      <w:del w:id="177" w:author="LRC" w:date="2026-06-24T16:23:00Z">
        <w:r>
          <w:rPr>
            <w:rFonts w:hint="eastAsia"/>
            <w:kern w:val="0"/>
            <w:lang w:bidi="ar"/>
          </w:rPr>
          <w:delText>而天然占优</w:delText>
        </w:r>
      </w:del>
      <w:r>
        <w:rPr>
          <w:rFonts w:hint="eastAsia"/>
          <w:kern w:val="0"/>
          <w:lang w:bidi="ar"/>
        </w:rPr>
        <w:t>，更容易被算法高估</w:t>
      </w:r>
      <w:del w:id="178" w:author="LRC" w:date="2026-06-24T16:24:00Z">
        <w:r>
          <w:rPr>
            <w:rFonts w:hint="eastAsia"/>
            <w:kern w:val="0"/>
            <w:lang w:bidi="ar"/>
          </w:rPr>
          <w:delText>；再次</w:delText>
        </w:r>
      </w:del>
      <w:r>
        <w:rPr>
          <w:rFonts w:hint="eastAsia"/>
          <w:kern w:val="0"/>
          <w:lang w:bidi="ar"/>
        </w:rPr>
        <w:t>，采样过程缺乏对原图结构的理解，难以捕捉与下游任务更加相关的重要信息。</w:t>
      </w:r>
    </w:p>
    <w:p w14:paraId="64659D3C">
      <w:pPr>
        <w:widowControl/>
        <w:ind w:firstLine="420" w:firstLineChars="200"/>
        <w:rPr>
          <w:rFonts w:cs="Arial"/>
          <w:b/>
          <w:color w:val="000000" w:themeColor="text1"/>
          <w:sz w:val="28"/>
          <w:szCs w:val="28"/>
          <w14:textFill>
            <w14:solidFill>
              <w14:schemeClr w14:val="tx1"/>
            </w14:solidFill>
          </w14:textFill>
        </w:rPr>
      </w:pPr>
      <w:del w:id="179" w:author="LRC" w:date="2026-06-24T16:26:00Z">
        <w:r>
          <w:rPr>
            <w:rFonts w:hint="eastAsia"/>
          </w:rPr>
          <w:delText>为此，</w:delText>
        </w:r>
      </w:del>
      <w:r>
        <w:rPr>
          <w:rFonts w:hint="eastAsia"/>
        </w:rPr>
        <w:t>本研究提出</w:t>
      </w:r>
      <w:del w:id="180" w:author="LRC" w:date="2026-06-24T16:24:00Z">
        <w:r>
          <w:rPr>
            <w:rFonts w:hint="eastAsia"/>
          </w:rPr>
          <w:delText>了</w:delText>
        </w:r>
      </w:del>
      <w:r>
        <w:rPr>
          <w:rFonts w:hint="eastAsia"/>
        </w:rPr>
        <w:t>一种基于Motif的图模式感知采样（Motif-based graph pattern-aware sampling，MGPA）方法，</w:t>
      </w:r>
      <w:del w:id="181" w:author="LRC" w:date="2026-06-24T16:33:00Z">
        <w:r>
          <w:rPr>
            <w:rFonts w:hint="eastAsia"/>
          </w:rPr>
          <w:delText>该方法的</w:delText>
        </w:r>
      </w:del>
      <w:r>
        <w:rPr>
          <w:rFonts w:hint="eastAsia"/>
        </w:rPr>
        <w:t>核心是</w:t>
      </w:r>
      <w:r>
        <w:rPr>
          <w:rFonts w:hint="eastAsia" w:cs="宋体"/>
          <w:color w:val="000000" w:themeColor="text1"/>
          <w14:textFill>
            <w14:solidFill>
              <w14:schemeClr w14:val="tx1"/>
            </w14:solidFill>
          </w14:textFill>
        </w:rPr>
        <w:t>基于Motif信息的加权采样（</w:t>
      </w:r>
      <w:r>
        <w:rPr>
          <w:rFonts w:cs="宋体"/>
          <w:color w:val="000000" w:themeColor="text1"/>
          <w14:textFill>
            <w14:solidFill>
              <w14:schemeClr w14:val="tx1"/>
            </w14:solidFill>
          </w14:textFill>
        </w:rPr>
        <w:t>M</w:t>
      </w:r>
      <w:r>
        <w:rPr>
          <w:rFonts w:hint="eastAsia" w:cs="宋体"/>
          <w:color w:val="000000" w:themeColor="text1"/>
          <w14:textFill>
            <w14:solidFill>
              <w14:schemeClr w14:val="tx1"/>
            </w14:solidFill>
          </w14:textFill>
        </w:rPr>
        <w:t>otif-informed weighted sampling，M</w:t>
      </w:r>
      <w:r>
        <w:rPr>
          <w:rFonts w:cs="宋体"/>
          <w:color w:val="000000" w:themeColor="text1"/>
          <w14:textFill>
            <w14:solidFill>
              <w14:schemeClr w14:val="tx1"/>
            </w14:solidFill>
          </w14:textFill>
        </w:rPr>
        <w:t>IWS</w:t>
      </w:r>
      <w:r>
        <w:rPr>
          <w:rFonts w:hint="eastAsia" w:cs="宋体"/>
          <w:color w:val="000000" w:themeColor="text1"/>
          <w14:textFill>
            <w14:solidFill>
              <w14:schemeClr w14:val="tx1"/>
            </w14:solidFill>
          </w14:textFill>
        </w:rPr>
        <w:t>）。M</w:t>
      </w:r>
      <w:r>
        <w:rPr>
          <w:rFonts w:cs="宋体"/>
          <w:color w:val="000000" w:themeColor="text1"/>
          <w14:textFill>
            <w14:solidFill>
              <w14:schemeClr w14:val="tx1"/>
            </w14:solidFill>
          </w14:textFill>
        </w:rPr>
        <w:t>IWS</w:t>
      </w:r>
      <w:r>
        <w:rPr>
          <w:rFonts w:hint="eastAsia" w:cs="宋体"/>
          <w:color w:val="000000" w:themeColor="text1"/>
          <w14:textFill>
            <w14:solidFill>
              <w14:schemeClr w14:val="tx1"/>
            </w14:solidFill>
          </w14:textFill>
        </w:rPr>
        <w:t>是</w:t>
      </w:r>
      <w:r>
        <w:rPr>
          <w:rFonts w:hint="eastAsia"/>
        </w:rPr>
        <w:t>一个带偏好的随机游走算法</w:t>
      </w:r>
      <w:del w:id="182" w:author="LRC" w:date="2026-06-24T16:38:00Z">
        <w:r>
          <w:rPr>
            <w:rFonts w:hint="eastAsia"/>
          </w:rPr>
          <w:delText>MIWS</w:delText>
        </w:r>
      </w:del>
      <w:r>
        <w:rPr>
          <w:rFonts w:hint="eastAsia"/>
        </w:rPr>
        <w:t>，其游走决策由节点权重引导。为了生成节点权重，本研究设计一个基于邻域匹配的节点权重预测模型EchoModel，学习指定</w:t>
      </w:r>
      <w:del w:id="183" w:author="LRC" w:date="2026-06-24T17:00:00Z">
        <w:r>
          <w:rPr>
            <w:rFonts w:hint="eastAsia"/>
          </w:rPr>
          <w:delText>的</w:delText>
        </w:r>
      </w:del>
      <w:r>
        <w:rPr>
          <w:rFonts w:hint="eastAsia"/>
        </w:rPr>
        <w:t>标签并输出节点权重。邻域匹配算法DomainMatching</w:t>
      </w:r>
      <w:del w:id="184" w:author="LRC" w:date="2026-06-24T17:18:00Z">
        <w:r>
          <w:rPr>
            <w:rFonts w:hint="eastAsia"/>
          </w:rPr>
          <w:delText>算法</w:delText>
        </w:r>
      </w:del>
      <w:r>
        <w:rPr>
          <w:rFonts w:hint="eastAsia"/>
        </w:rPr>
        <w:t>通过量化节点邻域与预定义Motif模式的匹配程度，生成融合</w:t>
      </w:r>
      <w:del w:id="185" w:author="LRC" w:date="2026-06-24T17:16:00Z">
        <w:r>
          <w:rPr>
            <w:rFonts w:hint="eastAsia"/>
          </w:rPr>
          <w:delText>了</w:delText>
        </w:r>
      </w:del>
      <w:r>
        <w:rPr>
          <w:rFonts w:hint="eastAsia"/>
        </w:rPr>
        <w:t>节点邻域与属性信息的训练标签。</w:t>
      </w:r>
      <w:del w:id="186" w:author="LRC" w:date="2026-06-24T17:20:00Z">
        <w:r>
          <w:rPr>
            <w:rFonts w:hint="eastAsia"/>
          </w:rPr>
          <w:delText>最终，MGPA生成采样图并提供给下游任务。</w:delText>
        </w:r>
      </w:del>
      <w:r>
        <w:rPr>
          <w:rFonts w:hint="eastAsia"/>
        </w:rPr>
        <w:t>MGPA</w:t>
      </w:r>
      <w:del w:id="187" w:author="LRC" w:date="2026-06-24T17:19:00Z">
        <w:r>
          <w:rPr>
            <w:rFonts w:hint="eastAsia"/>
          </w:rPr>
          <w:delText>通过</w:delText>
        </w:r>
      </w:del>
      <w:r>
        <w:rPr>
          <w:rFonts w:hint="eastAsia"/>
        </w:rPr>
        <w:t>将高阶结构与属性信息进行有效融合，</w:t>
      </w:r>
      <w:del w:id="188" w:author="LRC" w:date="2026-06-24T17:19:00Z">
        <w:r>
          <w:rPr>
            <w:rFonts w:hint="eastAsia"/>
          </w:rPr>
          <w:delText>从而</w:delText>
        </w:r>
      </w:del>
      <w:r>
        <w:rPr>
          <w:rFonts w:hint="eastAsia"/>
        </w:rPr>
        <w:t>生成高质量</w:t>
      </w:r>
      <w:del w:id="189" w:author="LRC" w:date="2026-06-24T17:19:00Z">
        <w:r>
          <w:rPr>
            <w:rFonts w:hint="eastAsia"/>
          </w:rPr>
          <w:delText>的</w:delText>
        </w:r>
      </w:del>
      <w:r>
        <w:rPr>
          <w:rFonts w:hint="eastAsia"/>
        </w:rPr>
        <w:t>节点权重</w:t>
      </w:r>
      <w:del w:id="190" w:author="LRC" w:date="2026-06-24T17:19:00Z">
        <w:r>
          <w:rPr>
            <w:rFonts w:hint="eastAsia"/>
          </w:rPr>
          <w:delText>来</w:delText>
        </w:r>
      </w:del>
      <w:ins w:id="191" w:author="LRC" w:date="2026-06-24T17:19:00Z">
        <w:r>
          <w:rPr>
            <w:rFonts w:hint="eastAsia"/>
          </w:rPr>
          <w:t>，</w:t>
        </w:r>
      </w:ins>
      <w:r>
        <w:rPr>
          <w:rFonts w:hint="eastAsia"/>
        </w:rPr>
        <w:t>指导带偏好的随机游走，</w:t>
      </w:r>
      <w:del w:id="192" w:author="LRC" w:date="2026-06-24T17:19:00Z">
        <w:r>
          <w:rPr>
            <w:rFonts w:hint="eastAsia"/>
          </w:rPr>
          <w:delText>最终</w:delText>
        </w:r>
      </w:del>
      <w:r>
        <w:rPr>
          <w:rFonts w:hint="eastAsia"/>
        </w:rPr>
        <w:t>生成在结构和属性上都具有代表性的采样图。</w:t>
      </w:r>
      <w:bookmarkEnd w:id="5"/>
      <w:bookmarkEnd w:id="6"/>
    </w:p>
    <w:p w14:paraId="294DE2BC">
      <w:pPr>
        <w:widowControl/>
        <w:spacing w:line="360" w:lineRule="auto"/>
        <w:rPr>
          <w:rFonts w:ascii="宋体" w:hAnsi="宋体" w:cs="宋体"/>
          <w:b/>
          <w:color w:val="000000" w:themeColor="text1"/>
          <w:sz w:val="28"/>
          <w:szCs w:val="28"/>
          <w14:textFill>
            <w14:solidFill>
              <w14:schemeClr w14:val="tx1"/>
            </w14:solidFill>
          </w14:textFill>
        </w:rPr>
      </w:pPr>
      <w:r>
        <w:rPr>
          <w:rFonts w:ascii="宋体" w:hAnsi="宋体"/>
          <w:b/>
          <w:color w:val="000000" w:themeColor="text1"/>
          <w:sz w:val="28"/>
          <w:szCs w:val="28"/>
          <w14:textFill>
            <w14:solidFill>
              <w14:schemeClr w14:val="tx1"/>
            </w14:solidFill>
          </w14:textFill>
        </w:rPr>
        <w:t>1</w:t>
      </w:r>
      <w:ins w:id="193" w:author="LRC" w:date="2026-06-25T09:01:00Z">
        <w:r>
          <w:rPr>
            <w:rFonts w:hint="eastAsia" w:ascii="宋体" w:hAnsi="宋体" w:cs="宋体"/>
            <w:b/>
            <w:color w:val="000000" w:themeColor="text1"/>
            <w:sz w:val="28"/>
            <w:szCs w:val="28"/>
            <w14:textFill>
              <w14:solidFill>
                <w14:schemeClr w14:val="tx1"/>
              </w14:solidFill>
            </w14:textFill>
          </w:rPr>
          <w:t xml:space="preserve"> </w:t>
        </w:r>
      </w:ins>
      <w:r>
        <w:rPr>
          <w:rFonts w:hint="eastAsia" w:ascii="宋体" w:hAnsi="宋体" w:cs="宋体"/>
          <w:b/>
          <w:color w:val="000000" w:themeColor="text1"/>
          <w:sz w:val="28"/>
          <w:szCs w:val="28"/>
          <w14:textFill>
            <w14:solidFill>
              <w14:schemeClr w14:val="tx1"/>
            </w14:solidFill>
          </w14:textFill>
        </w:rPr>
        <w:t>基本概念</w:t>
      </w:r>
    </w:p>
    <w:p w14:paraId="2C001B44">
      <w:pPr>
        <w:ind w:firstLine="422" w:firstLineChars="200"/>
      </w:pPr>
      <w:r>
        <w:rPr>
          <w:rFonts w:hint="eastAsia"/>
          <w:b/>
          <w:bCs/>
        </w:rPr>
        <w:t>定义</w:t>
      </w:r>
      <w:r>
        <w:rPr>
          <w:b/>
          <w:bCs/>
        </w:rPr>
        <w:t>1</w:t>
      </w:r>
      <w:r>
        <w:rPr>
          <w:rFonts w:hint="eastAsia"/>
          <w:b/>
          <w:bCs/>
        </w:rPr>
        <w:t>（图）</w:t>
      </w:r>
      <w:r>
        <w:rPr>
          <w:bCs/>
          <w:vertAlign w:val="superscript"/>
        </w:rPr>
        <w:t>[23]</w:t>
      </w:r>
      <w:r>
        <w:rPr>
          <w:bCs/>
          <w:color w:val="000000" w:themeColor="text1"/>
          <w14:textFill>
            <w14:solidFill>
              <w14:schemeClr w14:val="tx1"/>
            </w14:solidFill>
          </w14:textFill>
        </w:rPr>
        <w:t xml:space="preserve">  </w:t>
      </w:r>
      <w:r>
        <w:rPr>
          <w:rFonts w:hint="eastAsia"/>
        </w:rPr>
        <w:t>给定无向图</w:t>
      </w:r>
      <m:oMath>
        <m:r>
          <m:rPr/>
          <w:rPr>
            <w:rFonts w:ascii="Cambria Math" w:hAnsi="Cambria Math"/>
          </w:rPr>
          <m:t>G=</m:t>
        </m:r>
        <m:d>
          <m:dPr>
            <m:ctrlPr>
              <w:rPr>
                <w:rFonts w:ascii="Cambria Math" w:hAnsi="Cambria Math"/>
                <w:i/>
                <w:iCs/>
              </w:rPr>
            </m:ctrlPr>
          </m:dPr>
          <m:e>
            <m:r>
              <m:rPr/>
              <w:rPr>
                <w:rFonts w:ascii="Cambria Math" w:hAnsi="Cambria Math"/>
              </w:rPr>
              <m:t>V,E,L</m:t>
            </m:r>
            <m:ctrlPr>
              <w:rPr>
                <w:rFonts w:ascii="Cambria Math" w:hAnsi="Cambria Math"/>
                <w:i/>
                <w:iCs/>
              </w:rPr>
            </m:ctrlPr>
          </m:e>
        </m:d>
      </m:oMath>
      <w:r>
        <w:rPr>
          <w:rFonts w:hint="eastAsia"/>
        </w:rPr>
        <w:t>，其中</w:t>
      </w:r>
      <m:oMath>
        <m:r>
          <m:rPr/>
          <w:rPr>
            <w:rFonts w:ascii="Cambria Math" w:hAnsi="Cambria Math"/>
          </w:rPr>
          <m:t>V</m:t>
        </m:r>
      </m:oMath>
      <w:r>
        <w:rPr>
          <w:rFonts w:hint="eastAsia"/>
        </w:rPr>
        <w:t>为节点集合，</w:t>
      </w:r>
      <w:del w:id="194" w:author="LRC" w:date="2026-06-25T10:20:00Z">
        <w:r>
          <w:rPr>
            <w:rFonts w:hint="eastAsia"/>
          </w:rPr>
          <w:delText>；</w:delText>
        </w:r>
      </w:del>
      <m:oMath>
        <m:r>
          <m:rPr/>
          <w:rPr>
            <w:rFonts w:ascii="Cambria Math" w:hAnsi="Cambria Math"/>
          </w:rPr>
          <m:t>E</m:t>
        </m:r>
      </m:oMath>
      <w:r>
        <w:rPr>
          <w:rFonts w:hint="eastAsia"/>
        </w:rPr>
        <w:t>为边集合，</w:t>
      </w:r>
      <m:oMath>
        <m:r>
          <m:rPr/>
          <w:rPr>
            <w:rFonts w:ascii="Cambria Math" w:hAnsi="Cambria Math"/>
          </w:rPr>
          <m:t>L</m:t>
        </m:r>
      </m:oMath>
      <w:r>
        <w:rPr>
          <w:rFonts w:hint="eastAsia"/>
        </w:rPr>
        <w:t>为标签集合。</w:t>
      </w:r>
      <m:oMath>
        <m:r>
          <m:rPr/>
          <w:rPr>
            <w:rFonts w:ascii="Cambria Math" w:hAnsi="Cambria Math"/>
          </w:rPr>
          <m:t>V</m:t>
        </m:r>
      </m:oMath>
      <w:r>
        <w:rPr>
          <w:rFonts w:hint="eastAsia"/>
        </w:rPr>
        <w:t>中节点</w:t>
      </w:r>
      <m:oMath>
        <m:r>
          <m:rPr/>
          <w:rPr>
            <w:rFonts w:ascii="Cambria Math" w:hAnsi="Cambria Math"/>
          </w:rPr>
          <m:t>v</m:t>
        </m:r>
      </m:oMath>
      <w:r>
        <w:rPr>
          <w:rFonts w:hint="eastAsia"/>
        </w:rPr>
        <w:t>的标签为</w:t>
      </w:r>
      <m:oMath>
        <m:r>
          <m:rPr/>
          <w:rPr>
            <w:rFonts w:ascii="Cambria Math" w:hAnsi="Cambria Math"/>
          </w:rPr>
          <m:t>L</m:t>
        </m:r>
        <m:d>
          <m:dPr>
            <m:ctrlPr>
              <w:rPr>
                <w:rFonts w:ascii="Cambria Math" w:hAnsi="Cambria Math"/>
                <w:i/>
                <w:iCs/>
              </w:rPr>
            </m:ctrlPr>
          </m:dPr>
          <m:e>
            <m:r>
              <m:rPr/>
              <w:rPr>
                <w:rFonts w:ascii="Cambria Math" w:hAnsi="Cambria Math"/>
              </w:rPr>
              <m:t>v</m:t>
            </m:r>
            <m:ctrlPr>
              <w:rPr>
                <w:rFonts w:ascii="Cambria Math" w:hAnsi="Cambria Math"/>
                <w:i/>
                <w:iCs/>
              </w:rPr>
            </m:ctrlPr>
          </m:e>
        </m:d>
        <m:r>
          <m:rPr>
            <m:sty m:val="p"/>
          </m:rPr>
          <w:rPr>
            <w:rFonts w:hint="eastAsia" w:ascii="Cambria Math" w:hAnsi="Cambria Math"/>
          </w:rPr>
          <m:t>。</m:t>
        </m:r>
      </m:oMath>
      <w:r>
        <w:rPr>
          <w:rFonts w:hint="eastAsia"/>
        </w:rPr>
        <w:t>图</w:t>
      </w:r>
      <m:oMath>
        <m:r>
          <m:rPr/>
          <w:rPr>
            <w:rFonts w:ascii="Cambria Math" w:hAnsi="Cambria Math"/>
          </w:rPr>
          <m:t>G</m:t>
        </m:r>
      </m:oMath>
      <w:r>
        <w:rPr>
          <w:rFonts w:hint="eastAsia"/>
        </w:rPr>
        <w:t>的子图</w:t>
      </w:r>
      <m:oMath>
        <m:sSub>
          <m:sSubPr>
            <m:ctrlPr>
              <w:del w:id="195" w:author="LRC" w:date="2026-06-25T10:44:00Z">
                <w:rPr>
                  <w:rFonts w:ascii="Cambria Math" w:hAnsi="Cambria Math"/>
                  <w:i/>
                  <w:iCs/>
                </w:rPr>
              </w:del>
            </m:ctrlPr>
          </m:sSubPr>
          <m:e>
            <w:del w:id="196" w:author="LRC" w:date="2026-06-25T10:44:00Z">
              <m:r>
                <m:rPr/>
                <w:rPr>
                  <w:rFonts w:ascii="Cambria Math" w:hAnsi="Cambria Math"/>
                </w:rPr>
                <m:t>G</m:t>
              </m:r>
            </w:del>
            <m:ctrlPr>
              <w:del w:id="197" w:author="LRC" w:date="2026-06-25T10:44:00Z">
                <w:rPr>
                  <w:rFonts w:ascii="Cambria Math" w:hAnsi="Cambria Math"/>
                  <w:i/>
                  <w:iCs/>
                </w:rPr>
              </w:del>
            </m:ctrlPr>
          </m:e>
          <m:sub>
            <w:del w:id="198" w:author="LRC" w:date="2026-06-25T10:44:00Z">
              <m:r>
                <m:rPr/>
                <w:rPr>
                  <w:rFonts w:ascii="Cambria Math" w:hAnsi="Cambria Math"/>
                </w:rPr>
                <m:t>s</m:t>
              </m:r>
            </w:del>
            <m:ctrlPr>
              <w:del w:id="199" w:author="LRC" w:date="2026-06-25T10:44:00Z">
                <w:rPr>
                  <w:rFonts w:ascii="Cambria Math" w:hAnsi="Cambria Math"/>
                  <w:i/>
                  <w:iCs/>
                </w:rPr>
              </w:del>
            </m:ctrlPr>
          </m:sub>
        </m:sSub>
        <w:del w:id="200" w:author="LRC" w:date="2026-06-25T10:44:00Z">
          <m:r>
            <m:rPr>
              <m:sty m:val="p"/>
            </m:rPr>
            <w:rPr>
              <w:rFonts w:hint="eastAsia" w:ascii="Cambria Math" w:hAnsi="Cambria Math"/>
            </w:rPr>
            <m:t>表示为</m:t>
          </m:r>
        </w:del>
        <m:sSub>
          <m:sSubPr>
            <m:ctrlPr>
              <w:rPr>
                <w:rFonts w:ascii="Cambria Math" w:hAnsi="Cambria Math"/>
                <w:i/>
                <w:iCs/>
              </w:rPr>
            </m:ctrlPr>
          </m:sSubPr>
          <m:e>
            <m:r>
              <m:rPr/>
              <w:rPr>
                <w:rFonts w:ascii="Cambria Math" w:hAnsi="Cambria Math"/>
              </w:rPr>
              <m:t>G</m:t>
            </m:r>
            <m:ctrlPr>
              <w:rPr>
                <w:rFonts w:ascii="Cambria Math" w:hAnsi="Cambria Math"/>
                <w:i/>
                <w:iCs/>
              </w:rPr>
            </m:ctrlPr>
          </m:e>
          <m:sub>
            <m:r>
              <m:rPr>
                <m:sty m:val="p"/>
              </m:rPr>
              <w:rPr>
                <w:rFonts w:ascii="Cambria Math" w:hAnsi="Cambria Math"/>
              </w:rPr>
              <m:t>s</m:t>
            </m:r>
            <m:ctrlPr>
              <w:rPr>
                <w:rFonts w:ascii="Cambria Math" w:hAnsi="Cambria Math"/>
                <w:i/>
                <w:iCs/>
              </w:rPr>
            </m:ctrlPr>
          </m:sub>
        </m:sSub>
        <m:r>
          <m:rPr/>
          <w:rPr>
            <w:rFonts w:ascii="Cambria Math" w:hAnsi="Cambria Math"/>
          </w:rPr>
          <m:t>=</m:t>
        </m:r>
        <m:d>
          <m:dPr>
            <m:ctrlPr>
              <w:rPr>
                <w:rFonts w:ascii="Cambria Math" w:hAnsi="Cambria Math"/>
                <w:i/>
                <w:iCs/>
              </w:rPr>
            </m:ctrlPr>
          </m:dPr>
          <m:e>
            <m:sSub>
              <m:sSubPr>
                <m:ctrlPr>
                  <w:rPr>
                    <w:rFonts w:ascii="Cambria Math" w:hAnsi="Cambria Math"/>
                    <w:i/>
                    <w:iCs/>
                  </w:rPr>
                </m:ctrlPr>
              </m:sSubPr>
              <m:e>
                <m:r>
                  <m:rPr/>
                  <w:rPr>
                    <w:rFonts w:ascii="Cambria Math" w:hAnsi="Cambria Math"/>
                  </w:rPr>
                  <m:t>V</m:t>
                </m:r>
                <m:ctrlPr>
                  <w:rPr>
                    <w:rFonts w:ascii="Cambria Math" w:hAnsi="Cambria Math"/>
                    <w:i/>
                    <w:iCs/>
                  </w:rPr>
                </m:ctrlPr>
              </m:e>
              <m:sub>
                <m:r>
                  <m:rPr>
                    <m:sty m:val="p"/>
                  </m:rPr>
                  <w:rPr>
                    <w:rFonts w:ascii="Cambria Math" w:hAnsi="Cambria Math"/>
                  </w:rPr>
                  <m:t>s</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m:sty m:val="p"/>
                  </m:rPr>
                  <w:rPr>
                    <w:rFonts w:ascii="Cambria Math" w:hAnsi="Cambria Math"/>
                  </w:rPr>
                  <m:t>s</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L</m:t>
                </m:r>
                <m:ctrlPr>
                  <w:rPr>
                    <w:rFonts w:ascii="Cambria Math" w:hAnsi="Cambria Math"/>
                    <w:i/>
                    <w:iCs/>
                  </w:rPr>
                </m:ctrlPr>
              </m:e>
              <m:sub>
                <m:r>
                  <m:rPr>
                    <m:sty m:val="p"/>
                  </m:rPr>
                  <w:rPr>
                    <w:rFonts w:ascii="Cambria Math" w:hAnsi="Cambria Math"/>
                  </w:rPr>
                  <m:t>s</m:t>
                </m:r>
                <m:ctrlPr>
                  <w:rPr>
                    <w:rFonts w:ascii="Cambria Math" w:hAnsi="Cambria Math"/>
                    <w:i/>
                    <w:iCs/>
                  </w:rPr>
                </m:ctrlPr>
              </m:sub>
            </m:sSub>
            <m:ctrlPr>
              <w:rPr>
                <w:rFonts w:ascii="Cambria Math" w:hAnsi="Cambria Math"/>
                <w:i/>
                <w:iCs/>
              </w:rPr>
            </m:ctrlPr>
          </m:e>
        </m:d>
        <m:r>
          <m:rPr>
            <m:sty m:val="p"/>
          </m:rPr>
          <w:rPr>
            <w:rFonts w:hint="eastAsia" w:ascii="Cambria Math" w:hAnsi="Cambria Math"/>
          </w:rPr>
          <m:t>，</m:t>
        </m:r>
      </m:oMath>
      <w:r>
        <w:rPr>
          <w:rFonts w:hint="eastAsia"/>
        </w:rPr>
        <w:t>其中</w:t>
      </w:r>
      <m:oMath>
        <m:sSub>
          <m:sSubPr>
            <m:ctrlPr>
              <w:rPr>
                <w:rFonts w:ascii="Cambria Math" w:hAnsi="Cambria Math"/>
                <w:bCs/>
                <w:i/>
              </w:rPr>
            </m:ctrlPr>
          </m:sSubPr>
          <m:e>
            <m:r>
              <m:rPr/>
              <w:rPr>
                <w:rFonts w:hint="eastAsia" w:ascii="Cambria Math" w:hAnsi="Cambria Math"/>
              </w:rPr>
              <m:t>V</m:t>
            </m:r>
            <m:ctrlPr>
              <w:rPr>
                <w:rFonts w:hint="eastAsia" w:ascii="Cambria Math" w:hAnsi="Cambria Math"/>
                <w:bCs/>
                <w:i/>
              </w:rPr>
            </m:ctrlPr>
          </m:e>
          <m:sub>
            <m:r>
              <m:rPr>
                <m:sty m:val="p"/>
              </m:rPr>
              <w:rPr>
                <w:rFonts w:hint="eastAsia" w:ascii="Cambria Math" w:hAnsi="Cambria Math"/>
              </w:rPr>
              <m:t>s</m:t>
            </m:r>
            <m:ctrlPr>
              <w:rPr>
                <w:rFonts w:ascii="Cambria Math" w:hAnsi="Cambria Math"/>
                <w:bCs/>
                <w:i/>
              </w:rPr>
            </m:ctrlPr>
          </m:sub>
        </m:sSub>
      </m:oMath>
      <w:r>
        <w:rPr>
          <w:rFonts w:hint="eastAsia"/>
        </w:rPr>
        <w:t>为子图的节点集合，</w:t>
      </w:r>
      <m:oMath>
        <m:sSub>
          <m:sSubPr>
            <m:ctrlPr>
              <w:rPr>
                <w:rFonts w:ascii="Cambria Math" w:hAnsi="Cambria Math"/>
                <w:bCs/>
                <w:i/>
              </w:rPr>
            </m:ctrlPr>
          </m:sSubPr>
          <m:e>
            <m:r>
              <m:rPr/>
              <w:rPr>
                <w:rFonts w:hint="eastAsia" w:ascii="Cambria Math" w:hAnsi="Cambria Math"/>
              </w:rPr>
              <m:t>V</m:t>
            </m:r>
            <m:ctrlPr>
              <w:rPr>
                <w:rFonts w:hint="eastAsia" w:ascii="Cambria Math" w:hAnsi="Cambria Math"/>
                <w:bCs/>
                <w:i/>
              </w:rPr>
            </m:ctrlPr>
          </m:e>
          <m:sub>
            <m:r>
              <m:rPr>
                <m:sty m:val="p"/>
              </m:rPr>
              <w:rPr>
                <w:rFonts w:hint="eastAsia" w:ascii="Cambria Math" w:hAnsi="Cambria Math"/>
              </w:rPr>
              <m:t>s</m:t>
            </m:r>
            <m:ctrlPr>
              <w:rPr>
                <w:rFonts w:ascii="Cambria Math" w:hAnsi="Cambria Math"/>
                <w:bCs/>
                <w:i/>
              </w:rPr>
            </m:ctrlPr>
          </m:sub>
        </m:sSub>
        <m:r>
          <m:rPr>
            <m:sty m:val="p"/>
          </m:rPr>
          <w:rPr>
            <w:rFonts w:ascii="Cambria Math" w:hAnsi="Cambria Math"/>
          </w:rPr>
          <m:t>⊆</m:t>
        </m:r>
        <m:r>
          <m:rPr/>
          <w:rPr>
            <w:rFonts w:hint="eastAsia" w:ascii="Cambria Math" w:hAnsi="Cambria Math"/>
          </w:rPr>
          <m:t>V</m:t>
        </m:r>
      </m:oMath>
      <w:r>
        <w:rPr>
          <w:rFonts w:hint="eastAsia"/>
          <w:bCs/>
        </w:rPr>
        <w:t>，</w:t>
      </w:r>
      <m:oMath>
        <m:sSub>
          <m:sSubPr>
            <m:ctrlPr>
              <w:rPr>
                <w:rFonts w:ascii="Cambria Math" w:hAnsi="Cambria Math"/>
                <w:bCs/>
                <w:i/>
              </w:rPr>
            </m:ctrlPr>
          </m:sSubPr>
          <m:e>
            <m:r>
              <m:rPr/>
              <w:rPr>
                <w:rFonts w:hint="eastAsia" w:ascii="Cambria Math" w:hAnsi="Cambria Math"/>
              </w:rPr>
              <m:t>E</m:t>
            </m:r>
            <m:ctrlPr>
              <w:rPr>
                <w:rFonts w:hint="eastAsia" w:ascii="Cambria Math" w:hAnsi="Cambria Math"/>
                <w:bCs/>
                <w:i/>
              </w:rPr>
            </m:ctrlPr>
          </m:e>
          <m:sub>
            <m:r>
              <m:rPr>
                <m:sty m:val="p"/>
              </m:rPr>
              <w:rPr>
                <w:rFonts w:hint="eastAsia" w:ascii="Cambria Math" w:hAnsi="Cambria Math"/>
              </w:rPr>
              <m:t>s</m:t>
            </m:r>
            <m:ctrlPr>
              <w:rPr>
                <w:rFonts w:ascii="Cambria Math" w:hAnsi="Cambria Math"/>
                <w:bCs/>
                <w:i/>
              </w:rPr>
            </m:ctrlPr>
          </m:sub>
        </m:sSub>
      </m:oMath>
      <w:r>
        <w:rPr>
          <w:rFonts w:hint="eastAsia"/>
          <w:bCs/>
        </w:rPr>
        <w:t>为子图的边集合，</w:t>
      </w:r>
      <m:oMath>
        <m:sSub>
          <m:sSubPr>
            <m:ctrlPr>
              <w:rPr>
                <w:rFonts w:ascii="Cambria Math" w:hAnsi="Cambria Math"/>
                <w:bCs/>
                <w:i/>
              </w:rPr>
            </m:ctrlPr>
          </m:sSubPr>
          <m:e>
            <m:r>
              <m:rPr/>
              <w:rPr>
                <w:rFonts w:hint="eastAsia" w:ascii="Cambria Math" w:hAnsi="Cambria Math"/>
              </w:rPr>
              <m:t>E</m:t>
            </m:r>
            <m:ctrlPr>
              <w:rPr>
                <w:rFonts w:hint="eastAsia" w:ascii="Cambria Math" w:hAnsi="Cambria Math"/>
                <w:bCs/>
                <w:i/>
              </w:rPr>
            </m:ctrlPr>
          </m:e>
          <m:sub>
            <m:r>
              <m:rPr>
                <m:sty m:val="p"/>
              </m:rPr>
              <w:rPr>
                <w:rFonts w:hint="eastAsia" w:ascii="Cambria Math" w:hAnsi="Cambria Math"/>
              </w:rPr>
              <m:t>s</m:t>
            </m:r>
            <m:ctrlPr>
              <w:rPr>
                <w:rFonts w:ascii="Cambria Math" w:hAnsi="Cambria Math"/>
                <w:bCs/>
                <w:i/>
              </w:rPr>
            </m:ctrlPr>
          </m:sub>
        </m:sSub>
        <m:r>
          <m:rPr>
            <m:sty m:val="p"/>
          </m:rPr>
          <w:rPr>
            <w:rFonts w:ascii="Cambria Math" w:hAnsi="Cambria Math"/>
          </w:rPr>
          <m:t>⊆</m:t>
        </m:r>
        <m:r>
          <m:rPr/>
          <w:rPr>
            <w:rFonts w:hint="eastAsia" w:ascii="Cambria Math" w:hAnsi="Cambria Math"/>
          </w:rPr>
          <m:t>E</m:t>
        </m:r>
      </m:oMath>
      <w:r>
        <w:rPr>
          <w:rFonts w:hint="eastAsia"/>
        </w:rPr>
        <w:t>，</w:t>
      </w:r>
      <m:oMath>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m:sty m:val="p"/>
              </m:rPr>
              <w:rPr>
                <w:rFonts w:hint="eastAsia" w:ascii="Cambria Math" w:hAnsi="Cambria Math"/>
              </w:rPr>
              <m:t>s</m:t>
            </m:r>
            <m:ctrlPr>
              <w:rPr>
                <w:rFonts w:ascii="Cambria Math" w:hAnsi="Cambria Math"/>
                <w:i/>
              </w:rPr>
            </m:ctrlPr>
          </m:sub>
        </m:sSub>
      </m:oMath>
      <w:r>
        <w:rPr>
          <w:rFonts w:hint="eastAsia"/>
        </w:rPr>
        <w:t>为子图的标签集合，对于</w:t>
      </w:r>
      <m:oMath>
        <m:r>
          <m:rPr/>
          <w:rPr>
            <w:rFonts w:ascii="Cambria Math" w:hAnsi="Cambria Math"/>
          </w:rPr>
          <m:t>v</m:t>
        </m:r>
        <m:r>
          <m:rPr>
            <m:sty m:val="p"/>
          </m:rPr>
          <w:rPr>
            <w:rFonts w:hint="eastAsia"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m:sty m:val="p"/>
              </m:rPr>
              <w:rPr>
                <w:rFonts w:ascii="Cambria Math" w:hAnsi="Cambria Math"/>
              </w:rPr>
              <m:t>s</m:t>
            </m:r>
            <m:ctrlPr>
              <w:rPr>
                <w:rFonts w:ascii="Cambria Math" w:hAnsi="Cambria Math"/>
                <w:i/>
                <w:iCs/>
              </w:rPr>
            </m:ctrlPr>
          </m:sub>
        </m:sSub>
      </m:oMath>
      <w:r>
        <w:rPr>
          <w:rFonts w:hint="eastAsia"/>
        </w:rPr>
        <w:t>，</w:t>
      </w:r>
      <m:oMath>
        <m:sSub>
          <m:sSubPr>
            <m:ctrlPr>
              <w:rPr>
                <w:rFonts w:ascii="Cambria Math" w:hAnsi="Cambria Math"/>
                <w:i/>
              </w:rPr>
            </m:ctrlPr>
          </m:sSubPr>
          <m:e>
            <m:r>
              <m:rPr/>
              <w:rPr>
                <w:rFonts w:hint="eastAsia" w:ascii="Cambria Math" w:hAnsi="Cambria Math"/>
              </w:rPr>
              <m:t>L</m:t>
            </m:r>
            <m:ctrlPr>
              <w:rPr>
                <w:rFonts w:hint="eastAsia" w:ascii="Cambria Math" w:hAnsi="Cambria Math"/>
                <w:i/>
              </w:rPr>
            </m:ctrlPr>
          </m:e>
          <m:sub>
            <m:r>
              <m:rPr>
                <m:sty m:val="p"/>
              </m:rPr>
              <w:rPr>
                <w:rFonts w:hint="eastAsia" w:ascii="Cambria Math" w:hAnsi="Cambria Math"/>
              </w:rPr>
              <m:t>s</m:t>
            </m:r>
            <m:ctrlPr>
              <w:rPr>
                <w:rFonts w:ascii="Cambria Math" w:hAnsi="Cambria Math"/>
                <w:i/>
              </w:rPr>
            </m:ctrlPr>
          </m:sub>
        </m:sSub>
        <m:d>
          <m:dPr>
            <m:ctrlPr>
              <w:rPr>
                <w:rFonts w:ascii="Cambria Math" w:hAnsi="Cambria Math"/>
                <w:i/>
              </w:rPr>
            </m:ctrlPr>
          </m:dPr>
          <m:e>
            <m:r>
              <m:rPr/>
              <w:rPr>
                <w:rFonts w:hint="eastAsia" w:ascii="Cambria Math" w:hAnsi="Cambria Math"/>
              </w:rPr>
              <m:t>v</m:t>
            </m:r>
            <m:ctrlPr>
              <w:rPr>
                <w:rFonts w:ascii="Cambria Math" w:hAnsi="Cambria Math"/>
                <w:i/>
              </w:rPr>
            </m:ctrlPr>
          </m:e>
        </m:d>
        <m:r>
          <m:rPr/>
          <w:rPr>
            <w:rFonts w:hint="eastAsia" w:ascii="Cambria Math" w:hAnsi="Cambria Math"/>
          </w:rPr>
          <m:t>=L</m:t>
        </m:r>
        <m:d>
          <m:dPr>
            <m:ctrlPr>
              <w:rPr>
                <w:rFonts w:ascii="Cambria Math" w:hAnsi="Cambria Math"/>
                <w:i/>
              </w:rPr>
            </m:ctrlPr>
          </m:dPr>
          <m:e>
            <m:r>
              <m:rPr/>
              <w:rPr>
                <w:rFonts w:hint="eastAsia" w:ascii="Cambria Math" w:hAnsi="Cambria Math"/>
              </w:rPr>
              <m:t>v</m:t>
            </m:r>
            <m:ctrlPr>
              <w:rPr>
                <w:rFonts w:ascii="Cambria Math" w:hAnsi="Cambria Math"/>
                <w:i/>
              </w:rPr>
            </m:ctrlPr>
          </m:e>
        </m:d>
      </m:oMath>
      <w:r>
        <w:rPr>
          <w:rFonts w:hint="eastAsia"/>
        </w:rPr>
        <w:t>。</w:t>
      </w:r>
    </w:p>
    <w:p w14:paraId="1B22D8CC">
      <w:pPr>
        <w:ind w:firstLine="422" w:firstLineChars="200"/>
        <w:rPr>
          <w:bCs/>
        </w:rPr>
      </w:pPr>
      <w:r>
        <w:rPr>
          <w:rFonts w:hint="eastAsia"/>
          <w:b/>
        </w:rPr>
        <w:t>定义</w:t>
      </w:r>
      <w:r>
        <w:rPr>
          <w:b/>
        </w:rPr>
        <w:t>2</w:t>
      </w:r>
      <w:r>
        <w:rPr>
          <w:rFonts w:hint="eastAsia"/>
          <w:b/>
        </w:rPr>
        <w:t>（节点的度）</w:t>
      </w:r>
      <w:r>
        <w:rPr>
          <w:rFonts w:hint="eastAsia"/>
        </w:rPr>
        <w:t xml:space="preserve"> </w:t>
      </w:r>
      <w:r>
        <w:t xml:space="preserve"> </w:t>
      </w:r>
      <w:r>
        <w:rPr>
          <w:rFonts w:hint="eastAsia"/>
        </w:rPr>
        <w:t>将节点</w:t>
      </w:r>
      <m:oMath>
        <m:r>
          <m:rPr/>
          <w:rPr>
            <w:rFonts w:ascii="Cambria Math" w:hAnsi="Cambria Math"/>
          </w:rPr>
          <m:t>v</m:t>
        </m:r>
      </m:oMath>
      <w:r>
        <w:rPr>
          <w:rFonts w:hint="eastAsia"/>
        </w:rPr>
        <w:t>的度表示为</w:t>
      </w:r>
      <m:oMath>
        <m:sSub>
          <m:sSubPr>
            <m:ctrlPr>
              <w:rPr>
                <w:rFonts w:ascii="Cambria Math" w:hAnsi="Cambria Math"/>
                <w:i/>
              </w:rPr>
            </m:ctrlPr>
          </m:sSubPr>
          <m:e>
            <m:r>
              <m:rPr/>
              <w:rPr>
                <w:rFonts w:hint="eastAsia" w:ascii="Cambria Math" w:hAnsi="Cambria Math"/>
              </w:rPr>
              <m:t>d</m:t>
            </m:r>
            <m:ctrlPr>
              <w:rPr>
                <w:rFonts w:ascii="Cambria Math" w:hAnsi="Cambria Math"/>
                <w:i/>
              </w:rPr>
            </m:ctrlPr>
          </m:e>
          <m:sub>
            <m:r>
              <m:rPr>
                <m:sty m:val="p"/>
              </m:rPr>
              <w:rPr>
                <w:rFonts w:hint="eastAsia" w:ascii="Cambria Math" w:hAnsi="Cambria Math"/>
              </w:rPr>
              <m:t>eg</m:t>
            </m:r>
            <m:ctrlPr>
              <w:rPr>
                <w:rFonts w:ascii="Cambria Math" w:hAnsi="Cambria Math"/>
                <w:i/>
              </w:rPr>
            </m:ctrlPr>
          </m:sub>
        </m:sSub>
        <m:d>
          <m:dPr>
            <m:ctrlPr>
              <w:rPr>
                <w:rFonts w:ascii="Cambria Math" w:hAnsi="Cambria Math"/>
                <w:i/>
              </w:rPr>
            </m:ctrlPr>
          </m:dPr>
          <m:e>
            <m:r>
              <m:rPr/>
              <w:rPr>
                <w:rFonts w:ascii="Cambria Math" w:hAnsi="Cambria Math"/>
              </w:rPr>
              <m:t>v</m:t>
            </m:r>
            <m:ctrlPr>
              <w:rPr>
                <w:rFonts w:ascii="Cambria Math" w:hAnsi="Cambria Math"/>
                <w:i/>
              </w:rPr>
            </m:ctrlPr>
          </m:e>
        </m:d>
      </m:oMath>
      <w:r>
        <w:rPr>
          <w:rFonts w:hint="eastAsia"/>
        </w:rPr>
        <w:t>。</w:t>
      </w:r>
    </w:p>
    <w:p w14:paraId="22E3BC77">
      <w:pPr>
        <w:ind w:firstLine="422" w:firstLineChars="200"/>
        <w:rPr>
          <w:bCs/>
        </w:rPr>
      </w:pPr>
      <w:r>
        <w:rPr>
          <w:rFonts w:hint="eastAsia"/>
          <w:b/>
          <w:bCs/>
        </w:rPr>
        <w:t>定义</w:t>
      </w:r>
      <w:r>
        <w:rPr>
          <w:b/>
          <w:bCs/>
        </w:rPr>
        <w:t>3</w:t>
      </w:r>
      <w:r>
        <w:rPr>
          <w:rFonts w:hint="eastAsia"/>
          <w:b/>
          <w:bCs/>
        </w:rPr>
        <w:t>（模式）</w:t>
      </w:r>
      <w:r>
        <w:rPr>
          <w:bCs/>
          <w:vertAlign w:val="superscript"/>
        </w:rPr>
        <w:t>[24]</w:t>
      </w:r>
      <w:r>
        <w:rPr>
          <w:bCs/>
          <w:color w:val="000000" w:themeColor="text1"/>
          <w14:textFill>
            <w14:solidFill>
              <w14:schemeClr w14:val="tx1"/>
            </w14:solidFill>
          </w14:textFill>
        </w:rPr>
        <w:t xml:space="preserve">  </w:t>
      </w:r>
      <w:r>
        <w:rPr>
          <w:rFonts w:hint="eastAsia"/>
        </w:rPr>
        <w:t>定义模式</w:t>
      </w:r>
      <m:oMath>
        <m:r>
          <m:rPr/>
          <w:rPr>
            <w:rFonts w:ascii="Cambria Math" w:hAnsi="Cambria Math"/>
          </w:rPr>
          <m:t>Q=</m:t>
        </m:r>
        <m:d>
          <m:dPr>
            <m:ctrlPr>
              <w:rPr>
                <w:rFonts w:ascii="Cambria Math" w:hAnsi="Cambria Math"/>
                <w:i/>
                <w:iCs/>
              </w:rPr>
            </m:ctrlPr>
          </m:dPr>
          <m:e>
            <m:sSub>
              <m:sSubPr>
                <m:ctrlPr>
                  <w:rPr>
                    <w:rFonts w:ascii="Cambria Math" w:hAnsi="Cambria Math"/>
                    <w:i/>
                    <w:iCs/>
                  </w:rPr>
                </m:ctrlPr>
              </m:sSubPr>
              <m:e>
                <m:r>
                  <m:rPr/>
                  <w:rPr>
                    <w:rFonts w:ascii="Cambria Math" w:hAnsi="Cambria Math"/>
                  </w:rPr>
                  <m:t>V</m:t>
                </m:r>
                <m:ctrlPr>
                  <w:rPr>
                    <w:rFonts w:ascii="Cambria Math" w:hAnsi="Cambria Math"/>
                    <w:i/>
                    <w:iCs/>
                  </w:rPr>
                </m:ctrlPr>
              </m:e>
              <m:sub>
                <m:r>
                  <m:rPr>
                    <m:sty m:val="p"/>
                  </m:rPr>
                  <w:rPr>
                    <w:rFonts w:ascii="Cambria Math" w:hAnsi="Cambria Math"/>
                  </w:rPr>
                  <m:t>p</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m:sty m:val="p"/>
                  </m:rPr>
                  <w:rPr>
                    <w:rFonts w:ascii="Cambria Math" w:hAnsi="Cambria Math"/>
                  </w:rPr>
                  <m:t>p</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eastAsia" w:ascii="Cambria Math" w:hAnsi="Cambria Math"/>
                  </w:rPr>
                  <m:t>L</m:t>
                </m:r>
                <m:ctrlPr>
                  <w:rPr>
                    <w:rFonts w:ascii="Cambria Math" w:hAnsi="Cambria Math"/>
                    <w:i/>
                  </w:rPr>
                </m:ctrlPr>
              </m:e>
              <m:sub>
                <m:r>
                  <m:rPr>
                    <m:sty m:val="p"/>
                  </m:rPr>
                  <w:rPr>
                    <w:rFonts w:ascii="Cambria Math" w:hAnsi="Cambria Math"/>
                  </w:rPr>
                  <m:t>p</m:t>
                </m:r>
                <m:ctrlPr>
                  <w:rPr>
                    <w:rFonts w:ascii="Cambria Math" w:hAnsi="Cambria Math"/>
                    <w:i/>
                    <w:iCs/>
                  </w:rPr>
                </m:ctrlPr>
              </m:sub>
            </m:sSub>
            <m:ctrlPr>
              <w:rPr>
                <w:rFonts w:ascii="Cambria Math" w:hAnsi="Cambria Math"/>
                <w:i/>
                <w:iCs/>
              </w:rPr>
            </m:ctrlPr>
          </m:e>
        </m:d>
      </m:oMath>
      <w:r>
        <w:rPr>
          <w:rFonts w:hint="eastAsia"/>
        </w:rPr>
        <w:t>，其中</w:t>
      </w:r>
      <m:oMath>
        <m:sSub>
          <m:sSubPr>
            <m:ctrlPr>
              <w:rPr>
                <w:rFonts w:ascii="Cambria Math" w:hAnsi="Cambria Math"/>
                <w:i/>
                <w:iCs/>
              </w:rPr>
            </m:ctrlPr>
          </m:sSubPr>
          <m:e>
            <m:r>
              <m:rPr/>
              <w:rPr>
                <w:rFonts w:ascii="Cambria Math" w:hAnsi="Cambria Math"/>
              </w:rPr>
              <m:t>V</m:t>
            </m:r>
            <m:ctrlPr>
              <w:rPr>
                <w:rFonts w:ascii="Cambria Math" w:hAnsi="Cambria Math"/>
                <w:i/>
                <w:iCs/>
              </w:rPr>
            </m:ctrlPr>
          </m:e>
          <m:sub>
            <m:r>
              <m:rPr>
                <m:sty m:val="p"/>
              </m:rPr>
              <w:rPr>
                <w:rFonts w:ascii="Cambria Math" w:hAnsi="Cambria Math"/>
              </w:rPr>
              <m:t>p</m:t>
            </m:r>
            <m:ctrlPr>
              <w:rPr>
                <w:rFonts w:ascii="Cambria Math" w:hAnsi="Cambria Math"/>
                <w:i/>
                <w:iCs/>
              </w:rPr>
            </m:ctrlPr>
          </m:sub>
        </m:sSub>
      </m:oMath>
      <w:r>
        <w:rPr>
          <w:rFonts w:hint="eastAsia"/>
        </w:rPr>
        <w:t>和</w:t>
      </w:r>
      <m:oMath>
        <m:sSub>
          <m:sSubPr>
            <m:ctrlPr>
              <w:rPr>
                <w:rFonts w:ascii="Cambria Math" w:hAnsi="Cambria Math"/>
                <w:i/>
                <w:iCs/>
              </w:rPr>
            </m:ctrlPr>
          </m:sSubPr>
          <m:e>
            <m:r>
              <m:rPr/>
              <w:rPr>
                <w:rFonts w:ascii="Cambria Math" w:hAnsi="Cambria Math"/>
              </w:rPr>
              <m:t>E</m:t>
            </m:r>
            <m:ctrlPr>
              <w:rPr>
                <w:rFonts w:ascii="Cambria Math" w:hAnsi="Cambria Math"/>
                <w:i/>
                <w:iCs/>
              </w:rPr>
            </m:ctrlPr>
          </m:e>
          <m:sub>
            <m:r>
              <m:rPr>
                <m:sty m:val="p"/>
              </m:rPr>
              <w:rPr>
                <w:rFonts w:ascii="Cambria Math" w:hAnsi="Cambria Math"/>
              </w:rPr>
              <m:t>p</m:t>
            </m:r>
            <m:ctrlPr>
              <w:rPr>
                <w:rFonts w:ascii="Cambria Math" w:hAnsi="Cambria Math"/>
                <w:i/>
                <w:iCs/>
              </w:rPr>
            </m:ctrlPr>
          </m:sub>
        </m:sSub>
      </m:oMath>
      <w:r>
        <w:rPr>
          <w:rFonts w:hint="eastAsia"/>
        </w:rPr>
        <w:t>分别为模式的节点集合和边集合，</w:t>
      </w:r>
      <m:oMath>
        <m:sSub>
          <m:sSubPr>
            <m:ctrlPr>
              <w:rPr>
                <w:rFonts w:ascii="Cambria Math" w:hAnsi="Cambria Math"/>
                <w:i/>
                <w:iCs/>
              </w:rPr>
            </m:ctrlPr>
          </m:sSubPr>
          <m:e>
            <m:r>
              <m:rPr/>
              <w:rPr>
                <w:rFonts w:hint="eastAsia" w:ascii="Cambria Math" w:hAnsi="Cambria Math"/>
              </w:rPr>
              <m:t>L</m:t>
            </m:r>
            <m:ctrlPr>
              <w:rPr>
                <w:rFonts w:ascii="Cambria Math" w:hAnsi="Cambria Math"/>
                <w:i/>
              </w:rPr>
            </m:ctrlPr>
          </m:e>
          <m:sub>
            <m:r>
              <m:rPr>
                <m:sty m:val="p"/>
              </m:rPr>
              <w:rPr>
                <w:rFonts w:ascii="Cambria Math" w:hAnsi="Cambria Math"/>
              </w:rPr>
              <m:t>p</m:t>
            </m:r>
            <m:ctrlPr>
              <w:rPr>
                <w:rFonts w:ascii="Cambria Math" w:hAnsi="Cambria Math"/>
                <w:i/>
                <w:iCs/>
              </w:rPr>
            </m:ctrlPr>
          </m:sub>
        </m:sSub>
      </m:oMath>
      <w:r>
        <w:rPr>
          <w:rFonts w:hint="eastAsia"/>
        </w:rPr>
        <w:t>为模式的标签集合。对于节点</w:t>
      </w:r>
      <m:oMath>
        <m:r>
          <m:rPr/>
          <w:rPr>
            <w:rFonts w:ascii="Cambria Math" w:hAnsi="Cambria Math"/>
          </w:rPr>
          <m:t>u</m:t>
        </m:r>
        <m:r>
          <m:rPr>
            <m:sty m:val="p"/>
          </m:rPr>
          <w:rPr>
            <w:rFonts w:hint="eastAsia"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m:sty m:val="p"/>
              </m:rPr>
              <w:rPr>
                <w:rFonts w:ascii="Cambria Math" w:hAnsi="Cambria Math"/>
              </w:rPr>
              <m:t>p</m:t>
            </m:r>
            <m:ctrlPr>
              <w:rPr>
                <w:rFonts w:ascii="Cambria Math" w:hAnsi="Cambria Math"/>
                <w:i/>
                <w:iCs/>
              </w:rPr>
            </m:ctrlPr>
          </m:sub>
        </m:sSub>
      </m:oMath>
      <w:r>
        <w:rPr>
          <w:rFonts w:hint="eastAsia"/>
        </w:rPr>
        <w:t>，</w:t>
      </w:r>
      <m:oMath>
        <m:r>
          <m:rPr/>
          <w:rPr>
            <w:rFonts w:hint="eastAsia" w:ascii="Cambria Math" w:hAnsi="Cambria Math"/>
          </w:rPr>
          <m:t>u</m:t>
        </m:r>
      </m:oMath>
      <w:r>
        <w:rPr>
          <w:rFonts w:hint="eastAsia"/>
        </w:rPr>
        <w:t>的标签为</w:t>
      </w:r>
      <m:oMath>
        <m:sSub>
          <m:sSubPr>
            <m:ctrlPr>
              <w:rPr>
                <w:rFonts w:ascii="Cambria Math" w:hAnsi="Cambria Math"/>
                <w:i/>
                <w:iCs/>
              </w:rPr>
            </m:ctrlPr>
          </m:sSubPr>
          <m:e>
            <m:r>
              <m:rPr/>
              <w:rPr>
                <w:rFonts w:hint="eastAsia" w:ascii="Cambria Math" w:hAnsi="Cambria Math"/>
              </w:rPr>
              <m:t>L</m:t>
            </m:r>
            <m:ctrlPr>
              <w:rPr>
                <w:rFonts w:ascii="Cambria Math" w:hAnsi="Cambria Math"/>
                <w:i/>
              </w:rPr>
            </m:ctrlPr>
          </m:e>
          <m:sub>
            <m:r>
              <m:rPr>
                <m:sty m:val="p"/>
              </m:rPr>
              <w:rPr>
                <w:rFonts w:ascii="Cambria Math" w:hAnsi="Cambria Math"/>
              </w:rPr>
              <m:t>p</m:t>
            </m:r>
            <m:ctrlPr>
              <w:rPr>
                <w:rFonts w:ascii="Cambria Math" w:hAnsi="Cambria Math"/>
                <w:i/>
                <w:iCs/>
              </w:rPr>
            </m:ctrlPr>
          </m:sub>
        </m:sSub>
        <m:d>
          <m:dPr>
            <m:ctrlPr>
              <w:rPr>
                <w:rFonts w:ascii="Cambria Math" w:hAnsi="Cambria Math"/>
                <w:i/>
                <w:iCs/>
              </w:rPr>
            </m:ctrlPr>
          </m:dPr>
          <m:e>
            <m:r>
              <m:rPr/>
              <w:rPr>
                <w:rFonts w:ascii="Cambria Math" w:hAnsi="Cambria Math"/>
              </w:rPr>
              <m:t>u</m:t>
            </m:r>
            <m:ctrlPr>
              <w:rPr>
                <w:rFonts w:ascii="Cambria Math" w:hAnsi="Cambria Math"/>
                <w:i/>
                <w:iCs/>
              </w:rPr>
            </m:ctrlPr>
          </m:e>
        </m:d>
      </m:oMath>
      <w:r>
        <w:rPr>
          <w:rFonts w:hint="eastAsia"/>
        </w:rPr>
        <w:t>。</w:t>
      </w:r>
    </w:p>
    <w:p w14:paraId="15C1D71B">
      <w:pPr>
        <w:ind w:firstLine="422" w:firstLineChars="200"/>
        <w:rPr>
          <w:bCs/>
        </w:rPr>
      </w:pPr>
      <w:r>
        <w:rPr>
          <w:rFonts w:hint="eastAsia"/>
          <w:b/>
          <w:bCs/>
        </w:rPr>
        <w:t>定义</w:t>
      </w:r>
      <w:r>
        <w:rPr>
          <w:b/>
          <w:bCs/>
        </w:rPr>
        <w:t>4</w:t>
      </w:r>
      <w:r>
        <w:rPr>
          <w:rFonts w:hint="eastAsia"/>
          <w:b/>
          <w:bCs/>
        </w:rPr>
        <w:t>（支持度）</w:t>
      </w:r>
      <w:r>
        <w:rPr>
          <w:bCs/>
          <w:vertAlign w:val="superscript"/>
        </w:rPr>
        <w:t>[24]</w:t>
      </w:r>
      <w:bookmarkStart w:id="7" w:name="_Hlk209093312"/>
      <w:r>
        <w:rPr>
          <w:bCs/>
          <w:color w:val="000000" w:themeColor="text1"/>
          <w14:textFill>
            <w14:solidFill>
              <w14:schemeClr w14:val="tx1"/>
            </w14:solidFill>
          </w14:textFill>
        </w:rPr>
        <w:t xml:space="preserve">  </w:t>
      </w:r>
      <m:oMath>
        <m:r>
          <m:rPr/>
          <w:rPr>
            <w:rFonts w:ascii="Cambria Math" w:hAnsi="Cambria Math"/>
          </w:rPr>
          <m:t>Q</m:t>
        </m:r>
      </m:oMath>
      <w:r>
        <w:rPr>
          <w:rFonts w:hint="eastAsia"/>
          <w:bCs/>
        </w:rPr>
        <w:t>在</w:t>
      </w:r>
      <m:oMath>
        <m:r>
          <m:rPr/>
          <w:rPr>
            <w:rFonts w:ascii="Cambria Math" w:hAnsi="Cambria Math"/>
          </w:rPr>
          <m:t>G</m:t>
        </m:r>
      </m:oMath>
      <w:r>
        <w:rPr>
          <w:rFonts w:hint="eastAsia"/>
          <w:bCs/>
        </w:rPr>
        <w:t>中的支持度记作</w:t>
      </w:r>
      <m:oMath>
        <m:sSub>
          <m:sSubPr>
            <m:ctrlPr>
              <w:rPr>
                <w:rFonts w:ascii="Cambria Math" w:hAnsi="Cambria Math"/>
                <w:i/>
              </w:rPr>
            </m:ctrlPr>
          </m:sSubPr>
          <m:e>
            <m:r>
              <m:rPr/>
              <w:rPr>
                <w:rFonts w:ascii="Cambria Math" w:hAnsi="Cambria Math"/>
              </w:rPr>
              <m:t>S</m:t>
            </m:r>
            <m:ctrlPr>
              <w:rPr>
                <w:rFonts w:ascii="Cambria Math" w:hAnsi="Cambria Math"/>
                <w:i/>
              </w:rPr>
            </m:ctrlPr>
          </m:e>
          <m:sub>
            <m:r>
              <m:rPr>
                <m:sty m:val="p"/>
              </m:rPr>
              <w:rPr>
                <w:rFonts w:hint="eastAsia" w:ascii="Cambria Math" w:hAnsi="Cambria Math"/>
              </w:rPr>
              <m:t>up</m:t>
            </m:r>
            <m:ctrlPr>
              <w:rPr>
                <w:rFonts w:ascii="Cambria Math" w:hAnsi="Cambria Math"/>
                <w:i/>
              </w:rPr>
            </m:ctrlPr>
          </m:sub>
        </m:sSub>
        <m:d>
          <m:dPr>
            <m:ctrlPr>
              <w:rPr>
                <w:rFonts w:ascii="Cambria Math" w:hAnsi="Cambria Math"/>
              </w:rPr>
            </m:ctrlPr>
          </m:dPr>
          <m:e>
            <m:r>
              <m:rPr/>
              <w:rPr>
                <w:rFonts w:ascii="Cambria Math" w:hAnsi="Cambria Math"/>
              </w:rPr>
              <m:t>Q,G</m:t>
            </m:r>
            <m:ctrlPr>
              <w:rPr>
                <w:rFonts w:ascii="Cambria Math" w:hAnsi="Cambria Math"/>
                <w:i/>
              </w:rPr>
            </m:ctrlPr>
          </m:e>
        </m:d>
      </m:oMath>
      <w:r>
        <w:rPr>
          <w:rFonts w:hint="eastAsia"/>
          <w:bCs/>
        </w:rPr>
        <w:t>，表示</w:t>
      </w:r>
      <m:oMath>
        <m:r>
          <m:rPr/>
          <w:rPr>
            <w:rFonts w:hint="eastAsia" w:ascii="Cambria Math" w:hAnsi="Cambria Math"/>
          </w:rPr>
          <m:t>Q</m:t>
        </m:r>
      </m:oMath>
      <w:r>
        <w:rPr>
          <w:rFonts w:hint="eastAsia"/>
          <w:bCs/>
        </w:rPr>
        <w:t>在</w:t>
      </w:r>
      <m:oMath>
        <m:r>
          <m:rPr/>
          <w:rPr>
            <w:rFonts w:hint="eastAsia" w:ascii="Cambria Math" w:hAnsi="Cambria Math"/>
          </w:rPr>
          <m:t>G</m:t>
        </m:r>
      </m:oMath>
      <w:r>
        <w:rPr>
          <w:rFonts w:hint="eastAsia"/>
          <w:bCs/>
        </w:rPr>
        <w:t>中出现的频率。本研究采用基于图像的最小支持度作为指标，保留反单调性，计算式为</w:t>
      </w:r>
    </w:p>
    <w:p w14:paraId="4865F14A">
      <w:pPr>
        <w:ind w:left="8" w:firstLine="420" w:firstLineChars="200"/>
      </w:pPr>
      <m:oMathPara>
        <m:oMath>
          <m:eqArr>
            <m:eqArrPr>
              <m:maxDist m:val="1"/>
              <m:ctrlPr>
                <w:rPr>
                  <w:rFonts w:ascii="Cambria Math" w:hAnsi="Cambria Math"/>
                  <w:bCs/>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m:sty m:val="p"/>
                    </m:rPr>
                    <w:rPr>
                      <w:rFonts w:hint="eastAsia" w:ascii="Cambria Math" w:hAnsi="Cambria Math"/>
                    </w:rPr>
                    <m:t>up</m:t>
                  </m:r>
                  <m:ctrlPr>
                    <w:rPr>
                      <w:rFonts w:ascii="Cambria Math" w:hAnsi="Cambria Math"/>
                      <w:i/>
                    </w:rPr>
                  </m:ctrlPr>
                </m:sub>
              </m:sSub>
              <m:d>
                <m:dPr>
                  <m:ctrlPr>
                    <w:rPr>
                      <w:rFonts w:ascii="Cambria Math" w:hAnsi="Cambria Math" w:cstheme="minorBidi"/>
                      <w:i/>
                    </w:rPr>
                  </m:ctrlPr>
                </m:dPr>
                <m:e>
                  <m:r>
                    <m:rPr/>
                    <w:rPr>
                      <w:rFonts w:ascii="Cambria Math" w:hAnsi="Cambria Math" w:cstheme="minorBidi"/>
                    </w:rPr>
                    <m:t>Q,G</m:t>
                  </m:r>
                  <m:ctrlPr>
                    <w:rPr>
                      <w:rFonts w:ascii="Cambria Math" w:hAnsi="Cambria Math" w:cstheme="minorBidi"/>
                      <w:i/>
                    </w:rPr>
                  </m:ctrlPr>
                </m:e>
              </m:d>
              <m:r>
                <m:rPr/>
                <w:rPr>
                  <w:rFonts w:ascii="Cambria Math" w:hAnsi="Cambria Math" w:cstheme="minorBidi"/>
                </w:rPr>
                <m:t>=</m:t>
              </m:r>
              <m:r>
                <m:rPr>
                  <m:sty m:val="p"/>
                </m:rPr>
                <w:rPr>
                  <w:rFonts w:ascii="Cambria Math" w:hAnsi="Cambria Math" w:cstheme="minorBidi"/>
                </w:rPr>
                <m:t>min</m:t>
              </m:r>
              <m:d>
                <m:dPr>
                  <m:begChr m:val="{"/>
                  <m:endChr m:val="}"/>
                  <m:ctrlPr>
                    <w:rPr>
                      <w:rFonts w:ascii="Cambria Math" w:hAnsi="Cambria Math" w:cstheme="minorBidi"/>
                      <w:i/>
                    </w:rPr>
                  </m:ctrlPr>
                </m:dPr>
                <m:e>
                  <m:d>
                    <m:dPr>
                      <m:begChr m:val="|"/>
                      <m:endChr m:val="|"/>
                      <m:ctrlPr>
                        <w:rPr>
                          <w:rFonts w:ascii="Cambria Math" w:hAnsi="Cambria Math" w:cstheme="minorBidi"/>
                          <w:i/>
                        </w:rPr>
                      </m:ctrlPr>
                    </m:dPr>
                    <m:e>
                      <m:r>
                        <m:rPr/>
                        <w:rPr>
                          <w:rFonts w:ascii="Cambria Math" w:hAnsi="Cambria Math" w:cstheme="minorBidi"/>
                        </w:rPr>
                        <m:t>P</m:t>
                      </m:r>
                      <m:d>
                        <m:dPr>
                          <m:ctrlPr>
                            <w:rPr>
                              <w:rFonts w:ascii="Cambria Math" w:hAnsi="Cambria Math" w:cstheme="minorBidi"/>
                              <w:i/>
                            </w:rPr>
                          </m:ctrlPr>
                        </m:dPr>
                        <m:e>
                          <m:r>
                            <m:rPr/>
                            <w:rPr>
                              <w:rFonts w:ascii="Cambria Math" w:hAnsi="Cambria Math" w:cstheme="minorBidi"/>
                            </w:rPr>
                            <m:t>u</m:t>
                          </m:r>
                          <m:ctrlPr>
                            <w:rPr>
                              <w:rFonts w:ascii="Cambria Math" w:hAnsi="Cambria Math" w:cstheme="minorBidi"/>
                              <w:i/>
                            </w:rPr>
                          </m:ctrlPr>
                        </m:e>
                      </m:d>
                      <m:ctrlPr>
                        <w:rPr>
                          <w:rFonts w:ascii="Cambria Math" w:hAnsi="Cambria Math" w:cstheme="minorBidi"/>
                          <w:i/>
                        </w:rPr>
                      </m:ctrlPr>
                    </m:e>
                  </m:d>
                  <m:r>
                    <m:rPr/>
                    <w:rPr>
                      <w:rFonts w:ascii="Cambria Math" w:hAnsi="Cambria Math" w:cstheme="minorBidi"/>
                    </w:rPr>
                    <m:t>,u</m:t>
                  </m:r>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m:sty m:val="p"/>
                        </m:rPr>
                        <w:rPr>
                          <w:rFonts w:ascii="Cambria Math" w:hAnsi="Cambria Math"/>
                        </w:rPr>
                        <m:t>p</m:t>
                      </m:r>
                      <m:ctrlPr>
                        <w:rPr>
                          <w:rFonts w:ascii="Cambria Math" w:hAnsi="Cambria Math"/>
                          <w:i/>
                        </w:rPr>
                      </m:ctrlPr>
                    </m:sub>
                  </m:sSub>
                  <m:ctrlPr>
                    <w:rPr>
                      <w:rFonts w:ascii="Cambria Math" w:hAnsi="Cambria Math" w:cstheme="minorBidi"/>
                      <w:i/>
                    </w:rPr>
                  </m:ctrlPr>
                </m:e>
              </m:d>
              <m:r>
                <m:rPr>
                  <m:sty m:val="p"/>
                </m:rPr>
                <w:rPr>
                  <w:rFonts w:hint="eastAsia" w:ascii="Cambria Math" w:hAnsi="Cambria Math" w:cstheme="minorBidi"/>
                </w:rPr>
                <m:t>，</m:t>
              </m:r>
              <m:r>
                <m:rPr/>
                <w:rPr>
                  <w:rFonts w:ascii="Cambria Math" w:hAnsi="Cambria Math" w:cstheme="minorBidi"/>
                </w:rPr>
                <m:t>#</m:t>
              </m:r>
              <m:d>
                <m:dPr>
                  <m:ctrlPr>
                    <w:rPr>
                      <w:rFonts w:ascii="Cambria Math" w:hAnsi="Cambria Math"/>
                      <w:bCs/>
                    </w:rPr>
                  </m:ctrlPr>
                </m:dPr>
                <m:e>
                  <m:r>
                    <m:rPr>
                      <m:sty m:val="p"/>
                    </m:rPr>
                    <w:rPr>
                      <w:rFonts w:hint="eastAsia" w:ascii="Cambria Math" w:hAnsi="Cambria Math"/>
                    </w:rPr>
                    <m:t>1</m:t>
                  </m:r>
                  <m:ctrlPr>
                    <w:rPr>
                      <w:rFonts w:ascii="Cambria Math" w:hAnsi="Cambria Math"/>
                      <w:bCs/>
                    </w:rPr>
                  </m:ctrlPr>
                </m:e>
              </m:d>
              <m:ctrlPr>
                <w:rPr>
                  <w:rFonts w:ascii="Cambria Math" w:hAnsi="Cambria Math" w:cstheme="minorBidi"/>
                  <w:i/>
                </w:rPr>
              </m:ctrlPr>
            </m:e>
          </m:eqArr>
        </m:oMath>
      </m:oMathPara>
    </w:p>
    <w:p w14:paraId="09E66C7E">
      <w:pPr>
        <w:ind w:firstLine="0" w:firstLineChars="0"/>
        <w:rPr>
          <w:bCs/>
        </w:rPr>
      </w:pPr>
      <w:r>
        <w:rPr>
          <w:rFonts w:hint="eastAsia"/>
          <w:bCs/>
        </w:rPr>
        <w:t>式中</w:t>
      </w:r>
      <m:oMath>
        <m:r>
          <m:rPr/>
          <w:rPr>
            <w:rFonts w:ascii="Cambria Math" w:hAnsi="Cambria Math" w:cstheme="minorBidi"/>
          </w:rPr>
          <m:t>P</m:t>
        </m:r>
        <m:d>
          <m:dPr>
            <m:ctrlPr>
              <w:rPr>
                <w:rFonts w:ascii="Cambria Math" w:hAnsi="Cambria Math"/>
                <w:i/>
                <w:iCs/>
              </w:rPr>
            </m:ctrlPr>
          </m:dPr>
          <m:e>
            <m:r>
              <m:rPr/>
              <w:rPr>
                <w:rFonts w:ascii="Cambria Math" w:hAnsi="Cambria Math"/>
              </w:rPr>
              <m:t>u</m:t>
            </m:r>
            <m:ctrlPr>
              <w:rPr>
                <w:rFonts w:ascii="Cambria Math" w:hAnsi="Cambria Math"/>
                <w:i/>
                <w:iCs/>
              </w:rPr>
            </m:ctrlPr>
          </m:e>
        </m:d>
      </m:oMath>
      <w:r>
        <w:rPr>
          <w:rFonts w:hint="eastAsia"/>
          <w:bCs/>
        </w:rPr>
        <w:t>为</w:t>
      </w:r>
      <w:del w:id="201" w:author="LRC" w:date="2026-06-25T14:21:00Z">
        <w:r>
          <w:rPr>
            <w:rFonts w:hint="eastAsia"/>
            <w:bCs/>
          </w:rPr>
          <w:delText>模式</w:delText>
        </w:r>
      </w:del>
      <m:oMath>
        <m:r>
          <m:rPr/>
          <w:rPr>
            <w:rFonts w:hint="eastAsia" w:ascii="Cambria Math" w:hAnsi="Cambria Math"/>
          </w:rPr>
          <m:t>Q</m:t>
        </m:r>
      </m:oMath>
      <w:r>
        <w:rPr>
          <w:rFonts w:hint="eastAsia"/>
          <w:bCs/>
        </w:rPr>
        <w:t>中节点</w:t>
      </w:r>
      <m:oMath>
        <m:r>
          <m:rPr/>
          <w:rPr>
            <w:rFonts w:hint="eastAsia" w:ascii="Cambria Math" w:hAnsi="Cambria Math"/>
          </w:rPr>
          <m:t>u</m:t>
        </m:r>
      </m:oMath>
      <w:r>
        <w:rPr>
          <w:rFonts w:hint="eastAsia"/>
          <w:bCs/>
        </w:rPr>
        <w:t>在</w:t>
      </w:r>
      <w:del w:id="202" w:author="LRC" w:date="2026-06-25T14:21:00Z">
        <w:r>
          <w:rPr>
            <w:rFonts w:hint="eastAsia"/>
            <w:bCs/>
          </w:rPr>
          <w:delText>图</w:delText>
        </w:r>
      </w:del>
      <m:oMath>
        <m:r>
          <m:rPr/>
          <w:rPr>
            <w:rFonts w:hint="eastAsia" w:ascii="Cambria Math" w:hAnsi="Cambria Math"/>
          </w:rPr>
          <m:t>G</m:t>
        </m:r>
      </m:oMath>
      <w:r>
        <w:rPr>
          <w:rFonts w:hint="eastAsia"/>
          <w:bCs/>
        </w:rPr>
        <w:t>上匹配去重后的节点集合。</w:t>
      </w:r>
      <w:del w:id="203" w:author="LRC" w:date="2026-06-25T14:21:00Z">
        <w:r>
          <w:rPr>
            <w:rFonts w:hint="eastAsia"/>
            <w:bCs/>
          </w:rPr>
          <w:delText>本文使用MNI作为支持度指标。</w:delText>
        </w:r>
      </w:del>
    </w:p>
    <w:p w14:paraId="6934E2DD">
      <w:pPr>
        <w:widowControl/>
        <w:ind w:firstLine="422" w:firstLineChars="200"/>
        <w:rPr>
          <w:bCs/>
          <w:color w:val="4472C4" w:themeColor="accent1"/>
          <w14:textFill>
            <w14:solidFill>
              <w14:schemeClr w14:val="accent1"/>
            </w14:solidFill>
          </w14:textFill>
        </w:rPr>
      </w:pPr>
      <w:r>
        <w:rPr>
          <w:rFonts w:hint="eastAsia"/>
          <w:b/>
          <w:bCs/>
        </w:rPr>
        <w:t>定义</w:t>
      </w:r>
      <w:r>
        <w:rPr>
          <w:b/>
          <w:bCs/>
        </w:rPr>
        <w:t>5</w:t>
      </w:r>
      <w:r>
        <w:rPr>
          <w:rFonts w:hint="eastAsia"/>
          <w:b/>
          <w:bCs/>
        </w:rPr>
        <w:t>（模式匹配）</w:t>
      </w:r>
      <w:r>
        <w:rPr>
          <w:bCs/>
          <w:vertAlign w:val="superscript"/>
        </w:rPr>
        <w:t>[25]</w:t>
      </w:r>
      <w:r>
        <w:rPr>
          <w:bCs/>
          <w:color w:val="000000" w:themeColor="text1"/>
          <w14:textFill>
            <w14:solidFill>
              <w14:schemeClr w14:val="tx1"/>
            </w14:solidFill>
          </w14:textFill>
        </w:rPr>
        <w:t xml:space="preserve">  </w:t>
      </w:r>
      <w:r>
        <w:rPr>
          <w:rFonts w:hint="eastAsia"/>
          <w:bCs/>
        </w:rPr>
        <w:t>给定</w:t>
      </w:r>
      <w:del w:id="204" w:author="LRC" w:date="2026-06-25T15:55:00Z">
        <w:r>
          <w:rPr>
            <w:rFonts w:hint="eastAsia"/>
            <w:bCs/>
          </w:rPr>
          <w:delText>图</w:delText>
        </w:r>
      </w:del>
      <m:oMath>
        <m:r>
          <m:rPr/>
          <w:rPr>
            <w:rFonts w:ascii="Cambria Math" w:hAnsi="Cambria Math"/>
          </w:rPr>
          <m:t>G=</m:t>
        </m:r>
        <m:d>
          <m:dPr>
            <m:ctrlPr>
              <w:rPr>
                <w:rFonts w:ascii="Cambria Math" w:hAnsi="Cambria Math"/>
                <w:i/>
                <w:iCs/>
              </w:rPr>
            </m:ctrlPr>
          </m:dPr>
          <m:e>
            <m:r>
              <m:rPr/>
              <w:rPr>
                <w:rFonts w:ascii="Cambria Math" w:hAnsi="Cambria Math"/>
              </w:rPr>
              <m:t>V,E,L</m:t>
            </m:r>
            <m:ctrlPr>
              <w:rPr>
                <w:rFonts w:ascii="Cambria Math" w:hAnsi="Cambria Math"/>
                <w:i/>
                <w:iCs/>
              </w:rPr>
            </m:ctrlPr>
          </m:e>
        </m:d>
      </m:oMath>
      <w:r>
        <w:rPr>
          <w:rFonts w:hint="eastAsia"/>
          <w:bCs/>
        </w:rPr>
        <w:t>和</w:t>
      </w:r>
      <w:del w:id="205" w:author="LRC" w:date="2026-06-25T15:55:00Z">
        <w:r>
          <w:rPr>
            <w:rFonts w:hint="eastAsia"/>
            <w:bCs/>
          </w:rPr>
          <w:delText>模式</w:delText>
        </w:r>
      </w:del>
      <m:oMath>
        <m:r>
          <m:rPr/>
          <w:rPr>
            <w:rFonts w:ascii="Cambria Math" w:hAnsi="Cambria Math"/>
          </w:rPr>
          <m:t>Q=</m:t>
        </m:r>
        <m:d>
          <m:dPr>
            <m:ctrlPr>
              <w:rPr>
                <w:rFonts w:ascii="Cambria Math" w:hAnsi="Cambria Math"/>
                <w:i/>
                <w:iCs/>
              </w:rPr>
            </m:ctrlPr>
          </m:dPr>
          <m:e>
            <m:sSub>
              <m:sSubPr>
                <m:ctrlPr>
                  <w:rPr>
                    <w:rFonts w:ascii="Cambria Math" w:hAnsi="Cambria Math"/>
                    <w:bCs/>
                    <w:i/>
                    <w:iCs/>
                  </w:rPr>
                </m:ctrlPr>
              </m:sSubPr>
              <m:e>
                <m:r>
                  <m:rPr/>
                  <w:rPr>
                    <w:rFonts w:ascii="Cambria Math" w:hAnsi="Cambria Math"/>
                  </w:rPr>
                  <m:t>V</m:t>
                </m:r>
                <m:ctrlPr>
                  <w:rPr>
                    <w:rFonts w:ascii="Cambria Math" w:hAnsi="Cambria Math"/>
                    <w:bCs/>
                    <w:i/>
                    <w:iCs/>
                  </w:rPr>
                </m:ctrlPr>
              </m:e>
              <m:sub>
                <m:r>
                  <m:rPr>
                    <m:sty m:val="p"/>
                  </m:rPr>
                  <w:rPr>
                    <w:rFonts w:ascii="Cambria Math" w:hAnsi="Cambria Math"/>
                  </w:rPr>
                  <m:t>p</m:t>
                </m:r>
                <m:ctrlPr>
                  <w:rPr>
                    <w:rFonts w:ascii="Cambria Math" w:hAnsi="Cambria Math"/>
                    <w:bCs/>
                    <w:i/>
                    <w:iCs/>
                  </w:rPr>
                </m:ctrlPr>
              </m:sub>
            </m:sSub>
            <m:r>
              <m:rPr/>
              <w:rPr>
                <w:rFonts w:ascii="Cambria Math" w:hAnsi="Cambria Math"/>
              </w:rPr>
              <m:t>,</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m:sty m:val="p"/>
                  </m:rPr>
                  <w:rPr>
                    <w:rFonts w:ascii="Cambria Math" w:hAnsi="Cambria Math"/>
                  </w:rPr>
                  <m:t>p</m:t>
                </m:r>
                <m:ctrlPr>
                  <w:rPr>
                    <w:rFonts w:ascii="Cambria Math" w:hAnsi="Cambria Math"/>
                    <w:i/>
                    <w:iCs/>
                  </w:rPr>
                </m:ctrlPr>
              </m:sub>
            </m:sSub>
            <m:r>
              <m:rPr/>
              <w:rPr>
                <w:rFonts w:ascii="Cambria Math" w:hAnsi="Cambria Math"/>
              </w:rPr>
              <m:t>,</m:t>
            </m:r>
            <m:sSub>
              <m:sSubPr>
                <m:ctrlPr>
                  <w:rPr>
                    <w:rFonts w:ascii="Cambria Math" w:hAnsi="Cambria Math"/>
                    <w:bCs/>
                    <w:i/>
                    <w:iCs/>
                  </w:rPr>
                </m:ctrlPr>
              </m:sSubPr>
              <m:e>
                <m:r>
                  <m:rPr/>
                  <w:rPr>
                    <w:rFonts w:ascii="Cambria Math" w:hAnsi="Cambria Math"/>
                  </w:rPr>
                  <m:t>L</m:t>
                </m:r>
                <m:ctrlPr>
                  <w:rPr>
                    <w:rFonts w:ascii="Cambria Math" w:hAnsi="Cambria Math"/>
                    <w:bCs/>
                    <w:i/>
                    <w:iCs/>
                  </w:rPr>
                </m:ctrlPr>
              </m:e>
              <m:sub>
                <m:r>
                  <m:rPr>
                    <m:sty m:val="p"/>
                  </m:rPr>
                  <w:rPr>
                    <w:rFonts w:ascii="Cambria Math" w:hAnsi="Cambria Math"/>
                  </w:rPr>
                  <m:t>p</m:t>
                </m:r>
                <m:ctrlPr>
                  <w:rPr>
                    <w:rFonts w:ascii="Cambria Math" w:hAnsi="Cambria Math"/>
                    <w:bCs/>
                    <w:i/>
                    <w:iCs/>
                  </w:rPr>
                </m:ctrlPr>
              </m:sub>
            </m:sSub>
            <m:ctrlPr>
              <w:rPr>
                <w:rFonts w:ascii="Cambria Math" w:hAnsi="Cambria Math"/>
                <w:i/>
                <w:iCs/>
              </w:rPr>
            </m:ctrlPr>
          </m:e>
        </m:d>
      </m:oMath>
      <w:r>
        <w:rPr>
          <w:rFonts w:hint="eastAsia"/>
          <w:bCs/>
        </w:rPr>
        <w:t>，当</w:t>
      </w:r>
      <w:del w:id="206" w:author="LRC" w:date="2026-06-25T15:56:00Z">
        <w:r>
          <w:rPr>
            <w:rFonts w:hint="eastAsia"/>
            <w:bCs/>
          </w:rPr>
          <w:delText>图</w:delText>
        </w:r>
      </w:del>
      <m:oMath>
        <m:r>
          <m:rPr/>
          <w:rPr>
            <w:rFonts w:ascii="Cambria Math" w:hAnsi="Cambria Math"/>
          </w:rPr>
          <m:t>G</m:t>
        </m:r>
      </m:oMath>
      <w:r>
        <w:rPr>
          <w:rFonts w:hint="eastAsia"/>
        </w:rPr>
        <w:t>和</w:t>
      </w:r>
      <w:del w:id="207" w:author="LRC" w:date="2026-06-25T15:56:00Z">
        <w:r>
          <w:rPr>
            <w:rFonts w:hint="eastAsia"/>
          </w:rPr>
          <w:delText>模式</w:delText>
        </w:r>
      </w:del>
      <m:oMath>
        <m:r>
          <m:rPr/>
          <w:rPr>
            <w:rFonts w:ascii="Cambria Math" w:hAnsi="Cambria Math"/>
          </w:rPr>
          <m:t>Q</m:t>
        </m:r>
      </m:oMath>
      <w:r>
        <w:rPr>
          <w:rFonts w:hint="eastAsia"/>
          <w:bCs/>
        </w:rPr>
        <w:t>中节点</w:t>
      </w:r>
      <m:oMath>
        <m:r>
          <m:rPr/>
          <w:rPr>
            <w:rFonts w:ascii="Cambria Math" w:hAnsi="Cambria Math"/>
          </w:rPr>
          <m:t>v</m:t>
        </m:r>
      </m:oMath>
      <w:r>
        <w:rPr>
          <w:rFonts w:hint="eastAsia"/>
        </w:rPr>
        <w:t>，</w:t>
      </w:r>
      <m:oMath>
        <m:r>
          <m:rPr/>
          <w:rPr>
            <w:rFonts w:ascii="Cambria Math" w:hAnsi="Cambria Math"/>
          </w:rPr>
          <m:t>u</m:t>
        </m:r>
      </m:oMath>
      <w:r>
        <w:rPr>
          <w:rFonts w:hint="eastAsia"/>
          <w:bCs/>
        </w:rPr>
        <w:t>满足</w:t>
      </w:r>
      <m:oMath>
        <m:r>
          <m:rPr/>
          <w:rPr>
            <w:rFonts w:ascii="Cambria Math" w:hAnsi="Cambria Math"/>
          </w:rPr>
          <m:t>L</m:t>
        </m:r>
        <m:d>
          <m:dPr>
            <m:ctrlPr>
              <w:rPr>
                <w:rFonts w:ascii="Cambria Math" w:hAnsi="Cambria Math"/>
                <w:i/>
                <w:iCs/>
              </w:rPr>
            </m:ctrlPr>
          </m:dPr>
          <m:e>
            <m:r>
              <m:rPr/>
              <w:rPr>
                <w:rFonts w:ascii="Cambria Math" w:hAnsi="Cambria Math"/>
              </w:rPr>
              <m:t>v</m:t>
            </m:r>
            <m:ctrlPr>
              <w:rPr>
                <w:rFonts w:ascii="Cambria Math" w:hAnsi="Cambria Math"/>
                <w:i/>
                <w:iCs/>
              </w:rPr>
            </m:ctrlPr>
          </m:e>
        </m:d>
        <m:r>
          <m:rPr/>
          <w:rPr>
            <w:rFonts w:ascii="Cambria Math" w:hAnsi="Cambria Math"/>
          </w:rPr>
          <m:t>=</m:t>
        </m:r>
        <m:sSub>
          <m:sSubPr>
            <m:ctrlPr>
              <w:rPr>
                <w:rFonts w:ascii="Cambria Math" w:hAnsi="Cambria Math"/>
                <w:i/>
                <w:iCs/>
              </w:rPr>
            </m:ctrlPr>
          </m:sSubPr>
          <m:e>
            <m:r>
              <m:rPr/>
              <w:rPr>
                <w:rFonts w:hint="eastAsia" w:ascii="Cambria Math" w:hAnsi="Cambria Math"/>
              </w:rPr>
              <m:t>L</m:t>
            </m:r>
            <m:ctrlPr>
              <w:rPr>
                <w:rFonts w:ascii="Cambria Math" w:hAnsi="Cambria Math"/>
                <w:i/>
              </w:rPr>
            </m:ctrlPr>
          </m:e>
          <m:sub>
            <m:r>
              <m:rPr>
                <m:sty m:val="p"/>
              </m:rPr>
              <w:rPr>
                <w:rFonts w:ascii="Cambria Math" w:hAnsi="Cambria Math"/>
              </w:rPr>
              <m:t>p</m:t>
            </m:r>
            <m:ctrlPr>
              <w:rPr>
                <w:rFonts w:ascii="Cambria Math" w:hAnsi="Cambria Math"/>
                <w:i/>
                <w:iCs/>
              </w:rPr>
            </m:ctrlPr>
          </m:sub>
        </m:sSub>
        <m:d>
          <m:dPr>
            <m:ctrlPr>
              <w:rPr>
                <w:rFonts w:ascii="Cambria Math" w:hAnsi="Cambria Math"/>
                <w:i/>
                <w:iCs/>
              </w:rPr>
            </m:ctrlPr>
          </m:dPr>
          <m:e>
            <m:r>
              <m:rPr/>
              <w:rPr>
                <w:rFonts w:ascii="Cambria Math" w:hAnsi="Cambria Math"/>
              </w:rPr>
              <m:t>u</m:t>
            </m:r>
            <m:ctrlPr>
              <w:rPr>
                <w:rFonts w:ascii="Cambria Math" w:hAnsi="Cambria Math"/>
                <w:i/>
                <w:iCs/>
              </w:rPr>
            </m:ctrlPr>
          </m:e>
        </m:d>
      </m:oMath>
      <w:r>
        <w:rPr>
          <w:rFonts w:hint="eastAsia"/>
          <w:bCs/>
        </w:rPr>
        <w:t>时，则称</w:t>
      </w:r>
      <m:oMath>
        <m:r>
          <m:rPr/>
          <w:rPr>
            <w:rFonts w:ascii="Cambria Math" w:hAnsi="Cambria Math"/>
          </w:rPr>
          <m:t>v</m:t>
        </m:r>
      </m:oMath>
      <w:r>
        <w:rPr>
          <w:rFonts w:hint="eastAsia"/>
          <w:bCs/>
        </w:rPr>
        <w:t>是</w:t>
      </w:r>
      <m:oMath>
        <m:r>
          <m:rPr/>
          <w:rPr>
            <w:rFonts w:ascii="Cambria Math" w:hAnsi="Cambria Math"/>
          </w:rPr>
          <m:t>u</m:t>
        </m:r>
      </m:oMath>
      <w:r>
        <w:rPr>
          <w:rFonts w:hint="eastAsia"/>
          <w:bCs/>
        </w:rPr>
        <w:t>的匹配。</w:t>
      </w:r>
      <w:del w:id="208" w:author="LRC" w:date="2026-06-25T16:11:00Z">
        <w:r>
          <w:rPr>
            <w:rFonts w:hint="eastAsia"/>
            <w:bCs/>
          </w:rPr>
          <w:delText>图</w:delText>
        </w:r>
      </w:del>
      <m:oMath>
        <m:r>
          <m:rPr/>
          <w:rPr>
            <w:rFonts w:ascii="Cambria Math" w:hAnsi="Cambria Math"/>
          </w:rPr>
          <m:t>G</m:t>
        </m:r>
      </m:oMath>
      <w:r>
        <w:rPr>
          <w:rFonts w:hint="eastAsia"/>
          <w:bCs/>
        </w:rPr>
        <w:t>中</w:t>
      </w:r>
      <w:del w:id="209" w:author="LRC" w:date="2026-06-25T16:11:00Z">
        <w:r>
          <w:rPr>
            <w:rFonts w:hint="eastAsia"/>
            <w:bCs/>
          </w:rPr>
          <w:delText>模式</w:delText>
        </w:r>
      </w:del>
      <m:oMath>
        <m:r>
          <m:rPr/>
          <w:rPr>
            <w:rFonts w:ascii="Cambria Math" w:hAnsi="Cambria Math"/>
          </w:rPr>
          <m:t>Q</m:t>
        </m:r>
      </m:oMath>
      <w:r>
        <w:rPr>
          <w:rFonts w:hint="eastAsia"/>
          <w:bCs/>
        </w:rPr>
        <w:t>的匹配是一个从</w:t>
      </w:r>
      <m:oMath>
        <m:r>
          <m:rPr/>
          <w:rPr>
            <w:rFonts w:ascii="Cambria Math" w:hAnsi="Cambria Math"/>
          </w:rPr>
          <m:t>Q</m:t>
        </m:r>
      </m:oMath>
      <w:r>
        <w:rPr>
          <w:rFonts w:hint="eastAsia"/>
          <w:bCs/>
        </w:rPr>
        <w:t>到</w:t>
      </w:r>
      <m:oMath>
        <m:r>
          <m:rPr/>
          <w:rPr>
            <w:rFonts w:ascii="Cambria Math" w:hAnsi="Cambria Math"/>
          </w:rPr>
          <m:t>G</m:t>
        </m:r>
      </m:oMath>
      <w:r>
        <w:rPr>
          <w:rFonts w:hint="eastAsia"/>
          <w:bCs/>
        </w:rPr>
        <w:t>的同构映射</w:t>
      </w:r>
      <m:oMath>
        <m:r>
          <m:rPr/>
          <w:rPr>
            <w:rFonts w:ascii="Cambria Math" w:hAnsi="Cambria Math"/>
          </w:rPr>
          <m:t>ρ</m:t>
        </m:r>
      </m:oMath>
      <w:r>
        <w:rPr>
          <w:rFonts w:hint="eastAsia"/>
          <w:bCs/>
        </w:rPr>
        <w:t>，</w:t>
      </w:r>
      <w:del w:id="210" w:author="LRC" w:date="2026-06-25T17:26:00Z">
        <w:r>
          <w:rPr>
            <w:rFonts w:hint="eastAsia"/>
            <w:bCs/>
          </w:rPr>
          <w:delText>使</w:delText>
        </w:r>
      </w:del>
      <w:del w:id="211" w:author="LRC" w:date="2026-06-25T16:36:00Z">
        <w:r>
          <w:rPr>
            <w:rFonts w:hint="eastAsia"/>
            <w:bCs/>
          </w:rPr>
          <w:delText>得：</w:delText>
        </w:r>
      </w:del>
      <w:del w:id="212" w:author="LRC" w:date="2026-06-25T16:36:00Z">
        <w:r>
          <w:rPr>
            <w:bCs/>
          </w:rPr>
          <w:delText>(1)</w:delText>
        </w:r>
      </w:del>
      <w:del w:id="213" w:author="LRC" w:date="2026-06-25T16:36:00Z">
        <w:r>
          <w:rPr>
            <w:rFonts w:hint="eastAsia"/>
            <w:bCs/>
          </w:rPr>
          <w:delText>对于</w:delText>
        </w:r>
      </w:del>
      <w:r>
        <w:rPr>
          <w:rFonts w:hint="eastAsia"/>
          <w:bCs/>
        </w:rPr>
        <w:t>每个节点</w:t>
      </w:r>
      <m:oMath>
        <m:r>
          <m:rPr/>
          <w:rPr>
            <w:rFonts w:ascii="Cambria Math" w:hAnsi="Cambria Math"/>
          </w:rPr>
          <m:t>u</m:t>
        </m:r>
        <m:r>
          <m:rPr/>
          <w:rPr>
            <w:rFonts w:hint="eastAsia" w:ascii="Cambria Math" w:hAnsi="Cambria Math"/>
          </w:rPr>
          <m:t>∈</m:t>
        </m:r>
        <m:sSub>
          <m:sSubPr>
            <m:ctrlPr>
              <w:rPr>
                <w:rFonts w:ascii="Cambria Math" w:hAnsi="Cambria Math"/>
                <w:bCs/>
                <w:i/>
              </w:rPr>
            </m:ctrlPr>
          </m:sSubPr>
          <m:e>
            <m:r>
              <m:rPr/>
              <w:rPr>
                <w:rFonts w:ascii="Cambria Math" w:hAnsi="Cambria Math"/>
              </w:rPr>
              <m:t>V</m:t>
            </m:r>
            <m:ctrlPr>
              <w:rPr>
                <w:rFonts w:ascii="Cambria Math" w:hAnsi="Cambria Math"/>
                <w:bCs/>
                <w:i/>
              </w:rPr>
            </m:ctrlPr>
          </m:e>
          <m:sub>
            <m:r>
              <m:rPr>
                <m:sty m:val="p"/>
              </m:rPr>
              <w:rPr>
                <w:rFonts w:hint="eastAsia" w:ascii="Cambria Math" w:hAnsi="Cambria Math"/>
              </w:rPr>
              <m:t>p</m:t>
            </m:r>
            <m:ctrlPr>
              <w:rPr>
                <w:rFonts w:ascii="Cambria Math" w:hAnsi="Cambria Math"/>
                <w:bCs/>
                <w:i/>
              </w:rPr>
            </m:ctrlPr>
          </m:sub>
        </m:sSub>
      </m:oMath>
      <w:r>
        <w:rPr>
          <w:rFonts w:hint="eastAsia"/>
          <w:bCs/>
        </w:rPr>
        <w:t>，</w:t>
      </w:r>
      <m:oMath>
        <m:sSub>
          <m:sSubPr>
            <m:ctrlPr>
              <w:rPr>
                <w:rFonts w:ascii="Cambria Math" w:hAnsi="Cambria Math"/>
                <w:i/>
                <w:iCs/>
              </w:rPr>
            </m:ctrlPr>
          </m:sSubPr>
          <m:e>
            <m:r>
              <m:rPr/>
              <w:rPr>
                <w:rFonts w:hint="eastAsia" w:ascii="Cambria Math" w:hAnsi="Cambria Math"/>
              </w:rPr>
              <m:t>L</m:t>
            </m:r>
            <m:ctrlPr>
              <w:rPr>
                <w:rFonts w:ascii="Cambria Math" w:hAnsi="Cambria Math"/>
                <w:i/>
              </w:rPr>
            </m:ctrlPr>
          </m:e>
          <m:sub>
            <m:r>
              <m:rPr>
                <m:sty m:val="p"/>
              </m:rPr>
              <w:rPr>
                <w:rFonts w:hint="eastAsia" w:ascii="Cambria Math" w:hAnsi="Cambria Math"/>
              </w:rPr>
              <m:t>p</m:t>
            </m:r>
            <m:ctrlPr>
              <w:rPr>
                <w:rFonts w:ascii="Cambria Math" w:hAnsi="Cambria Math"/>
                <w:i/>
                <w:iCs/>
              </w:rPr>
            </m:ctrlPr>
          </m:sub>
        </m:sSub>
        <m:d>
          <m:dPr>
            <m:ctrlPr>
              <w:rPr>
                <w:rFonts w:ascii="Cambria Math" w:hAnsi="Cambria Math"/>
                <w:i/>
                <w:iCs/>
              </w:rPr>
            </m:ctrlPr>
          </m:dPr>
          <m:e>
            <m:r>
              <m:rPr/>
              <w:rPr>
                <w:rFonts w:ascii="Cambria Math" w:hAnsi="Cambria Math"/>
              </w:rPr>
              <m:t>u</m:t>
            </m:r>
            <m:ctrlPr>
              <w:rPr>
                <w:rFonts w:ascii="Cambria Math" w:hAnsi="Cambria Math"/>
                <w:i/>
                <w:iCs/>
              </w:rPr>
            </m:ctrlPr>
          </m:e>
        </m:d>
        <m:r>
          <m:rPr/>
          <w:rPr>
            <w:rFonts w:ascii="Cambria Math" w:hAnsi="Cambria Math"/>
          </w:rPr>
          <m:t>=L(ρ</m:t>
        </m:r>
        <m:d>
          <m:dPr>
            <m:ctrlPr>
              <w:rPr>
                <w:rFonts w:ascii="Cambria Math" w:hAnsi="Cambria Math"/>
                <w:i/>
              </w:rPr>
            </m:ctrlPr>
          </m:dPr>
          <m:e>
            <m:r>
              <m:rPr/>
              <w:rPr>
                <w:rFonts w:ascii="Cambria Math" w:hAnsi="Cambria Math"/>
              </w:rPr>
              <m:t>u</m:t>
            </m:r>
            <m:ctrlPr>
              <w:rPr>
                <w:rFonts w:ascii="Cambria Math" w:hAnsi="Cambria Math"/>
                <w:i/>
              </w:rPr>
            </m:ctrlPr>
          </m:e>
        </m:d>
        <m:r>
          <m:rPr/>
          <w:rPr>
            <w:rFonts w:ascii="Cambria Math" w:hAnsi="Cambria Math"/>
          </w:rPr>
          <m:t>)</m:t>
        </m:r>
      </m:oMath>
      <w:r>
        <w:rPr>
          <w:rFonts w:hint="eastAsia"/>
          <w:bCs/>
        </w:rPr>
        <w:t>，节点</w:t>
      </w:r>
      <m:oMath>
        <m:r>
          <m:rPr/>
          <w:rPr>
            <w:rFonts w:ascii="Cambria Math" w:hAnsi="Cambria Math"/>
          </w:rPr>
          <m:t>u,u’</m:t>
        </m:r>
        <m:r>
          <m:rPr/>
          <w:rPr>
            <w:rFonts w:hint="eastAsia" w:ascii="Cambria Math" w:hAnsi="Cambria Math"/>
          </w:rPr>
          <m:t>∈</m:t>
        </m:r>
        <m:sSub>
          <m:sSubPr>
            <m:ctrlPr>
              <w:rPr>
                <w:rFonts w:ascii="Cambria Math" w:hAnsi="Cambria Math"/>
                <w:bCs/>
                <w:i/>
              </w:rPr>
            </m:ctrlPr>
          </m:sSubPr>
          <m:e>
            <m:r>
              <m:rPr/>
              <w:rPr>
                <w:rFonts w:ascii="Cambria Math" w:hAnsi="Cambria Math"/>
              </w:rPr>
              <m:t>V</m:t>
            </m:r>
            <m:ctrlPr>
              <w:rPr>
                <w:rFonts w:ascii="Cambria Math" w:hAnsi="Cambria Math"/>
                <w:bCs/>
                <w:i/>
              </w:rPr>
            </m:ctrlPr>
          </m:e>
          <m:sub>
            <m:r>
              <m:rPr>
                <m:sty m:val="p"/>
              </m:rPr>
              <w:rPr>
                <w:rFonts w:hint="eastAsia" w:ascii="Cambria Math" w:hAnsi="Cambria Math"/>
              </w:rPr>
              <m:t>p</m:t>
            </m:r>
            <m:ctrlPr>
              <w:rPr>
                <w:rFonts w:ascii="Cambria Math" w:hAnsi="Cambria Math"/>
                <w:bCs/>
                <w:i/>
              </w:rPr>
            </m:ctrlPr>
          </m:sub>
        </m:sSub>
      </m:oMath>
      <w:r>
        <w:rPr>
          <w:rFonts w:hint="eastAsia"/>
          <w:bCs/>
        </w:rPr>
        <w:t>构成的模式边</w:t>
      </w:r>
      <m:oMath>
        <m:d>
          <m:dPr>
            <m:ctrlPr>
              <w:rPr>
                <w:rFonts w:ascii="Cambria Math" w:hAnsi="Cambria Math"/>
                <w:bCs/>
                <w:i/>
              </w:rPr>
            </m:ctrlPr>
          </m:dPr>
          <m:e>
            <m:r>
              <m:rPr/>
              <w:rPr>
                <w:rFonts w:ascii="Cambria Math" w:hAnsi="Cambria Math"/>
              </w:rPr>
              <m:t>u,u’</m:t>
            </m:r>
            <m:ctrlPr>
              <w:rPr>
                <w:rFonts w:ascii="Cambria Math" w:hAnsi="Cambria Math"/>
                <w:bCs/>
                <w:i/>
              </w:rPr>
            </m:ctrlPr>
          </m:e>
        </m:d>
        <m:r>
          <m:rPr>
            <m:sty m:val="p"/>
          </m:rPr>
          <w:rPr>
            <w:rFonts w:hint="eastAsia" w:ascii="Cambria Math" w:hAnsi="Cambria Math"/>
          </w:rPr>
          <m:t>∈</m:t>
        </m:r>
        <m:sSub>
          <m:sSubPr>
            <m:ctrlPr>
              <w:rPr>
                <w:rFonts w:ascii="Cambria Math" w:hAnsi="Cambria Math"/>
                <w:bCs/>
                <w:i/>
              </w:rPr>
            </m:ctrlPr>
          </m:sSubPr>
          <m:e>
            <m:r>
              <m:rPr/>
              <w:rPr>
                <w:rFonts w:ascii="Cambria Math" w:hAnsi="Cambria Math"/>
              </w:rPr>
              <m:t>E</m:t>
            </m:r>
            <m:ctrlPr>
              <w:rPr>
                <w:rFonts w:ascii="Cambria Math" w:hAnsi="Cambria Math"/>
                <w:bCs/>
              </w:rPr>
            </m:ctrlPr>
          </m:e>
          <m:sub>
            <m:r>
              <m:rPr>
                <m:sty m:val="p"/>
              </m:rPr>
              <w:rPr>
                <w:rFonts w:ascii="Cambria Math" w:hAnsi="Cambria Math"/>
              </w:rPr>
              <m:t>p</m:t>
            </m:r>
            <m:ctrlPr>
              <w:rPr>
                <w:rFonts w:ascii="Cambria Math" w:hAnsi="Cambria Math"/>
                <w:bCs/>
                <w:i/>
              </w:rPr>
            </m:ctrlPr>
          </m:sub>
        </m:sSub>
      </m:oMath>
      <w:r>
        <w:rPr>
          <w:rFonts w:hint="eastAsia"/>
          <w:bCs/>
        </w:rPr>
        <w:t>都有</w:t>
      </w:r>
      <m:oMath>
        <m:d>
          <m:dPr>
            <m:ctrlPr>
              <w:rPr>
                <w:rFonts w:ascii="Cambria Math" w:hAnsi="Cambria Math"/>
                <w:bCs/>
                <w:i/>
              </w:rPr>
            </m:ctrlPr>
          </m:dPr>
          <m:e>
            <m:r>
              <m:rPr/>
              <w:rPr>
                <w:rFonts w:ascii="Cambria Math" w:hAnsi="Cambria Math"/>
              </w:rPr>
              <m:t>ρ</m:t>
            </m:r>
            <m:d>
              <m:dPr>
                <m:ctrlPr>
                  <w:rPr>
                    <w:rFonts w:ascii="Cambria Math" w:hAnsi="Cambria Math"/>
                    <w:bCs/>
                    <w:i/>
                  </w:rPr>
                </m:ctrlPr>
              </m:dPr>
              <m:e>
                <m:r>
                  <m:rPr/>
                  <w:rPr>
                    <w:rFonts w:ascii="Cambria Math" w:hAnsi="Cambria Math"/>
                  </w:rPr>
                  <m:t>u</m:t>
                </m:r>
                <m:ctrlPr>
                  <w:rPr>
                    <w:rFonts w:ascii="Cambria Math" w:hAnsi="Cambria Math"/>
                    <w:bCs/>
                    <w:i/>
                  </w:rPr>
                </m:ctrlPr>
              </m:e>
            </m:d>
            <m:r>
              <m:rPr/>
              <w:rPr>
                <w:rFonts w:ascii="Cambria Math" w:hAnsi="Cambria Math"/>
              </w:rPr>
              <m:t>,ρ</m:t>
            </m:r>
            <m:d>
              <m:dPr>
                <m:ctrlPr>
                  <w:rPr>
                    <w:rFonts w:ascii="Cambria Math" w:hAnsi="Cambria Math"/>
                    <w:bCs/>
                    <w:i/>
                  </w:rPr>
                </m:ctrlPr>
              </m:dPr>
              <m:e>
                <m:r>
                  <m:rPr/>
                  <w:rPr>
                    <w:rFonts w:ascii="Cambria Math" w:hAnsi="Cambria Math"/>
                  </w:rPr>
                  <m:t>u’</m:t>
                </m:r>
                <m:ctrlPr>
                  <w:rPr>
                    <w:rFonts w:ascii="Cambria Math" w:hAnsi="Cambria Math"/>
                    <w:bCs/>
                    <w:i/>
                  </w:rPr>
                </m:ctrlPr>
              </m:e>
            </m:d>
            <m:ctrlPr>
              <w:rPr>
                <w:rFonts w:ascii="Cambria Math" w:hAnsi="Cambria Math"/>
                <w:bCs/>
                <w:i/>
              </w:rPr>
            </m:ctrlPr>
          </m:e>
        </m:d>
        <m:r>
          <m:rPr>
            <m:sty m:val="p"/>
          </m:rPr>
          <w:rPr>
            <w:rFonts w:hint="eastAsia" w:ascii="Cambria Math" w:hAnsi="Cambria Math"/>
          </w:rPr>
          <m:t>∈</m:t>
        </m:r>
        <m:r>
          <m:rPr/>
          <w:rPr>
            <w:rFonts w:ascii="Cambria Math" w:hAnsi="Cambria Math"/>
          </w:rPr>
          <m:t>E</m:t>
        </m:r>
      </m:oMath>
      <w:r>
        <w:rPr>
          <w:rFonts w:hint="eastAsia"/>
          <w:bCs/>
        </w:rPr>
        <w:t>。</w:t>
      </w:r>
      <w:del w:id="214" w:author="LRC" w:date="2026-06-25T16:38:00Z">
        <w:r>
          <w:rPr>
            <w:rFonts w:hint="eastAsia"/>
            <w:bCs/>
          </w:rPr>
          <w:delText>这样，</w:delText>
        </w:r>
      </w:del>
      <w:r>
        <w:rPr>
          <w:rFonts w:hint="eastAsia"/>
          <w:bCs/>
        </w:rPr>
        <w:t>当</w:t>
      </w:r>
      <w:del w:id="215" w:author="LRC" w:date="2026-06-25T16:38:00Z">
        <w:r>
          <w:rPr>
            <w:rFonts w:hint="eastAsia"/>
            <w:bCs/>
          </w:rPr>
          <w:delText>模式</w:delText>
        </w:r>
      </w:del>
      <m:oMath>
        <m:r>
          <m:rPr/>
          <w:rPr>
            <w:rFonts w:ascii="Cambria Math" w:hAnsi="Cambria Math"/>
          </w:rPr>
          <m:t>Q</m:t>
        </m:r>
      </m:oMath>
      <w:r>
        <w:rPr>
          <w:rFonts w:hint="eastAsia"/>
          <w:bCs/>
        </w:rPr>
        <w:t>与</w:t>
      </w:r>
      <m:oMath>
        <w:del w:id="216" w:author="LRC" w:date="2026-06-25T16:38:00Z">
          <m:r>
            <m:rPr/>
            <w:rPr>
              <w:rFonts w:ascii="Cambria Math" w:hAnsi="Cambria Math"/>
            </w:rPr>
            <m:t>G</m:t>
          </m:r>
        </w:del>
        <w:del w:id="217" w:author="LRC" w:date="2026-06-25T16:38:00Z">
          <m:r>
            <m:rPr>
              <m:sty m:val="p"/>
            </m:rPr>
            <w:rPr>
              <w:rFonts w:hint="eastAsia" w:ascii="Cambria Math" w:hAnsi="Cambria Math"/>
            </w:rPr>
            <m:t>的子图</m:t>
          </m:r>
        </w:del>
        <m:sSub>
          <m:sSubPr>
            <m:ctrlPr>
              <w:rPr>
                <w:rFonts w:ascii="Cambria Math" w:hAnsi="Cambria Math"/>
                <w:bCs/>
                <w:i/>
              </w:rPr>
            </m:ctrlPr>
          </m:sSubPr>
          <m:e>
            <m:r>
              <m:rPr/>
              <w:rPr>
                <w:rFonts w:ascii="Cambria Math" w:hAnsi="Cambria Math"/>
              </w:rPr>
              <m:t>G</m:t>
            </m:r>
            <m:ctrlPr>
              <w:rPr>
                <w:rFonts w:ascii="Cambria Math" w:hAnsi="Cambria Math"/>
                <w:bCs/>
                <w:i/>
              </w:rPr>
            </m:ctrlPr>
          </m:e>
          <m:sub>
            <m:r>
              <m:rPr>
                <m:sty m:val="p"/>
              </m:rPr>
              <w:rPr>
                <w:rFonts w:ascii="Cambria Math" w:hAnsi="Cambria Math"/>
              </w:rPr>
              <m:t>s</m:t>
            </m:r>
            <m:ctrlPr>
              <w:rPr>
                <w:rFonts w:ascii="Cambria Math" w:hAnsi="Cambria Math"/>
                <w:bCs/>
                <w:i/>
              </w:rPr>
            </m:ctrlPr>
          </m:sub>
        </m:sSub>
        <w:del w:id="218" w:author="LRC" w:date="2026-06-25T16:39:00Z">
          <m:r>
            <m:rPr/>
            <w:rPr>
              <w:rFonts w:ascii="Cambria Math" w:hAnsi="Cambria Math"/>
            </w:rPr>
            <m:t>=</m:t>
          </m:r>
        </w:del>
        <m:d>
          <m:dPr>
            <m:ctrlPr>
              <w:del w:id="219" w:author="LRC" w:date="2026-06-25T16:39:00Z">
                <w:rPr>
                  <w:rFonts w:ascii="Cambria Math" w:hAnsi="Cambria Math"/>
                  <w:bCs/>
                  <w:i/>
                </w:rPr>
              </w:del>
            </m:ctrlPr>
          </m:dPr>
          <m:e>
            <m:sSub>
              <m:sSubPr>
                <m:ctrlPr>
                  <w:del w:id="220" w:author="LRC" w:date="2026-06-25T16:39:00Z">
                    <w:rPr>
                      <w:rFonts w:ascii="Cambria Math" w:hAnsi="Cambria Math"/>
                      <w:bCs/>
                      <w:i/>
                    </w:rPr>
                  </w:del>
                </m:ctrlPr>
              </m:sSubPr>
              <m:e>
                <w:del w:id="221" w:author="LRC" w:date="2026-06-25T16:39:00Z">
                  <m:r>
                    <m:rPr/>
                    <w:rPr>
                      <w:rFonts w:ascii="Cambria Math" w:hAnsi="Cambria Math"/>
                    </w:rPr>
                    <m:t>V</m:t>
                  </m:r>
                </w:del>
                <m:ctrlPr>
                  <w:del w:id="222" w:author="LRC" w:date="2026-06-25T16:39:00Z">
                    <w:rPr>
                      <w:rFonts w:ascii="Cambria Math" w:hAnsi="Cambria Math"/>
                      <w:bCs/>
                      <w:i/>
                    </w:rPr>
                  </w:del>
                </m:ctrlPr>
              </m:e>
              <m:sub>
                <w:del w:id="223" w:author="LRC" w:date="2026-06-25T16:39:00Z">
                  <m:r>
                    <m:rPr/>
                    <w:rPr>
                      <w:rFonts w:ascii="Cambria Math" w:hAnsi="Cambria Math"/>
                    </w:rPr>
                    <m:t>s</m:t>
                  </m:r>
                </w:del>
                <m:ctrlPr>
                  <w:del w:id="224" w:author="LRC" w:date="2026-06-25T16:39:00Z">
                    <w:rPr>
                      <w:rFonts w:ascii="Cambria Math" w:hAnsi="Cambria Math"/>
                      <w:bCs/>
                      <w:i/>
                    </w:rPr>
                  </w:del>
                </m:ctrlPr>
              </m:sub>
            </m:sSub>
            <w:del w:id="225" w:author="LRC" w:date="2026-06-25T16:39:00Z">
              <m:r>
                <m:rPr/>
                <w:rPr>
                  <w:rFonts w:ascii="Cambria Math" w:hAnsi="Cambria Math"/>
                </w:rPr>
                <m:t>,</m:t>
              </m:r>
            </w:del>
            <m:sSub>
              <m:sSubPr>
                <m:ctrlPr>
                  <w:del w:id="226" w:author="LRC" w:date="2026-06-25T16:39:00Z">
                    <w:rPr>
                      <w:rFonts w:ascii="Cambria Math" w:hAnsi="Cambria Math"/>
                      <w:bCs/>
                      <w:i/>
                    </w:rPr>
                  </w:del>
                </m:ctrlPr>
              </m:sSubPr>
              <m:e>
                <w:del w:id="227" w:author="LRC" w:date="2026-06-25T16:39:00Z">
                  <m:r>
                    <m:rPr/>
                    <w:rPr>
                      <w:rFonts w:ascii="Cambria Math" w:hAnsi="Cambria Math"/>
                    </w:rPr>
                    <m:t>E</m:t>
                  </m:r>
                </w:del>
                <m:ctrlPr>
                  <w:del w:id="228" w:author="LRC" w:date="2026-06-25T16:39:00Z">
                    <w:rPr>
                      <w:rFonts w:ascii="Cambria Math" w:hAnsi="Cambria Math"/>
                      <w:bCs/>
                      <w:i/>
                    </w:rPr>
                  </w:del>
                </m:ctrlPr>
              </m:e>
              <m:sub>
                <w:del w:id="229" w:author="LRC" w:date="2026-06-25T16:39:00Z">
                  <m:r>
                    <m:rPr/>
                    <w:rPr>
                      <w:rFonts w:ascii="Cambria Math" w:hAnsi="Cambria Math"/>
                    </w:rPr>
                    <m:t>s</m:t>
                  </m:r>
                </w:del>
                <m:ctrlPr>
                  <w:del w:id="230" w:author="LRC" w:date="2026-06-25T16:39:00Z">
                    <w:rPr>
                      <w:rFonts w:ascii="Cambria Math" w:hAnsi="Cambria Math"/>
                      <w:bCs/>
                      <w:i/>
                    </w:rPr>
                  </w:del>
                </m:ctrlPr>
              </m:sub>
            </m:sSub>
            <w:del w:id="231" w:author="LRC" w:date="2026-06-25T16:39:00Z">
              <m:r>
                <m:rPr/>
                <w:rPr>
                  <w:rFonts w:ascii="Cambria Math" w:hAnsi="Cambria Math"/>
                </w:rPr>
                <m:t>,</m:t>
              </m:r>
            </w:del>
            <m:sSub>
              <m:sSubPr>
                <m:ctrlPr>
                  <w:del w:id="232" w:author="LRC" w:date="2026-06-25T16:39:00Z">
                    <w:rPr>
                      <w:rFonts w:ascii="Cambria Math" w:hAnsi="Cambria Math"/>
                      <w:bCs/>
                      <w:i/>
                    </w:rPr>
                  </w:del>
                </m:ctrlPr>
              </m:sSubPr>
              <m:e>
                <w:del w:id="233" w:author="LRC" w:date="2026-06-25T16:39:00Z">
                  <m:r>
                    <m:rPr/>
                    <w:rPr>
                      <w:rFonts w:ascii="Cambria Math" w:hAnsi="Cambria Math"/>
                    </w:rPr>
                    <m:t>L</m:t>
                  </m:r>
                </w:del>
                <m:ctrlPr>
                  <w:del w:id="234" w:author="LRC" w:date="2026-06-25T16:39:00Z">
                    <w:rPr>
                      <w:rFonts w:ascii="Cambria Math" w:hAnsi="Cambria Math"/>
                      <w:bCs/>
                      <w:i/>
                    </w:rPr>
                  </w:del>
                </m:ctrlPr>
              </m:e>
              <m:sub>
                <w:del w:id="235" w:author="LRC" w:date="2026-06-25T16:39:00Z">
                  <m:r>
                    <m:rPr/>
                    <w:rPr>
                      <w:rFonts w:ascii="Cambria Math" w:hAnsi="Cambria Math"/>
                    </w:rPr>
                    <m:t>s</m:t>
                  </m:r>
                </w:del>
                <m:ctrlPr>
                  <w:del w:id="236" w:author="LRC" w:date="2026-06-25T16:39:00Z">
                    <w:rPr>
                      <w:rFonts w:ascii="Cambria Math" w:hAnsi="Cambria Math"/>
                      <w:bCs/>
                      <w:i/>
                    </w:rPr>
                  </w:del>
                </m:ctrlPr>
              </m:sub>
            </m:sSub>
            <m:ctrlPr>
              <w:del w:id="237" w:author="LRC" w:date="2026-06-25T16:39:00Z">
                <w:rPr>
                  <w:rFonts w:ascii="Cambria Math" w:hAnsi="Cambria Math"/>
                  <w:bCs/>
                  <w:i/>
                </w:rPr>
              </w:del>
            </m:ctrlPr>
          </m:e>
        </m:d>
      </m:oMath>
      <w:r>
        <w:rPr>
          <w:rFonts w:hint="eastAsia"/>
          <w:bCs/>
        </w:rPr>
        <w:t>存在同构映射关系</w:t>
      </w:r>
      <m:oMath>
        <m:r>
          <m:rPr/>
          <w:rPr>
            <w:rFonts w:ascii="Cambria Math" w:hAnsi="Cambria Math"/>
          </w:rPr>
          <m:t>ρ</m:t>
        </m:r>
      </m:oMath>
      <w:r>
        <w:rPr>
          <w:rFonts w:hint="eastAsia"/>
          <w:bCs/>
        </w:rPr>
        <w:t>时</w:t>
      </w:r>
      <w:r>
        <w:rPr>
          <w:bCs/>
        </w:rPr>
        <w:t>,</w:t>
      </w:r>
      <m:oMath>
        <m:sSub>
          <m:sSubPr>
            <m:ctrlPr>
              <w:rPr>
                <w:rFonts w:ascii="Cambria Math" w:hAnsi="Cambria Math"/>
                <w:bCs/>
                <w:i/>
              </w:rPr>
            </m:ctrlPr>
          </m:sSubPr>
          <m:e>
            <m:r>
              <m:rPr/>
              <w:rPr>
                <w:rFonts w:ascii="Cambria Math" w:hAnsi="Cambria Math"/>
              </w:rPr>
              <m:t>G</m:t>
            </m:r>
            <m:ctrlPr>
              <w:rPr>
                <w:rFonts w:ascii="Cambria Math" w:hAnsi="Cambria Math"/>
                <w:bCs/>
                <w:i/>
              </w:rPr>
            </m:ctrlPr>
          </m:e>
          <m:sub>
            <m:r>
              <m:rPr>
                <m:sty m:val="p"/>
              </m:rPr>
              <w:rPr>
                <w:rFonts w:ascii="Cambria Math" w:hAnsi="Cambria Math"/>
              </w:rPr>
              <m:t>s</m:t>
            </m:r>
            <m:ctrlPr>
              <w:rPr>
                <w:rFonts w:ascii="Cambria Math" w:hAnsi="Cambria Math"/>
                <w:bCs/>
                <w:i/>
              </w:rPr>
            </m:ctrlPr>
          </m:sub>
        </m:sSub>
      </m:oMath>
      <w:r>
        <w:rPr>
          <w:rFonts w:hint="eastAsia"/>
          <w:bCs/>
        </w:rPr>
        <w:t>为</w:t>
      </w:r>
      <m:oMath>
        <m:r>
          <m:rPr/>
          <w:rPr>
            <w:rFonts w:ascii="Cambria Math" w:hAnsi="Cambria Math"/>
          </w:rPr>
          <m:t>Q</m:t>
        </m:r>
      </m:oMath>
      <w:r>
        <w:rPr>
          <w:rFonts w:hint="eastAsia"/>
          <w:bCs/>
        </w:rPr>
        <w:t>在</w:t>
      </w:r>
      <m:oMath>
        <m:r>
          <m:rPr/>
          <w:rPr>
            <w:rFonts w:ascii="Cambria Math" w:hAnsi="Cambria Math"/>
          </w:rPr>
          <m:t>G</m:t>
        </m:r>
      </m:oMath>
      <w:r>
        <w:rPr>
          <w:rFonts w:hint="eastAsia"/>
          <w:bCs/>
        </w:rPr>
        <w:t>中的一个匹配。</w:t>
      </w:r>
    </w:p>
    <w:bookmarkEnd w:id="7"/>
    <w:p w14:paraId="2CF018DF">
      <w:pPr>
        <w:ind w:firstLine="422" w:firstLineChars="200"/>
        <w:textAlignment w:val="center"/>
      </w:pPr>
      <w:r>
        <w:rPr>
          <w:rFonts w:hint="eastAsia"/>
          <w:b/>
        </w:rPr>
        <w:t>定义</w:t>
      </w:r>
      <w:r>
        <w:rPr>
          <w:b/>
        </w:rPr>
        <w:t>6</w:t>
      </w:r>
      <w:r>
        <w:rPr>
          <w:rFonts w:hint="eastAsia"/>
          <w:b/>
        </w:rPr>
        <w:t>（频繁模式挖掘）</w:t>
      </w:r>
      <w:r>
        <w:rPr>
          <w:vertAlign w:val="superscript"/>
        </w:rPr>
        <w:t>[26]</w:t>
      </w:r>
      <w:r>
        <w:rPr>
          <w:bCs/>
          <w:color w:val="000000" w:themeColor="text1"/>
          <w14:textFill>
            <w14:solidFill>
              <w14:schemeClr w14:val="tx1"/>
            </w14:solidFill>
          </w14:textFill>
        </w:rPr>
        <w:t xml:space="preserve">  </w:t>
      </w:r>
      <w:r>
        <w:rPr>
          <w:rFonts w:hint="eastAsia"/>
        </w:rPr>
        <w:t>给定</w:t>
      </w:r>
      <m:oMath>
        <m:r>
          <m:rPr/>
          <w:rPr>
            <w:rFonts w:ascii="Cambria Math" w:hAnsi="Cambria Math"/>
          </w:rPr>
          <m:t>G</m:t>
        </m:r>
      </m:oMath>
      <w:r>
        <w:rPr>
          <w:rFonts w:hint="eastAsia"/>
        </w:rPr>
        <w:t>和支持度阈值</w:t>
      </w:r>
      <m:oMath>
        <m:r>
          <m:rPr/>
          <w:rPr>
            <w:rFonts w:ascii="Cambria Math" w:hAnsi="Cambria Math"/>
          </w:rPr>
          <m:t>θ</m:t>
        </m:r>
      </m:oMath>
      <w:del w:id="238" w:author="LRC" w:date="2026-06-25T17:09:00Z">
        <w:r>
          <w:rPr>
            <w:rFonts w:hint="eastAsia"/>
          </w:rPr>
          <w:delText>作为支持度阈值</w:delText>
        </w:r>
      </w:del>
      <w:r>
        <w:rPr>
          <w:rFonts w:hint="eastAsia"/>
        </w:rPr>
        <w:t>，挖掘</w:t>
      </w:r>
      <w:del w:id="239" w:author="LRC" w:date="2026-06-25T17:09:00Z">
        <w:r>
          <w:rPr>
            <w:rFonts w:hint="eastAsia"/>
          </w:rPr>
          <w:delText>图</w:delText>
        </w:r>
      </w:del>
      <m:oMath>
        <m:r>
          <m:rPr/>
          <w:rPr>
            <w:rFonts w:ascii="Cambria Math" w:hAnsi="Cambria Math"/>
          </w:rPr>
          <m:t>G</m:t>
        </m:r>
      </m:oMath>
      <w:r>
        <w:rPr>
          <w:rFonts w:hint="eastAsia"/>
        </w:rPr>
        <w:t>中的频繁模式集合</w:t>
      </w:r>
      <m:oMath>
        <m:r>
          <m:rPr/>
          <w:rPr>
            <w:rFonts w:hint="eastAsia" w:ascii="Cambria Math" w:hAnsi="Cambria Math"/>
          </w:rPr>
          <m:t>S</m:t>
        </m:r>
      </m:oMath>
      <w:r>
        <w:rPr>
          <w:rFonts w:hint="eastAsia"/>
        </w:rPr>
        <w:t>，使</w:t>
      </w:r>
      <w:del w:id="240" w:author="LRC" w:date="2026-06-25T17:10:00Z">
        <w:r>
          <w:rPr>
            <w:rFonts w:hint="eastAsia"/>
          </w:rPr>
          <w:delText>得对于集合</w:delText>
        </w:r>
      </w:del>
      <m:oMath>
        <m:r>
          <m:rPr/>
          <w:rPr>
            <w:rFonts w:hint="eastAsia" w:ascii="Cambria Math" w:hAnsi="Cambria Math"/>
          </w:rPr>
          <m:t>S</m:t>
        </m:r>
      </m:oMath>
      <w:r>
        <w:rPr>
          <w:rFonts w:hint="eastAsia"/>
        </w:rPr>
        <w:t>中的任何模式</w:t>
      </w:r>
      <m:oMath>
        <m:r>
          <m:rPr/>
          <w:rPr>
            <w:rFonts w:hint="eastAsia" w:ascii="Cambria Math" w:hAnsi="Cambria Math"/>
          </w:rPr>
          <m:t>Q</m:t>
        </m:r>
      </m:oMath>
      <w:r>
        <w:rPr>
          <w:rFonts w:hint="eastAsia"/>
        </w:rPr>
        <w:t>均满足</w:t>
      </w: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w:rPr>
                <w:rFonts w:hint="default" w:ascii="Cambria Math" w:hAnsi="Cambria Math"/>
              </w:rPr>
              <m:t>up</m:t>
            </m:r>
            <m:ctrlPr>
              <w:rPr>
                <w:rFonts w:ascii="Cambria Math" w:hAnsi="Cambria Math"/>
              </w:rPr>
            </m:ctrlPr>
          </m:sub>
        </m:sSub>
        <m:r>
          <m:rPr/>
          <w:rPr>
            <w:rFonts w:hint="default" w:ascii="Cambria Math" w:hAnsi="Cambria Math"/>
          </w:rPr>
          <m:t>(Q,G)≥θ</m:t>
        </m:r>
      </m:oMath>
      <w:r>
        <w:rPr>
          <w:rFonts w:hint="eastAsia"/>
        </w:rPr>
        <w:t>。</w:t>
      </w:r>
    </w:p>
    <w:p w14:paraId="11F6DBA9">
      <w:pPr>
        <w:widowControl/>
        <w:ind w:firstLine="422" w:firstLineChars="200"/>
        <w:rPr>
          <w:rFonts w:cs="Arial"/>
          <w:b/>
          <w:color w:val="000000" w:themeColor="text1"/>
          <w14:textFill>
            <w14:solidFill>
              <w14:schemeClr w14:val="tx1"/>
            </w14:solidFill>
          </w14:textFill>
        </w:rPr>
      </w:pPr>
      <w:r>
        <w:rPr>
          <w:rFonts w:hint="eastAsia"/>
          <w:b/>
          <w:bCs/>
          <w:rPrChange w:id="241" w:author="LRC" w:date="2026-06-25T10:43:00Z">
            <w:rPr>
              <w:rFonts w:hint="eastAsia"/>
              <w:bCs/>
            </w:rPr>
          </w:rPrChange>
        </w:rPr>
        <w:t>定义</w:t>
      </w:r>
      <w:r>
        <w:rPr>
          <w:b/>
          <w:bCs/>
          <w:rPrChange w:id="242" w:author="LRC" w:date="2026-06-25T10:43:00Z">
            <w:rPr>
              <w:bCs/>
            </w:rPr>
          </w:rPrChange>
        </w:rPr>
        <w:t>7</w:t>
      </w:r>
      <w:r>
        <w:rPr>
          <w:rFonts w:hint="eastAsia"/>
          <w:b/>
          <w:bCs/>
          <w:rPrChange w:id="243" w:author="LRC" w:date="2026-06-25T10:43:00Z">
            <w:rPr>
              <w:rFonts w:hint="eastAsia"/>
              <w:bCs/>
            </w:rPr>
          </w:rPrChange>
        </w:rPr>
        <w:t>（</w:t>
      </w:r>
      <w:r>
        <w:rPr>
          <w:b/>
          <w:bCs/>
          <w:rPrChange w:id="244" w:author="LRC" w:date="2026-06-25T10:43:00Z">
            <w:rPr>
              <w:bCs/>
            </w:rPr>
          </w:rPrChange>
        </w:rPr>
        <w:t>Motif</w:t>
      </w:r>
      <w:r>
        <w:rPr>
          <w:rFonts w:hint="eastAsia"/>
          <w:b/>
          <w:bCs/>
          <w:rPrChange w:id="245" w:author="LRC" w:date="2026-06-25T10:43:00Z">
            <w:rPr>
              <w:rFonts w:hint="eastAsia"/>
              <w:bCs/>
            </w:rPr>
          </w:rPrChange>
        </w:rPr>
        <w:t>）</w:t>
      </w:r>
      <w:r>
        <w:rPr>
          <w:bCs/>
          <w:vertAlign w:val="superscript"/>
        </w:rPr>
        <w:t>[27]</w:t>
      </w:r>
      <w:r>
        <w:rPr>
          <w:bCs/>
          <w:color w:val="000000" w:themeColor="text1"/>
          <w14:textFill>
            <w14:solidFill>
              <w14:schemeClr w14:val="tx1"/>
            </w14:solidFill>
          </w14:textFill>
        </w:rPr>
        <w:t xml:space="preserve">  </w:t>
      </w:r>
      <w:r>
        <w:rPr>
          <w:rFonts w:hint="eastAsia"/>
          <w:bCs/>
        </w:rPr>
        <w:t xml:space="preserve">Motif </w:t>
      </w:r>
      <m:oMath>
        <m:acc>
          <m:accPr>
            <m:ctrlPr>
              <w:rPr>
                <w:rFonts w:ascii="Cambria Math" w:hAnsi="Cambria Math"/>
                <w:i/>
              </w:rPr>
            </m:ctrlPr>
          </m:accPr>
          <m:e>
            <m:r>
              <m:rPr/>
              <w:rPr>
                <w:rFonts w:ascii="Cambria Math" w:hAnsi="Cambria Math"/>
              </w:rPr>
              <m:t>M</m:t>
            </m:r>
            <m:ctrlPr>
              <w:rPr>
                <w:rFonts w:ascii="Cambria Math" w:hAnsi="Cambria Math"/>
                <w:i/>
              </w:rPr>
            </m:ctrlPr>
          </m:e>
        </m:acc>
        <m:r>
          <m:rPr/>
          <w:rPr>
            <w:rFonts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w:del w:id="246" w:author="LRC" w:date="2026-06-26T09:08:00Z">
                  <m:r>
                    <m:rPr>
                      <m:scr m:val="script"/>
                    </m:rPr>
                    <w:rPr>
                      <w:rFonts w:ascii="Cambria Math" w:hAnsi="Cambria Math"/>
                    </w:rPr>
                    <m:t>ℳ</m:t>
                  </m:r>
                </w:del>
                <m:acc>
                  <m:accPr>
                    <m:ctrlPr>
                      <w:rPr>
                        <w:rFonts w:ascii="Cambria Math" w:hAnsi="Cambria Math"/>
                        <w:i/>
                      </w:rPr>
                    </m:ctrlPr>
                  </m:accPr>
                  <m:e>
                    <m:r>
                      <m:rPr/>
                      <w:rPr>
                        <w:rFonts w:ascii="Cambria Math" w:hAnsi="Cambria Math"/>
                      </w:rPr>
                      <m:t>M</m:t>
                    </m:r>
                    <m:ctrlPr>
                      <w:rPr>
                        <w:rFonts w:ascii="Cambria Math" w:hAnsi="Cambria Math"/>
                        <w:i/>
                      </w:rPr>
                    </m:ctrlPr>
                  </m:e>
                </m:acc>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w:del w:id="247" w:author="LRC" w:date="2026-06-26T09:09:00Z">
                  <m:r>
                    <m:rPr>
                      <m:scr m:val="script"/>
                    </m:rPr>
                    <w:rPr>
                      <w:rFonts w:ascii="Cambria Math" w:hAnsi="Cambria Math"/>
                    </w:rPr>
                    <m:t>ℳ</m:t>
                  </m:r>
                </w:del>
                <m:acc>
                  <m:accPr>
                    <m:ctrlPr>
                      <w:rPr>
                        <w:rFonts w:ascii="Cambria Math" w:hAnsi="Cambria Math"/>
                        <w:i/>
                      </w:rPr>
                    </m:ctrlPr>
                  </m:accPr>
                  <m:e>
                    <m:r>
                      <m:rPr/>
                      <w:rPr>
                        <w:rFonts w:ascii="Cambria Math" w:hAnsi="Cambria Math"/>
                      </w:rPr>
                      <m:t>M</m:t>
                    </m:r>
                    <m:ctrlPr>
                      <w:rPr>
                        <w:rFonts w:ascii="Cambria Math" w:hAnsi="Cambria Math"/>
                        <w:i/>
                      </w:rPr>
                    </m:ctrlPr>
                  </m:e>
                </m:acc>
                <m:ctrlPr>
                  <w:rPr>
                    <w:rFonts w:ascii="Cambria Math" w:hAnsi="Cambria Math"/>
                    <w:i/>
                  </w:rPr>
                </m:ctrlPr>
              </m:sub>
            </m:sSub>
            <m:ctrlPr>
              <w:rPr>
                <w:rFonts w:ascii="Cambria Math" w:hAnsi="Cambria Math"/>
                <w:i/>
              </w:rPr>
            </m:ctrlPr>
          </m:e>
        </m:d>
      </m:oMath>
      <w:r>
        <w:rPr>
          <w:rFonts w:hint="eastAsia"/>
        </w:rPr>
        <w:t xml:space="preserve"> 是</w:t>
      </w:r>
      <w:r>
        <w:rPr>
          <w:rFonts w:hint="eastAsia"/>
          <w:bCs/>
        </w:rPr>
        <w:t>在</w:t>
      </w:r>
      <w:del w:id="248" w:author="LRC" w:date="2026-06-26T09:09:00Z">
        <w:r>
          <w:rPr>
            <w:rFonts w:hint="eastAsia"/>
            <w:bCs/>
          </w:rPr>
          <w:delText>图</w:delText>
        </w:r>
      </w:del>
      <m:oMath>
        <m:r>
          <m:rPr/>
          <w:rPr>
            <w:rFonts w:hint="eastAsia" w:ascii="Cambria Math" w:hAnsi="Cambria Math"/>
          </w:rPr>
          <m:t>G</m:t>
        </m:r>
      </m:oMath>
      <w:r>
        <w:rPr>
          <w:rFonts w:hint="eastAsia"/>
          <w:bCs/>
        </w:rPr>
        <w:t>中反复出现、</w:t>
      </w:r>
      <w:del w:id="249" w:author="LRC" w:date="2026-06-26T09:09:00Z">
        <w:r>
          <w:rPr>
            <w:rFonts w:hint="eastAsia"/>
            <w:bCs/>
          </w:rPr>
          <w:delText>且</w:delText>
        </w:r>
      </w:del>
      <w:r>
        <w:rPr>
          <w:rFonts w:hint="eastAsia"/>
          <w:bCs/>
        </w:rPr>
        <w:t>出现频率显著高</w:t>
      </w:r>
      <w:r>
        <w:t>于</w:t>
      </w:r>
      <w:r>
        <w:rPr>
          <w:rFonts w:hint="eastAsia"/>
        </w:rPr>
        <w:t>它</w:t>
      </w:r>
      <w:r>
        <w:t>在随机网络中预期频率的局部子结构</w:t>
      </w:r>
      <w:r>
        <w:rPr>
          <w:rFonts w:hint="eastAsia"/>
          <w:bCs/>
        </w:rPr>
        <w:t>。</w:t>
      </w:r>
      <w:del w:id="250" w:author="LRC" w:date="2026-06-26T09:10:00Z">
        <w:r>
          <w:rPr>
            <w:rFonts w:hint="eastAsia"/>
            <w:bCs/>
          </w:rPr>
          <w:delText>图2列举了一组</w:delText>
        </w:r>
      </w:del>
      <w:r>
        <w:rPr>
          <w:rFonts w:hint="eastAsia"/>
          <w:bCs/>
        </w:rPr>
        <w:t>经典</w:t>
      </w:r>
      <w:del w:id="251" w:author="LRC" w:date="2026-06-26T09:10:00Z">
        <w:r>
          <w:rPr>
            <w:rFonts w:hint="eastAsia"/>
            <w:bCs/>
          </w:rPr>
          <w:delText>的</w:delText>
        </w:r>
      </w:del>
      <w:r>
        <w:rPr>
          <w:rFonts w:hint="eastAsia"/>
          <w:bCs/>
        </w:rPr>
        <w:t>Motif结构</w:t>
      </w:r>
      <w:r>
        <w:rPr>
          <w:rFonts w:hint="eastAsia"/>
          <w:bCs/>
          <w:vertAlign w:val="superscript"/>
          <w:lang w:eastAsia="zh-CN"/>
        </w:rPr>
        <w:fldChar w:fldCharType="begin"/>
      </w:r>
      <w:r>
        <w:instrText xml:space="preserve"> REF _Ref209089265 \r \h  \* MERGEFORMAT</w:instrText>
      </w:r>
      <w:r>
        <w:rPr>
          <w:rFonts w:hint="eastAsia"/>
          <w:bCs/>
          <w:vertAlign w:val="superscript"/>
          <w:lang w:eastAsia="zh-CN"/>
        </w:rPr>
        <w:fldChar w:fldCharType="separate"/>
      </w:r>
      <w:r>
        <w:rPr>
          <w:rFonts w:hint="eastAsia"/>
          <w:bCs/>
          <w:vertAlign w:val="superscript"/>
          <w:lang w:eastAsia="zh-CN"/>
        </w:rPr>
        <w:t>[22]</w:t>
      </w:r>
      <w:r>
        <w:rPr>
          <w:rFonts w:hint="eastAsia"/>
          <w:bCs/>
          <w:vertAlign w:val="superscript"/>
          <w:lang w:eastAsia="zh-CN"/>
        </w:rPr>
        <w:fldChar w:fldCharType="end"/>
      </w:r>
      <w:r>
        <w:rPr>
          <w:rFonts w:hint="eastAsia"/>
          <w:bCs/>
        </w:rPr>
        <w:t>如图</w:t>
      </w:r>
      <w:r>
        <w:rPr>
          <w:bCs/>
        </w:rPr>
        <w:t>1</w:t>
      </w:r>
      <w:r>
        <w:rPr>
          <w:rFonts w:hint="eastAsia"/>
          <w:bCs/>
        </w:rPr>
        <w:t>所示。这组Motif记作</w:t>
      </w:r>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w:del w:id="252" w:author="LRC" w:date="2026-06-26T09:11:00Z">
              <m:r>
                <m:rPr>
                  <m:scr m:val="script"/>
                </m:rPr>
                <w:rPr>
                  <w:rFonts w:ascii="Cambria Math" w:hAnsi="Cambria Math"/>
                </w:rPr>
                <m:t>ℳ</m:t>
              </m:r>
            </w:del>
            <m:acc>
              <m:accPr>
                <m:ctrlPr>
                  <w:rPr>
                    <w:rFonts w:ascii="Cambria Math" w:hAnsi="Cambria Math"/>
                    <w:i/>
                  </w:rPr>
                </m:ctrlPr>
              </m:accPr>
              <m:e>
                <m:r>
                  <m:rPr/>
                  <w:rPr>
                    <w:rFonts w:ascii="Cambria Math" w:hAnsi="Cambria Math"/>
                  </w:rPr>
                  <m:t>M</m:t>
                </m:r>
                <m:ctrlPr>
                  <w:rPr>
                    <w:rFonts w:ascii="Cambria Math" w:hAnsi="Cambria Math"/>
                    <w:i/>
                  </w:rPr>
                </m:ctrlPr>
              </m:e>
            </m:acc>
            <m:ctrlPr>
              <w:rPr>
                <w:rFonts w:ascii="Cambria Math" w:hAnsi="Cambria Math"/>
                <w:bCs/>
                <w:i/>
              </w:rPr>
            </m:ctrlPr>
          </m:sub>
        </m:sSub>
      </m:oMath>
      <w:r>
        <w:rPr>
          <w:rFonts w:hint="eastAsia"/>
          <w:bCs/>
        </w:rPr>
        <w:t>。如果一个带有节点属性的模式</w:t>
      </w:r>
      <m:oMath>
        <m:sSub>
          <m:sSubPr>
            <m:ctrlPr>
              <w:rPr>
                <w:rFonts w:ascii="Cambria Math" w:hAnsi="Cambria Math"/>
                <w:bCs/>
                <w:i/>
              </w:rPr>
            </m:ctrlPr>
          </m:sSubPr>
          <m:e>
            <m:r>
              <m:rPr/>
              <w:rPr>
                <w:rFonts w:hint="eastAsia" w:ascii="Cambria Math" w:hAnsi="Cambria Math"/>
              </w:rPr>
              <m:t>Q</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del w:id="253" w:author="LRC" w:date="2026-06-26T09:14:00Z">
        <w:r>
          <w:rPr>
            <w:rFonts w:hint="eastAsia"/>
            <w:bCs/>
          </w:rPr>
          <w:delText>是</w:delText>
        </w:r>
      </w:del>
      <w:r>
        <w:rPr>
          <w:rFonts w:hint="eastAsia"/>
          <w:bCs/>
        </w:rPr>
        <w:t>由</w:t>
      </w:r>
      <m:oMath>
        <m:acc>
          <m:accPr>
            <m:ctrlPr>
              <w:rPr>
                <w:rFonts w:ascii="Cambria Math" w:hAnsi="Cambria Math"/>
                <w:i/>
              </w:rPr>
            </m:ctrlPr>
          </m:accPr>
          <m:e>
            <m:r>
              <m:rPr/>
              <w:rPr>
                <w:rFonts w:ascii="Cambria Math" w:hAnsi="Cambria Math"/>
              </w:rPr>
              <m:t>M</m:t>
            </m:r>
            <m:ctrlPr>
              <w:rPr>
                <w:rFonts w:ascii="Cambria Math" w:hAnsi="Cambria Math"/>
                <w:i/>
              </w:rPr>
            </m:ctrlPr>
          </m:e>
        </m:acc>
      </m:oMath>
      <w:r>
        <w:rPr>
          <w:rFonts w:hint="eastAsia"/>
          <w:bCs/>
        </w:rPr>
        <w:t>实例化得到（即</w:t>
      </w:r>
      <w:del w:id="254" w:author="LRC" w:date="2026-06-26T09:16:00Z">
        <w:r>
          <w:rPr>
            <w:rFonts w:hint="eastAsia"/>
            <w:bCs/>
          </w:rPr>
          <w:delText>一个带有节点属性的模式</w:delText>
        </w:r>
      </w:del>
      <m:oMath>
        <m:sSub>
          <m:sSubPr>
            <m:ctrlPr>
              <w:rPr>
                <w:rFonts w:ascii="Cambria Math" w:hAnsi="Cambria Math"/>
                <w:bCs/>
                <w:i/>
              </w:rPr>
            </m:ctrlPr>
          </m:sSubPr>
          <m:e>
            <m:r>
              <m:rPr/>
              <w:rPr>
                <w:rFonts w:hint="eastAsia" w:ascii="Cambria Math" w:hAnsi="Cambria Math"/>
              </w:rPr>
              <m:t>Q</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r>
        <w:rPr>
          <w:rFonts w:hint="eastAsia"/>
          <w:bCs/>
        </w:rPr>
        <w:t>与</w:t>
      </w:r>
      <m:oMath>
        <m:acc>
          <m:accPr>
            <m:ctrlPr>
              <w:rPr>
                <w:rFonts w:ascii="Cambria Math" w:hAnsi="Cambria Math"/>
                <w:i/>
              </w:rPr>
            </m:ctrlPr>
          </m:accPr>
          <m:e>
            <m:r>
              <m:rPr/>
              <w:rPr>
                <w:rFonts w:ascii="Cambria Math" w:hAnsi="Cambria Math"/>
              </w:rPr>
              <m:t>M</m:t>
            </m:r>
            <m:ctrlPr>
              <w:rPr>
                <w:rFonts w:ascii="Cambria Math" w:hAnsi="Cambria Math"/>
                <w:i/>
              </w:rPr>
            </m:ctrlPr>
          </m:e>
        </m:acc>
      </m:oMath>
      <w:r>
        <w:rPr>
          <w:rFonts w:hint="eastAsia"/>
          <w:bCs/>
        </w:rPr>
        <w:t>在拓扑结构上是同构的）</w:t>
      </w:r>
      <w:del w:id="255" w:author="LRC" w:date="2026-06-26T09:13:00Z">
        <w:r>
          <w:rPr>
            <w:rFonts w:hint="eastAsia"/>
            <w:bCs/>
          </w:rPr>
          <w:delText>（Graph Isomorphic）</w:delText>
        </w:r>
      </w:del>
      <w:r>
        <w:rPr>
          <w:rFonts w:hint="eastAsia"/>
          <w:bCs/>
        </w:rPr>
        <w:t>，则称</w:t>
      </w:r>
      <w:del w:id="256" w:author="LRC" w:date="2026-06-26T09:17:00Z">
        <w:r>
          <w:rPr>
            <w:rFonts w:hint="eastAsia"/>
            <w:bCs/>
          </w:rPr>
          <w:delText>这个模式</w:delText>
        </w:r>
      </w:del>
      <m:oMath>
        <m:sSub>
          <m:sSubPr>
            <m:ctrlPr>
              <w:rPr>
                <w:rFonts w:ascii="Cambria Math" w:hAnsi="Cambria Math"/>
                <w:bCs/>
                <w:i/>
              </w:rPr>
            </m:ctrlPr>
          </m:sSubPr>
          <m:e>
            <m:r>
              <m:rPr/>
              <w:rPr>
                <w:rFonts w:hint="eastAsia" w:ascii="Cambria Math" w:hAnsi="Cambria Math"/>
              </w:rPr>
              <m:t>Q</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r>
        <w:rPr>
          <w:rFonts w:hint="eastAsia"/>
          <w:bCs/>
        </w:rPr>
        <w:t>为</w:t>
      </w:r>
      <w:del w:id="257" w:author="LRC" w:date="2026-06-26T09:17:00Z">
        <w:r>
          <w:rPr>
            <w:rFonts w:hint="eastAsia"/>
            <w:bCs/>
          </w:rPr>
          <w:delText>一个</w:delText>
        </w:r>
      </w:del>
      <w:r>
        <w:rPr>
          <w:rFonts w:hint="eastAsia"/>
          <w:bCs/>
        </w:rPr>
        <w:t>Motif模式。</w:t>
      </w:r>
      <w:del w:id="258" w:author="LRC" w:date="2026-06-26T09:17:00Z">
        <w:r>
          <w:rPr>
            <w:rFonts w:hint="eastAsia"/>
            <w:bCs/>
          </w:rPr>
          <w:delText>一个</w:delText>
        </w:r>
      </w:del>
      <w:r>
        <w:rPr>
          <w:rFonts w:hint="eastAsia"/>
          <w:bCs/>
        </w:rPr>
        <w:t>Motif模式集合记为</w:t>
      </w:r>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r>
        <w:rPr>
          <w:rFonts w:hint="eastAsia"/>
          <w:bCs/>
        </w:rPr>
        <w:t>。</w:t>
      </w:r>
    </w:p>
    <w:p w14:paraId="4655A229">
      <w:pPr>
        <w:widowControl/>
        <w:adjustRightInd w:val="0"/>
        <w:snapToGrid w:val="0"/>
        <w:spacing w:line="360" w:lineRule="auto"/>
        <w:jc w:val="center"/>
        <w:rPr>
          <w:rFonts w:ascii="宋体" w:hAnsi="宋体" w:cs="宋体"/>
          <w:bCs/>
          <w:sz w:val="18"/>
          <w:szCs w:val="18"/>
        </w:rPr>
      </w:pPr>
      <w:r>
        <w:pict>
          <v:shape id="_x0000_i1025" o:spt="75" type="#_x0000_t75" style="height:42.85pt;width:222.65pt;" filled="f" o:preferrelative="t" stroked="f" coordsize="21600,21600">
            <v:path/>
            <v:fill on="f" focussize="0,0"/>
            <v:stroke on="f" joinstyle="miter"/>
            <v:imagedata r:id="rId12" o:title=""/>
            <o:lock v:ext="edit" aspectratio="t"/>
            <w10:wrap type="none"/>
            <w10:anchorlock/>
          </v:shape>
        </w:pict>
      </w:r>
      <w:r>
        <w:rPr>
          <w:rFonts w:hint="eastAsia" w:ascii="宋体" w:hAnsi="宋体" w:cs="宋体"/>
          <w:sz w:val="18"/>
          <w:szCs w:val="18"/>
        </w:rPr>
        <w:t>图</w:t>
      </w:r>
      <w:r>
        <w:rPr>
          <w:rFonts w:ascii="宋体" w:hAnsi="宋体" w:cs="宋体"/>
          <w:sz w:val="18"/>
          <w:szCs w:val="18"/>
        </w:rPr>
        <w:t>1</w:t>
      </w:r>
      <w:r>
        <w:rPr>
          <w:rFonts w:hint="eastAsia" w:ascii="宋体" w:hAnsi="宋体" w:cs="宋体"/>
          <w:sz w:val="18"/>
          <w:szCs w:val="18"/>
        </w:rPr>
        <w:t xml:space="preserve"> 经典</w:t>
      </w:r>
      <w:r>
        <w:rPr>
          <w:sz w:val="18"/>
          <w:szCs w:val="18"/>
        </w:rPr>
        <w:t>Motif</w:t>
      </w:r>
      <w:r>
        <w:rPr>
          <w:rFonts w:hint="eastAsia" w:ascii="宋体" w:hAnsi="宋体" w:cs="宋体"/>
          <w:sz w:val="18"/>
          <w:szCs w:val="18"/>
        </w:rPr>
        <w:t>结构</w:t>
      </w:r>
    </w:p>
    <w:p w14:paraId="5E3AC879">
      <w:pPr>
        <w:pStyle w:val="52"/>
        <w:widowControl/>
        <w:adjustRightInd w:val="0"/>
        <w:snapToGrid w:val="0"/>
        <w:ind w:firstLine="360" w:firstLineChars="0"/>
        <w:jc w:val="center"/>
        <w:rPr>
          <w:rFonts w:ascii="Times New Roman" w:hAnsi="Times New Roman"/>
          <w:sz w:val="18"/>
          <w:szCs w:val="18"/>
        </w:rPr>
      </w:pPr>
      <w:r>
        <w:rPr>
          <w:rFonts w:ascii="Times New Roman" w:hAnsi="Times New Roman"/>
          <w:sz w:val="18"/>
          <w:szCs w:val="18"/>
        </w:rPr>
        <w:t>Fig</w:t>
      </w:r>
      <w:r>
        <w:rPr>
          <w:rFonts w:hint="eastAsia" w:ascii="Times New Roman" w:hAnsi="Times New Roman"/>
          <w:sz w:val="18"/>
          <w:szCs w:val="18"/>
        </w:rPr>
        <w:t>.</w:t>
      </w:r>
      <w:r>
        <w:rPr>
          <w:rFonts w:ascii="Times New Roman" w:hAnsi="Times New Roman"/>
          <w:sz w:val="18"/>
          <w:szCs w:val="18"/>
        </w:rPr>
        <w:t>1  Typical Mot</w:t>
      </w:r>
      <w:r>
        <w:rPr>
          <w:rFonts w:hint="eastAsia" w:ascii="Times New Roman" w:hAnsi="Times New Roman"/>
          <w:sz w:val="18"/>
          <w:szCs w:val="18"/>
        </w:rPr>
        <w:t>if</w:t>
      </w:r>
      <w:ins w:id="259" w:author="LRC" w:date="2026-06-26T09:12:00Z">
        <w:r>
          <w:rPr>
            <w:rFonts w:ascii="Times New Roman" w:hAnsi="Times New Roman"/>
            <w:sz w:val="18"/>
            <w:szCs w:val="18"/>
          </w:rPr>
          <w:t xml:space="preserve"> </w:t>
        </w:r>
      </w:ins>
      <w:r>
        <w:rPr>
          <w:rFonts w:hint="eastAsia" w:ascii="Times New Roman" w:hAnsi="Times New Roman"/>
          <w:sz w:val="18"/>
          <w:szCs w:val="18"/>
        </w:rPr>
        <w:t>structures</w:t>
      </w:r>
    </w:p>
    <w:p w14:paraId="1029B209">
      <w:pPr>
        <w:widowControl/>
        <w:spacing w:line="360" w:lineRule="auto"/>
        <w:rPr>
          <w:rFonts w:ascii="宋体" w:hAnsi="宋体"/>
          <w:b/>
        </w:rPr>
      </w:pPr>
      <w:r>
        <w:rPr>
          <w:rFonts w:ascii="宋体" w:hAnsi="宋体"/>
          <w:b/>
          <w:color w:val="000000" w:themeColor="text1"/>
          <w:sz w:val="28"/>
          <w:szCs w:val="28"/>
          <w14:textFill>
            <w14:solidFill>
              <w14:schemeClr w14:val="tx1"/>
            </w14:solidFill>
          </w14:textFill>
        </w:rPr>
        <w:t>2</w:t>
      </w:r>
      <w:ins w:id="260" w:author="LRC" w:date="2026-06-25T09:01:00Z">
        <w:r>
          <w:rPr>
            <w:rFonts w:hint="eastAsia" w:ascii="宋体" w:hAnsi="宋体" w:cs="宋体"/>
            <w:b/>
            <w:color w:val="000000" w:themeColor="text1"/>
            <w:sz w:val="28"/>
            <w:szCs w:val="28"/>
            <w14:textFill>
              <w14:solidFill>
                <w14:schemeClr w14:val="tx1"/>
              </w14:solidFill>
            </w14:textFill>
          </w:rPr>
          <w:t xml:space="preserve"> </w:t>
        </w:r>
      </w:ins>
      <w:r>
        <w:rPr>
          <w:rFonts w:hint="eastAsia" w:ascii="宋体" w:hAnsi="宋体"/>
          <w:b/>
          <w:sz w:val="28"/>
          <w:szCs w:val="28"/>
        </w:rPr>
        <w:t>方法介绍</w:t>
      </w:r>
    </w:p>
    <w:p w14:paraId="2A9FC236">
      <w:pPr>
        <w:ind w:firstLine="420" w:firstLineChars="200"/>
      </w:pPr>
      <w:r>
        <w:rPr>
          <w:rFonts w:hint="eastAsia"/>
        </w:rPr>
        <w:t>本研究提出的</w:t>
      </w:r>
      <w:r>
        <w:t>MGPA</w:t>
      </w:r>
      <w:r>
        <w:rPr>
          <w:rFonts w:hint="eastAsia"/>
        </w:rPr>
        <w:t>方法</w:t>
      </w:r>
      <w:del w:id="261" w:author="LRC" w:date="2026-06-26T09:23:00Z">
        <w:r>
          <w:rPr>
            <w:rFonts w:hint="eastAsia"/>
          </w:rPr>
          <w:delText>，</w:delText>
        </w:r>
      </w:del>
      <w:r>
        <w:rPr>
          <w:rFonts w:hint="eastAsia"/>
        </w:rPr>
        <w:t>旨在通过图采样，从图中得到蕴含频繁模式的采样图。</w:t>
      </w:r>
      <w:r>
        <w:t>MGPA</w:t>
      </w:r>
      <w:r>
        <w:rPr>
          <w:rFonts w:hint="eastAsia"/>
        </w:rPr>
        <w:t>由3个核心模块构成，分别为</w:t>
      </w:r>
      <w:r>
        <w:t>MIWS</w:t>
      </w:r>
      <w:r>
        <w:rPr>
          <w:rFonts w:hint="eastAsia"/>
        </w:rPr>
        <w:t>、</w:t>
      </w:r>
      <w:r>
        <w:t>EchoModel</w:t>
      </w:r>
      <w:r>
        <w:rPr>
          <w:rFonts w:hint="eastAsia"/>
        </w:rPr>
        <w:t>和</w:t>
      </w:r>
      <w:r>
        <w:t>DomainMatching</w:t>
      </w:r>
      <w:r>
        <w:rPr>
          <w:rFonts w:hint="eastAsia"/>
        </w:rPr>
        <w:t>，整体框架如图</w:t>
      </w:r>
      <w:r>
        <w:t>2</w:t>
      </w:r>
      <w:r>
        <w:rPr>
          <w:rFonts w:hint="eastAsia"/>
        </w:rPr>
        <w:t>所示</w:t>
      </w:r>
      <w:del w:id="262" w:author="LRC" w:date="2026-06-26T09:24:00Z">
        <w:r>
          <w:rPr>
            <w:rFonts w:hint="eastAsia"/>
          </w:rPr>
          <w:delText>，具体工作流程如下</w:delText>
        </w:r>
      </w:del>
      <w:r>
        <w:rPr>
          <w:rFonts w:hint="eastAsia"/>
        </w:rPr>
        <w:t>。</w:t>
      </w:r>
    </w:p>
    <w:p w14:paraId="4DEA5B45">
      <w:pPr>
        <w:widowControl/>
        <w:adjustRightInd w:val="0"/>
        <w:snapToGrid w:val="0"/>
        <w:ind w:left="420" w:hanging="420" w:hangingChars="200"/>
        <w:jc w:val="center"/>
        <w:sectPr>
          <w:type w:val="continuous"/>
          <w:pgSz w:w="11906" w:h="16838"/>
          <w:pgMar w:top="1361" w:right="1134" w:bottom="1814" w:left="1134" w:header="1020" w:footer="1191" w:gutter="0"/>
          <w:cols w:space="720" w:num="2"/>
          <w:titlePg/>
          <w:docGrid w:type="lines" w:linePitch="312" w:charSpace="0"/>
        </w:sectPr>
      </w:pPr>
    </w:p>
    <w:p w14:paraId="32BC551C">
      <w:pPr>
        <w:widowControl/>
        <w:adjustRightInd w:val="0"/>
        <w:snapToGrid w:val="0"/>
        <w:ind w:left="420" w:hanging="420" w:hangingChars="200"/>
        <w:jc w:val="center"/>
      </w:pPr>
      <w:r>
        <w:pict>
          <v:shape id="_x0000_i1026" o:spt="75" type="#_x0000_t75" style="height:272.2pt;width:481.95pt;" filled="f" o:preferrelative="t" stroked="f" coordsize="21600,21600">
            <v:path/>
            <v:fill on="f" focussize="0,0"/>
            <v:stroke on="f" joinstyle="miter"/>
            <v:imagedata r:id="rId13" o:title=""/>
            <o:lock v:ext="edit" aspectratio="t"/>
            <w10:wrap type="none"/>
            <w10:anchorlock/>
          </v:shape>
        </w:pict>
      </w:r>
      <w:r>
        <w:rPr>
          <w:rStyle w:val="23"/>
        </w:rPr>
        <w:commentReference w:id="6"/>
      </w:r>
    </w:p>
    <w:p w14:paraId="7E19F45A">
      <w:pPr>
        <w:widowControl/>
        <w:adjustRightInd w:val="0"/>
        <w:snapToGrid w:val="0"/>
        <w:ind w:left="360" w:hanging="360" w:hangingChars="200"/>
        <w:jc w:val="center"/>
        <w:rPr>
          <w:rFonts w:ascii="宋体" w:hAnsi="宋体" w:cs="宋体"/>
          <w:sz w:val="18"/>
          <w:szCs w:val="18"/>
        </w:rPr>
      </w:pPr>
      <w:r>
        <w:rPr>
          <w:rFonts w:hint="eastAsia" w:ascii="宋体" w:hAnsi="宋体" w:cs="宋体"/>
          <w:sz w:val="18"/>
          <w:szCs w:val="18"/>
        </w:rPr>
        <w:t>图</w:t>
      </w:r>
      <w:r>
        <w:rPr>
          <w:bCs/>
          <w:sz w:val="18"/>
          <w:szCs w:val="18"/>
        </w:rPr>
        <w:t>2</w:t>
      </w:r>
      <w:r>
        <w:rPr>
          <w:rFonts w:hint="eastAsia" w:ascii="宋体" w:hAnsi="宋体" w:cs="宋体"/>
          <w:sz w:val="18"/>
          <w:szCs w:val="18"/>
        </w:rPr>
        <w:t xml:space="preserve"> </w:t>
      </w:r>
      <w:r>
        <w:rPr>
          <w:sz w:val="18"/>
          <w:szCs w:val="18"/>
        </w:rPr>
        <w:t>MGPA</w:t>
      </w:r>
      <w:r>
        <w:rPr>
          <w:rFonts w:hint="eastAsia" w:ascii="宋体" w:hAnsi="宋体" w:cs="宋体"/>
          <w:sz w:val="18"/>
          <w:szCs w:val="18"/>
        </w:rPr>
        <w:t>框架图</w:t>
      </w:r>
    </w:p>
    <w:p w14:paraId="44C01116">
      <w:pPr>
        <w:pStyle w:val="52"/>
        <w:adjustRightInd w:val="0"/>
        <w:snapToGrid w:val="0"/>
        <w:ind w:firstLine="360"/>
        <w:jc w:val="center"/>
        <w:rPr>
          <w:rFonts w:ascii="Times New Roman" w:hAnsi="Times New Roman" w:eastAsiaTheme="majorEastAsia"/>
          <w:bCs/>
          <w:sz w:val="18"/>
          <w:szCs w:val="18"/>
        </w:rPr>
      </w:pPr>
      <w:r>
        <w:rPr>
          <w:rFonts w:ascii="Times New Roman" w:hAnsi="Times New Roman" w:eastAsiaTheme="majorEastAsia"/>
          <w:bCs/>
          <w:sz w:val="18"/>
          <w:szCs w:val="18"/>
        </w:rPr>
        <w:t>Fig.2</w:t>
      </w:r>
      <w:ins w:id="263" w:author="LRC" w:date="2026-06-26T09:17:00Z">
        <w:r>
          <w:rPr>
            <w:rFonts w:ascii="Times New Roman" w:hAnsi="Times New Roman" w:eastAsiaTheme="majorEastAsia"/>
            <w:bCs/>
            <w:sz w:val="18"/>
            <w:szCs w:val="18"/>
          </w:rPr>
          <w:t xml:space="preserve"> </w:t>
        </w:r>
      </w:ins>
      <w:ins w:id="264" w:author="LRC" w:date="2026-06-26T10:40:00Z">
        <w:r>
          <w:rPr>
            <w:rFonts w:ascii="Times New Roman" w:hAnsi="Times New Roman" w:eastAsiaTheme="majorEastAsia"/>
            <w:bCs/>
            <w:sz w:val="18"/>
            <w:szCs w:val="18"/>
          </w:rPr>
          <w:t xml:space="preserve"> </w:t>
        </w:r>
      </w:ins>
      <w:r>
        <w:rPr>
          <w:rFonts w:ascii="Times New Roman" w:hAnsi="Times New Roman" w:eastAsiaTheme="majorEastAsia"/>
          <w:bCs/>
          <w:sz w:val="18"/>
          <w:szCs w:val="18"/>
        </w:rPr>
        <w:t>Framework diagram</w:t>
      </w:r>
      <w:ins w:id="265" w:author="LRC" w:date="2026-06-26T09:25:00Z">
        <w:r>
          <w:rPr>
            <w:rFonts w:ascii="Times New Roman" w:hAnsi="Times New Roman" w:eastAsiaTheme="majorEastAsia"/>
            <w:bCs/>
            <w:sz w:val="18"/>
            <w:szCs w:val="18"/>
          </w:rPr>
          <w:t xml:space="preserve"> </w:t>
        </w:r>
      </w:ins>
      <w:r>
        <w:rPr>
          <w:rFonts w:hint="eastAsia" w:ascii="Times New Roman" w:hAnsi="Times New Roman" w:eastAsiaTheme="majorEastAsia"/>
          <w:bCs/>
          <w:sz w:val="18"/>
          <w:szCs w:val="18"/>
        </w:rPr>
        <w:t>of</w:t>
      </w:r>
      <w:r>
        <w:rPr>
          <w:rFonts w:ascii="Times New Roman" w:hAnsi="Times New Roman" w:eastAsiaTheme="majorEastAsia"/>
          <w:bCs/>
          <w:sz w:val="18"/>
          <w:szCs w:val="18"/>
        </w:rPr>
        <w:t xml:space="preserve"> MGPA</w:t>
      </w:r>
    </w:p>
    <w:p w14:paraId="175C6484">
      <w:pPr>
        <w:pStyle w:val="52"/>
        <w:adjustRightInd w:val="0"/>
        <w:snapToGrid w:val="0"/>
        <w:ind w:firstLine="562"/>
        <w:jc w:val="center"/>
        <w:rPr>
          <w:rFonts w:ascii="宋体" w:hAnsi="宋体"/>
          <w:b/>
          <w:color w:val="000000" w:themeColor="text1"/>
          <w:sz w:val="28"/>
          <w:szCs w:val="28"/>
          <w14:textFill>
            <w14:solidFill>
              <w14:schemeClr w14:val="tx1"/>
            </w14:solidFill>
          </w14:textFill>
        </w:rPr>
      </w:pPr>
    </w:p>
    <w:p w14:paraId="4E88E887">
      <w:pPr>
        <w:widowControl/>
        <w:spacing w:line="360" w:lineRule="auto"/>
        <w:rPr>
          <w:rFonts w:ascii="宋体" w:hAnsi="宋体"/>
          <w:b/>
          <w:sz w:val="28"/>
          <w:szCs w:val="28"/>
        </w:rPr>
        <w:sectPr>
          <w:type w:val="continuous"/>
          <w:pgSz w:w="11906" w:h="16838"/>
          <w:pgMar w:top="1361" w:right="1134" w:bottom="1814" w:left="1134" w:header="1020" w:footer="1191" w:gutter="0"/>
          <w:cols w:space="720" w:num="1"/>
          <w:titlePg/>
          <w:docGrid w:type="lines" w:linePitch="312" w:charSpace="0"/>
        </w:sectPr>
      </w:pPr>
    </w:p>
    <w:p w14:paraId="754D754E">
      <w:pPr>
        <w:widowControl/>
        <w:rPr>
          <w:rFonts w:ascii="黑体" w:hAnsi="黑体" w:eastAsia="黑体"/>
          <w:bCs/>
        </w:rPr>
      </w:pPr>
      <w:r>
        <w:tab/>
      </w:r>
      <w:r>
        <w:t>2</w:t>
      </w:r>
      <w:r>
        <w:rPr>
          <w:rFonts w:hint="eastAsia" w:ascii="黑体" w:hAnsi="黑体" w:eastAsia="黑体"/>
          <w:bCs/>
        </w:rPr>
        <w:t>.1 采样算法</w:t>
      </w:r>
    </w:p>
    <w:p w14:paraId="379A319D">
      <w:pPr>
        <w:ind w:firstLine="420" w:firstLineChars="200"/>
      </w:pPr>
      <w:r>
        <w:rPr>
          <w:rFonts w:hint="eastAsia"/>
        </w:rPr>
        <w:t>为保留图中</w:t>
      </w:r>
      <w:del w:id="266" w:author="LRC" w:date="2026-06-26T10:40:00Z">
        <w:r>
          <w:rPr>
            <w:rFonts w:hint="eastAsia"/>
          </w:rPr>
          <w:delText>的</w:delText>
        </w:r>
      </w:del>
      <w:r>
        <w:rPr>
          <w:rFonts w:hint="eastAsia"/>
        </w:rPr>
        <w:t>关键节点和结构信息，本研究提出MIWS算法。</w:t>
      </w:r>
      <w:del w:id="267" w:author="LRC" w:date="2026-06-26T10:57:00Z">
        <w:r>
          <w:rPr>
            <w:rFonts w:hint="eastAsia"/>
          </w:rPr>
          <w:delText>该算法是MGPA方法中的采样模块，其基于EchoModel生成的节点权重数组</w:delText>
        </w:r>
      </w:del>
      <m:oMath>
        <m:sSub>
          <m:sSubPr>
            <m:ctrlPr>
              <w:del w:id="268" w:author="LRC" w:date="2026-06-26T10:57:00Z">
                <w:rPr>
                  <w:rFonts w:ascii="Cambria Math" w:hAnsi="Cambria Math"/>
                  <w:i/>
                </w:rPr>
              </w:del>
            </m:ctrlPr>
          </m:sSubPr>
          <m:e>
            <w:del w:id="269" w:author="LRC" w:date="2026-06-26T10:57:00Z">
              <m:r>
                <m:rPr/>
                <w:rPr>
                  <w:rFonts w:hint="eastAsia" w:ascii="Cambria Math" w:hAnsi="Cambria Math"/>
                </w:rPr>
                <m:t>W</m:t>
              </m:r>
            </w:del>
            <m:ctrlPr>
              <w:del w:id="270" w:author="LRC" w:date="2026-06-26T10:57:00Z">
                <w:rPr>
                  <w:rFonts w:hint="eastAsia" w:ascii="Cambria Math" w:hAnsi="Cambria Math"/>
                  <w:i/>
                </w:rPr>
              </w:del>
            </m:ctrlPr>
          </m:e>
          <m:sub>
            <w:del w:id="271" w:author="LRC" w:date="2026-06-26T10:57:00Z">
              <m:r>
                <m:rPr/>
                <w:rPr>
                  <w:rFonts w:hint="eastAsia" w:ascii="Cambria Math" w:hAnsi="Cambria Math"/>
                </w:rPr>
                <m:t>v</m:t>
              </m:r>
            </w:del>
            <m:ctrlPr>
              <w:del w:id="272" w:author="LRC" w:date="2026-06-26T10:57:00Z">
                <w:rPr>
                  <w:rFonts w:ascii="Cambria Math" w:hAnsi="Cambria Math"/>
                  <w:i/>
                </w:rPr>
              </w:del>
            </m:ctrlPr>
          </m:sub>
        </m:sSub>
      </m:oMath>
      <w:del w:id="273" w:author="LRC" w:date="2026-06-26T10:57:00Z">
        <w:r>
          <w:rPr>
            <w:rFonts w:hint="eastAsia"/>
          </w:rPr>
          <w:delText>执行带偏好的随机游走。</w:delText>
        </w:r>
      </w:del>
      <w:r>
        <w:rPr>
          <w:rFonts w:hint="eastAsia"/>
        </w:rPr>
        <w:t>该算法从权重最大的节点出发，</w:t>
      </w:r>
      <w:r>
        <w:rPr>
          <w:rFonts w:hint="eastAsia"/>
          <w:color w:val="000000" w:themeColor="text1"/>
          <w14:textFill>
            <w14:solidFill>
              <w14:schemeClr w14:val="tx1"/>
            </w14:solidFill>
          </w14:textFill>
        </w:rPr>
        <w:t>在游走过程中按邻居节点权重归一化后的比例计算转移概</w:t>
      </w:r>
      <w:r>
        <w:rPr>
          <w:rFonts w:hint="eastAsia"/>
        </w:rPr>
        <w:t>率，选择下一个节点，优先探索富含频繁模式的区域，最终生成保留原图关键信息的采样图。</w:t>
      </w:r>
      <w:del w:id="274" w:author="LRC" w:date="2026-06-26T11:01:00Z">
        <w:r>
          <w:rPr>
            <w:rFonts w:hint="eastAsia"/>
          </w:rPr>
          <w:delText>特别地，</w:delText>
        </w:r>
      </w:del>
      <w:r>
        <w:rPr>
          <w:rFonts w:hint="eastAsia"/>
        </w:rPr>
        <w:t>节点</w:t>
      </w:r>
      <m:oMath>
        <m:r>
          <m:rPr/>
          <w:rPr>
            <w:rFonts w:hint="eastAsia" w:ascii="Cambria Math" w:hAnsi="Cambria Math"/>
          </w:rPr>
          <m:t>v</m:t>
        </m:r>
      </m:oMath>
      <w:r>
        <w:rPr>
          <w:rFonts w:hint="eastAsia"/>
        </w:rPr>
        <w:t>的权重</w:t>
      </w:r>
      <w:del w:id="275" w:author="LRC" w:date="2026-06-26T14:18:00Z">
        <w:r>
          <w:rPr>
            <w:rFonts w:hint="eastAsia"/>
          </w:rPr>
          <w:delText>是</w:delText>
        </w:r>
      </w:del>
      <w:r>
        <w:rPr>
          <w:rFonts w:hint="eastAsia"/>
        </w:rPr>
        <w:t>通过衡量</w:t>
      </w:r>
      <m:oMath>
        <m:r>
          <m:rPr/>
          <w:rPr>
            <w:rFonts w:hint="eastAsia" w:ascii="Cambria Math" w:hAnsi="Cambria Math"/>
          </w:rPr>
          <m:t>v</m:t>
        </m:r>
      </m:oMath>
      <w:r>
        <w:rPr>
          <w:rFonts w:hint="eastAsia"/>
        </w:rPr>
        <w:t>的一阶邻域子图与预定义Motif模式集合</w:t>
      </w:r>
      <m:oMath>
        <m:sSub>
          <m:sSubPr>
            <m:ctrlPr>
              <w:rPr>
                <w:rFonts w:ascii="Cambria Math" w:hAnsi="Cambria Math"/>
                <w:i/>
              </w:rPr>
            </m:ctrlPr>
          </m:sSubPr>
          <m:e>
            <m:r>
              <m:rPr/>
              <w:rPr>
                <w:rFonts w:hint="eastAsia" w:ascii="Cambria Math" w:hAnsi="Cambria Math"/>
              </w:rPr>
              <m:t>S</m:t>
            </m:r>
            <m:ctrlPr>
              <w:rPr>
                <w:rFonts w:hint="eastAsia" w:ascii="Cambria Math" w:hAnsi="Cambria Math"/>
                <w:i/>
              </w:rPr>
            </m:ctrlPr>
          </m:e>
          <m:sub>
            <m:r>
              <m:rPr/>
              <w:rPr>
                <w:rFonts w:hint="eastAsia" w:ascii="Cambria Math" w:hAnsi="Cambria Math"/>
              </w:rPr>
              <m:t>m</m:t>
            </m:r>
            <m:ctrlPr>
              <w:rPr>
                <w:rFonts w:ascii="Cambria Math" w:hAnsi="Cambria Math"/>
                <w:i/>
              </w:rPr>
            </m:ctrlPr>
          </m:sub>
        </m:sSub>
      </m:oMath>
      <w:r>
        <w:rPr>
          <w:rFonts w:hint="eastAsia"/>
        </w:rPr>
        <w:t>的匹配程度得到</w:t>
      </w:r>
      <w:del w:id="276" w:author="LRC" w:date="2026-06-26T14:18:00Z">
        <w:r>
          <w:rPr>
            <w:rFonts w:hint="eastAsia"/>
          </w:rPr>
          <w:delText>的</w:delText>
        </w:r>
      </w:del>
      <w:r>
        <w:rPr>
          <w:rFonts w:hint="eastAsia"/>
        </w:rPr>
        <w:t>。因此，</w:t>
      </w:r>
      <w:del w:id="277" w:author="LRC" w:date="2026-06-26T14:19:00Z">
        <w:r>
          <w:rPr>
            <w:rFonts w:hint="eastAsia"/>
          </w:rPr>
          <w:delText>一个较高的</w:delText>
        </w:r>
      </w:del>
      <w:r>
        <w:rPr>
          <w:rFonts w:hint="eastAsia"/>
        </w:rPr>
        <w:t>权重越高，</w:t>
      </w:r>
      <w:del w:id="278" w:author="LRC" w:date="2026-06-26T14:19:00Z">
        <w:r>
          <w:rPr>
            <w:rFonts w:hint="eastAsia"/>
          </w:rPr>
          <w:delText>值</w:delText>
        </w:r>
      </w:del>
      <w:r>
        <w:rPr>
          <w:rFonts w:hint="eastAsia"/>
        </w:rPr>
        <w:t>表明该节点在众多高阶结构中越</w:t>
      </w:r>
      <w:del w:id="279" w:author="LRC" w:date="2026-06-26T14:19:00Z">
        <w:r>
          <w:rPr>
            <w:rFonts w:hint="eastAsia"/>
          </w:rPr>
          <w:delText>至关</w:delText>
        </w:r>
      </w:del>
      <w:r>
        <w:rPr>
          <w:rFonts w:hint="eastAsia"/>
        </w:rPr>
        <w:t>重要。</w:t>
      </w:r>
    </w:p>
    <w:p w14:paraId="1FE6A8BE">
      <w:pPr>
        <w:ind w:firstLine="420" w:firstLineChars="200"/>
        <w:rPr>
          <w:ins w:id="280" w:author="LRC" w:date="2026-06-26T15:47:00Z"/>
        </w:rPr>
      </w:pPr>
      <w:r>
        <w:t>MIWS</w:t>
      </w:r>
      <w:r>
        <w:rPr>
          <w:bCs/>
        </w:rPr>
        <w:t>算法</w:t>
      </w:r>
      <w:r>
        <w:rPr>
          <w:rFonts w:hint="eastAsia"/>
          <w:bCs/>
        </w:rPr>
        <w:t>的具体步骤如下：</w:t>
      </w:r>
      <w:del w:id="281" w:author="LRC" w:date="2026-06-26T15:36:00Z">
        <w:r>
          <w:rPr>
            <w:rFonts w:hint="eastAsia"/>
            <w:bCs/>
          </w:rPr>
          <w:delText>的输入是图</w:delText>
        </w:r>
      </w:del>
      <m:oMath>
        <w:del w:id="282" w:author="LRC" w:date="2026-06-26T15:36:00Z">
          <m:r>
            <m:rPr/>
            <w:rPr>
              <w:rFonts w:hint="eastAsia" w:ascii="Cambria Math" w:hAnsi="Cambria Math"/>
            </w:rPr>
            <m:t>G</m:t>
          </m:r>
        </w:del>
      </m:oMath>
      <w:del w:id="283" w:author="LRC" w:date="2026-06-26T15:36:00Z">
        <w:r>
          <w:rPr>
            <w:rFonts w:hint="eastAsia"/>
            <w:bCs/>
          </w:rPr>
          <w:delText>、采样率</w:delText>
        </w:r>
      </w:del>
      <m:oMath>
        <w:del w:id="284" w:author="LRC" w:date="2026-06-26T15:36:00Z">
          <m:r>
            <m:rPr>
              <m:sty m:val="p"/>
            </m:rPr>
            <w:rPr>
              <w:rFonts w:ascii="Cambria Math" w:hAnsi="Cambria Math"/>
            </w:rPr>
            <m:t>ξ</m:t>
          </m:r>
        </w:del>
      </m:oMath>
      <w:del w:id="285" w:author="LRC" w:date="2026-06-26T15:36:00Z">
        <w:r>
          <w:rPr>
            <w:rFonts w:hint="eastAsia"/>
            <w:bCs/>
          </w:rPr>
          <w:delText>以及节点权重数组</w:delText>
        </w:r>
      </w:del>
      <m:oMath>
        <m:sSub>
          <m:sSubPr>
            <m:ctrlPr>
              <w:del w:id="286" w:author="LRC" w:date="2026-06-26T15:36:00Z">
                <w:rPr>
                  <w:rFonts w:ascii="Cambria Math" w:hAnsi="Cambria Math"/>
                  <w:bCs/>
                  <w:i/>
                </w:rPr>
              </w:del>
            </m:ctrlPr>
          </m:sSubPr>
          <m:e>
            <w:del w:id="287" w:author="LRC" w:date="2026-06-26T15:36:00Z">
              <m:r>
                <m:rPr/>
                <w:rPr>
                  <w:rFonts w:hint="eastAsia" w:ascii="Cambria Math" w:hAnsi="Cambria Math"/>
                </w:rPr>
                <m:t>W</m:t>
              </m:r>
            </w:del>
            <m:ctrlPr>
              <w:del w:id="288" w:author="LRC" w:date="2026-06-26T15:36:00Z">
                <w:rPr>
                  <w:rFonts w:hint="eastAsia" w:ascii="Cambria Math" w:hAnsi="Cambria Math"/>
                  <w:bCs/>
                  <w:i/>
                </w:rPr>
              </w:del>
            </m:ctrlPr>
          </m:e>
          <m:sub>
            <w:del w:id="289" w:author="LRC" w:date="2026-06-26T15:36:00Z">
              <m:r>
                <m:rPr/>
                <w:rPr>
                  <w:rFonts w:hint="eastAsia" w:ascii="Cambria Math" w:hAnsi="Cambria Math"/>
                </w:rPr>
                <m:t>v</m:t>
              </m:r>
            </w:del>
            <m:ctrlPr>
              <w:del w:id="290" w:author="LRC" w:date="2026-06-26T15:36:00Z">
                <w:rPr>
                  <w:rFonts w:ascii="Cambria Math" w:hAnsi="Cambria Math"/>
                  <w:bCs/>
                  <w:i/>
                </w:rPr>
              </w:del>
            </m:ctrlPr>
          </m:sub>
        </m:sSub>
      </m:oMath>
      <w:del w:id="291" w:author="LRC" w:date="2026-06-26T15:36:00Z">
        <w:r>
          <w:rPr>
            <w:rFonts w:hint="eastAsia"/>
            <w:bCs/>
          </w:rPr>
          <w:delText>。它首先</w:delText>
        </w:r>
      </w:del>
      <w:r>
        <w:rPr>
          <w:rFonts w:hint="eastAsia"/>
          <w:bCs/>
        </w:rPr>
        <w:t>初始化一个空</w:t>
      </w:r>
      <w:del w:id="292" w:author="LRC" w:date="2026-06-26T15:37:00Z">
        <w:r>
          <w:rPr>
            <w:rFonts w:hint="eastAsia"/>
            <w:bCs/>
          </w:rPr>
          <w:delText>的</w:delText>
        </w:r>
      </w:del>
      <w:r>
        <w:rPr>
          <w:rFonts w:hint="eastAsia"/>
          <w:bCs/>
        </w:rPr>
        <w:t>采样图</w:t>
      </w:r>
      <m:oMath>
        <m:sSub>
          <m:sSubPr>
            <m:ctrlPr>
              <w:rPr>
                <w:rFonts w:ascii="Cambria Math" w:hAnsi="Cambria Math"/>
                <w:bCs/>
                <w:i/>
              </w:rPr>
            </m:ctrlPr>
          </m:sSubPr>
          <m:e>
            <m:r>
              <m:rPr/>
              <w:rPr>
                <w:rFonts w:hint="eastAsia" w:ascii="Cambria Math" w:hAnsi="Cambria Math"/>
              </w:rPr>
              <m:t>G</m:t>
            </m:r>
            <m:ctrlPr>
              <w:rPr>
                <w:rFonts w:hint="eastAsia" w:ascii="Cambria Math" w:hAnsi="Cambria Math"/>
                <w:bCs/>
                <w:i/>
              </w:rPr>
            </m:ctrlPr>
          </m:e>
          <m:sub>
            <m:r>
              <m:rPr>
                <m:sty m:val="p"/>
              </m:rPr>
              <w:rPr>
                <w:rFonts w:hint="eastAsia" w:ascii="Cambria Math" w:hAnsi="Cambria Math"/>
              </w:rPr>
              <m:t>s</m:t>
            </m:r>
            <m:ctrlPr>
              <w:rPr>
                <w:rFonts w:ascii="Cambria Math" w:hAnsi="Cambria Math"/>
                <w:bCs/>
                <w:i/>
              </w:rPr>
            </m:ctrlPr>
          </m:sub>
        </m:sSub>
      </m:oMath>
      <w:r>
        <w:rPr>
          <w:rFonts w:hint="eastAsia"/>
          <w:bCs/>
        </w:rPr>
        <w:t>和一个用于存放邻居节点选择概率的空数组</w:t>
      </w:r>
      <m:oMath>
        <m:sSub>
          <m:sSubPr>
            <m:ctrlPr>
              <w:rPr>
                <w:rFonts w:ascii="Cambria Math" w:hAnsi="Cambria Math"/>
                <w:bCs/>
                <w:i/>
              </w:rPr>
            </m:ctrlPr>
          </m:sSubPr>
          <m:e>
            <m:r>
              <m:rPr/>
              <w:rPr>
                <w:rFonts w:hint="eastAsia" w:ascii="Cambria Math" w:hAnsi="Cambria Math"/>
              </w:rPr>
              <m:t>M</m:t>
            </m:r>
            <m:ctrlPr>
              <w:rPr>
                <w:rFonts w:hint="eastAsia" w:ascii="Cambria Math" w:hAnsi="Cambria Math"/>
                <w:bCs/>
                <w:i/>
              </w:rPr>
            </m:ctrlPr>
          </m:e>
          <m:sub>
            <m:r>
              <m:rPr>
                <m:sty m:val="p"/>
              </m:rPr>
              <w:rPr>
                <w:rFonts w:hint="eastAsia" w:ascii="Cambria Math" w:hAnsi="Cambria Math"/>
              </w:rPr>
              <m:t>p</m:t>
            </m:r>
            <m:ctrlPr>
              <w:rPr>
                <w:rFonts w:ascii="Cambria Math" w:hAnsi="Cambria Math"/>
                <w:bCs/>
                <w:i/>
              </w:rPr>
            </m:ctrlPr>
          </m:sub>
        </m:sSub>
      </m:oMath>
      <w:r>
        <w:rPr>
          <w:rFonts w:hint="eastAsia"/>
          <w:bCs/>
        </w:rPr>
        <w:t>；获取节点权重数组</w:t>
      </w:r>
      <m:oMath>
        <m:sSub>
          <m:sSubPr>
            <m:ctrlPr>
              <w:rPr>
                <w:rFonts w:ascii="Cambria Math" w:hAnsi="Cambria Math"/>
                <w:bCs/>
                <w:i/>
              </w:rPr>
            </m:ctrlPr>
          </m:sSubPr>
          <m:e>
            <m:r>
              <m:rPr/>
              <w:rPr>
                <w:rFonts w:hint="eastAsia" w:ascii="Cambria Math" w:hAnsi="Cambria Math"/>
              </w:rPr>
              <m:t>W</m:t>
            </m:r>
            <m:ctrlPr>
              <w:rPr>
                <w:rFonts w:hint="eastAsia" w:ascii="Cambria Math" w:hAnsi="Cambria Math"/>
                <w:bCs/>
                <w:i/>
              </w:rPr>
            </m:ctrlPr>
          </m:e>
          <m:sub>
            <m:r>
              <m:rPr/>
              <w:rPr>
                <w:rFonts w:hint="eastAsia" w:ascii="Cambria Math" w:hAnsi="Cambria Math"/>
              </w:rPr>
              <m:t>v</m:t>
            </m:r>
            <m:ctrlPr>
              <w:rPr>
                <w:rFonts w:ascii="Cambria Math" w:hAnsi="Cambria Math"/>
                <w:bCs/>
                <w:i/>
              </w:rPr>
            </m:ctrlPr>
          </m:sub>
        </m:sSub>
      </m:oMath>
      <w:r>
        <w:rPr>
          <w:rFonts w:hint="eastAsia"/>
        </w:rPr>
        <w:t>中权重最大的节点</w:t>
      </w:r>
      <m:oMath>
        <m:sSub>
          <m:sSubPr>
            <m:ctrlPr>
              <w:rPr>
                <w:rFonts w:ascii="Cambria Math" w:hAnsi="Cambria Math" w:cs="Arial"/>
                <w:bCs/>
                <w:i/>
                <w:sz w:val="18"/>
                <w:szCs w:val="18"/>
              </w:rPr>
            </m:ctrlPr>
          </m:sSubPr>
          <m:e>
            <m:r>
              <m:rPr/>
              <w:rPr>
                <w:rFonts w:ascii="Cambria Math" w:hAnsi="Cambria Math" w:cs="Arial"/>
                <w:sz w:val="18"/>
                <w:szCs w:val="18"/>
              </w:rPr>
              <m:t>v</m:t>
            </m:r>
            <m:ctrlPr>
              <w:rPr>
                <w:rFonts w:hint="eastAsia" w:ascii="Cambria Math" w:hAnsi="Cambria Math" w:cs="Arial"/>
                <w:bCs/>
                <w:i/>
                <w:sz w:val="18"/>
                <w:szCs w:val="18"/>
              </w:rPr>
            </m:ctrlPr>
          </m:e>
          <m:sub>
            <m:r>
              <m:rPr>
                <m:sty m:val="p"/>
              </m:rPr>
              <w:rPr>
                <w:rFonts w:ascii="Cambria Math" w:hAnsi="Cambria Math" w:cs="Arial"/>
                <w:sz w:val="18"/>
                <w:szCs w:val="18"/>
              </w:rPr>
              <m:t>s</m:t>
            </m:r>
            <m:ctrlPr>
              <w:rPr>
                <w:rFonts w:ascii="Cambria Math" w:hAnsi="Cambria Math" w:cs="Arial"/>
                <w:bCs/>
                <w:i/>
                <w:sz w:val="18"/>
                <w:szCs w:val="18"/>
              </w:rPr>
            </m:ctrlPr>
          </m:sub>
        </m:sSub>
      </m:oMath>
      <w:r>
        <w:rPr>
          <w:rFonts w:hint="eastAsia"/>
        </w:rPr>
        <w:t>，将</w:t>
      </w:r>
      <m:oMath>
        <m:sSub>
          <m:sSubPr>
            <m:ctrlPr>
              <w:rPr>
                <w:rFonts w:ascii="Cambria Math" w:hAnsi="Cambria Math" w:cs="Arial"/>
                <w:bCs/>
                <w:i/>
                <w:sz w:val="18"/>
                <w:szCs w:val="18"/>
              </w:rPr>
            </m:ctrlPr>
          </m:sSubPr>
          <m:e>
            <m:r>
              <m:rPr/>
              <w:rPr>
                <w:rFonts w:ascii="Cambria Math" w:hAnsi="Cambria Math" w:cs="Arial"/>
                <w:sz w:val="18"/>
                <w:szCs w:val="18"/>
              </w:rPr>
              <m:t>v</m:t>
            </m:r>
            <m:ctrlPr>
              <w:rPr>
                <w:rFonts w:hint="eastAsia" w:ascii="Cambria Math" w:hAnsi="Cambria Math" w:cs="Arial"/>
                <w:bCs/>
                <w:i/>
                <w:sz w:val="18"/>
                <w:szCs w:val="18"/>
              </w:rPr>
            </m:ctrlPr>
          </m:e>
          <m:sub>
            <m:r>
              <m:rPr>
                <m:sty m:val="p"/>
              </m:rPr>
              <w:rPr>
                <w:rFonts w:ascii="Cambria Math" w:hAnsi="Cambria Math" w:cs="Arial"/>
                <w:sz w:val="18"/>
                <w:szCs w:val="18"/>
              </w:rPr>
              <m:t>s</m:t>
            </m:r>
            <m:ctrlPr>
              <w:rPr>
                <w:rFonts w:ascii="Cambria Math" w:hAnsi="Cambria Math" w:cs="Arial"/>
                <w:bCs/>
                <w:i/>
                <w:sz w:val="18"/>
                <w:szCs w:val="18"/>
              </w:rPr>
            </m:ctrlPr>
          </m:sub>
        </m:sSub>
      </m:oMath>
      <w:del w:id="293" w:author="LRC" w:date="2026-06-26T15:41:00Z">
        <w:r>
          <w:rPr>
            <w:rFonts w:hint="eastAsia"/>
          </w:rPr>
          <w:delText>其</w:delText>
        </w:r>
      </w:del>
      <w:r>
        <w:rPr>
          <w:rFonts w:hint="eastAsia"/>
        </w:rPr>
        <w:t>加入</w:t>
      </w:r>
      <w:del w:id="294" w:author="LRC" w:date="2026-06-26T15:41:00Z">
        <w:r>
          <w:rPr>
            <w:rFonts w:hint="eastAsia"/>
          </w:rPr>
          <w:delText>集合</w:delText>
        </w:r>
      </w:del>
      <m:oMath>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m:sty m:val="p"/>
              </m:rPr>
              <w:rPr>
                <w:rFonts w:hint="eastAsia" w:ascii="Cambria Math" w:hAnsi="Cambria Math"/>
              </w:rPr>
              <m:t>s</m:t>
            </m:r>
            <m:ctrlPr>
              <w:rPr>
                <w:rFonts w:ascii="Cambria Math" w:hAnsi="Cambria Math"/>
                <w:i/>
              </w:rPr>
            </m:ctrlPr>
          </m:sub>
        </m:sSub>
      </m:oMath>
      <w:r>
        <w:rPr>
          <w:rFonts w:hint="eastAsia"/>
          <w:bCs/>
        </w:rPr>
        <w:t>；</w:t>
      </w:r>
      <w:del w:id="295" w:author="LRC" w:date="2026-06-26T15:42:00Z">
        <w:r>
          <w:rPr>
            <w:rFonts w:hint="eastAsia"/>
            <w:bCs/>
          </w:rPr>
          <w:delText>算法的</w:delText>
        </w:r>
      </w:del>
      <w:r>
        <w:rPr>
          <w:rFonts w:hint="eastAsia"/>
          <w:bCs/>
        </w:rPr>
        <w:t>每</w:t>
      </w:r>
      <w:del w:id="296" w:author="LRC" w:date="2026-06-26T15:42:00Z">
        <w:r>
          <w:rPr>
            <w:rFonts w:hint="eastAsia"/>
            <w:bCs/>
          </w:rPr>
          <w:delText>一</w:delText>
        </w:r>
      </w:del>
      <w:r>
        <w:rPr>
          <w:rFonts w:hint="eastAsia"/>
          <w:bCs/>
        </w:rPr>
        <w:t>步游走</w:t>
      </w:r>
      <w:del w:id="297" w:author="LRC" w:date="2026-06-26T15:42:00Z">
        <w:r>
          <w:rPr>
            <w:rFonts w:hint="eastAsia"/>
            <w:bCs/>
          </w:rPr>
          <w:delText>首</w:delText>
        </w:r>
      </w:del>
      <w:r>
        <w:rPr>
          <w:rFonts w:hint="eastAsia"/>
          <w:bCs/>
        </w:rPr>
        <w:t>先获取当前节点</w:t>
      </w:r>
      <m:oMath>
        <m:sSub>
          <m:sSubPr>
            <m:ctrlPr>
              <w:rPr>
                <w:rFonts w:ascii="Cambria Math" w:hAnsi="Cambria Math"/>
                <w:bCs/>
                <w:i/>
              </w:rPr>
            </m:ctrlPr>
          </m:sSubPr>
          <m:e>
            <m:r>
              <m:rPr/>
              <w:rPr>
                <w:rFonts w:hint="eastAsia" w:ascii="Cambria Math" w:hAnsi="Cambria Math"/>
              </w:rPr>
              <m:t>v</m:t>
            </m:r>
            <m:ctrlPr>
              <w:rPr>
                <w:rFonts w:hint="eastAsia" w:ascii="Cambria Math" w:hAnsi="Cambria Math"/>
                <w:bCs/>
                <w:i/>
              </w:rPr>
            </m:ctrlPr>
          </m:e>
          <m:sub>
            <m:r>
              <m:rPr>
                <m:sty m:val="p"/>
              </m:rPr>
              <w:rPr>
                <w:rFonts w:hint="eastAsia" w:ascii="Cambria Math" w:hAnsi="Cambria Math"/>
              </w:rPr>
              <m:t>s</m:t>
            </m:r>
            <m:ctrlPr>
              <w:rPr>
                <w:rFonts w:ascii="Cambria Math" w:hAnsi="Cambria Math"/>
                <w:bCs/>
                <w:i/>
              </w:rPr>
            </m:ctrlPr>
          </m:sub>
        </m:sSub>
      </m:oMath>
      <w:r>
        <w:rPr>
          <w:rFonts w:hint="eastAsia"/>
          <w:bCs/>
        </w:rPr>
        <w:t>的所有邻居</w:t>
      </w:r>
      <m:oMath>
        <m:sSub>
          <m:sSubPr>
            <m:ctrlPr>
              <w:rPr>
                <w:rFonts w:ascii="Cambria Math" w:hAnsi="Cambria Math"/>
                <w:bCs/>
                <w:i/>
              </w:rPr>
            </m:ctrlPr>
          </m:sSubPr>
          <m:e>
            <m:r>
              <m:rPr/>
              <w:rPr>
                <w:rFonts w:ascii="Cambria Math" w:hAnsi="Cambria Math"/>
              </w:rPr>
              <m:t>N</m:t>
            </m:r>
            <m:ctrlPr>
              <w:rPr>
                <w:rFonts w:ascii="Cambria Math" w:hAnsi="Cambria Math"/>
                <w:i/>
              </w:rPr>
            </m:ctrlPr>
          </m:e>
          <m:sub>
            <m:r>
              <m:rPr/>
              <w:rPr>
                <w:rFonts w:ascii="Cambria Math" w:hAnsi="Cambria Math"/>
              </w:rPr>
              <m:t>v</m:t>
            </m:r>
            <m:ctrlPr>
              <w:rPr>
                <w:rFonts w:ascii="Cambria Math" w:hAnsi="Cambria Math"/>
                <w:bCs/>
                <w:i/>
              </w:rPr>
            </m:ctrlPr>
          </m:sub>
        </m:sSub>
      </m:oMath>
      <w:r>
        <w:rPr>
          <w:rFonts w:hint="eastAsia"/>
          <w:bCs/>
        </w:rPr>
        <w:t>，</w:t>
      </w:r>
      <w:del w:id="298" w:author="LRC" w:date="2026-06-26T15:42:00Z">
        <w:r>
          <w:rPr>
            <w:rFonts w:hint="eastAsia"/>
            <w:bCs/>
          </w:rPr>
          <w:delText>并</w:delText>
        </w:r>
      </w:del>
      <w:r>
        <w:rPr>
          <w:rFonts w:hint="eastAsia"/>
          <w:bCs/>
        </w:rPr>
        <w:t>计算邻居节点</w:t>
      </w:r>
      <m:oMath>
        <m:sSub>
          <m:sSubPr>
            <m:ctrlPr>
              <w:rPr>
                <w:rFonts w:ascii="Cambria Math" w:hAnsi="Cambria Math"/>
                <w:bCs/>
                <w:i/>
              </w:rPr>
            </m:ctrlPr>
          </m:sSubPr>
          <m:e>
            <m:r>
              <m:rPr/>
              <w:rPr>
                <w:rFonts w:hint="eastAsia" w:ascii="Cambria Math" w:hAnsi="Cambria Math"/>
              </w:rPr>
              <m:t>v</m:t>
            </m:r>
            <m:ctrlPr>
              <w:rPr>
                <w:rFonts w:hint="eastAsia" w:ascii="Cambria Math" w:hAnsi="Cambria Math"/>
                <w:bCs/>
                <w:i/>
              </w:rPr>
            </m:ctrlPr>
          </m:e>
          <m:sub>
            <m:r>
              <m:rPr/>
              <w:rPr>
                <w:rFonts w:hint="eastAsia" w:ascii="Cambria Math" w:hAnsi="Cambria Math"/>
              </w:rPr>
              <m:t>n</m:t>
            </m:r>
            <m:ctrlPr>
              <w:rPr>
                <w:rFonts w:ascii="Cambria Math" w:hAnsi="Cambria Math"/>
                <w:bCs/>
                <w:i/>
              </w:rPr>
            </m:ctrlPr>
          </m:sub>
        </m:sSub>
      </m:oMath>
      <w:r>
        <w:rPr>
          <w:rFonts w:hint="eastAsia"/>
          <w:bCs/>
        </w:rPr>
        <w:t>基于权重的转移概率；依据计算出</w:t>
      </w:r>
      <w:del w:id="299" w:author="LRC" w:date="2026-06-26T15:43:00Z">
        <w:r>
          <w:rPr>
            <w:rFonts w:hint="eastAsia"/>
            <w:bCs/>
          </w:rPr>
          <w:delText>来</w:delText>
        </w:r>
      </w:del>
      <w:r>
        <w:rPr>
          <w:rFonts w:hint="eastAsia"/>
          <w:bCs/>
        </w:rPr>
        <w:t>的概率移动到一个新节点，</w:t>
      </w:r>
      <w:del w:id="300" w:author="LRC" w:date="2026-06-26T15:44:00Z">
        <w:r>
          <w:rPr>
            <w:rFonts w:hint="eastAsia"/>
            <w:bCs/>
          </w:rPr>
          <w:delText>并</w:delText>
        </w:r>
      </w:del>
      <w:r>
        <w:rPr>
          <w:rFonts w:hint="eastAsia"/>
          <w:bCs/>
        </w:rPr>
        <w:t>将沿途经过的节点和边加入</w:t>
      </w:r>
      <w:del w:id="301" w:author="LRC" w:date="2026-06-26T15:44:00Z">
        <w:r>
          <w:rPr>
            <w:rFonts w:hint="eastAsia"/>
            <w:bCs/>
          </w:rPr>
          <w:delText>到采样图</w:delText>
        </w:r>
      </w:del>
      <m:oMath>
        <m:sSub>
          <m:sSubPr>
            <m:ctrlPr>
              <w:rPr>
                <w:rFonts w:ascii="Cambria Math" w:hAnsi="Cambria Math"/>
                <w:bCs/>
                <w:i/>
              </w:rPr>
            </m:ctrlPr>
          </m:sSubPr>
          <m:e>
            <m:r>
              <m:rPr/>
              <w:rPr>
                <w:rFonts w:hint="eastAsia" w:ascii="Cambria Math" w:hAnsi="Cambria Math"/>
              </w:rPr>
              <m:t>G</m:t>
            </m:r>
            <m:ctrlPr>
              <w:rPr>
                <w:rFonts w:hint="eastAsia" w:ascii="Cambria Math" w:hAnsi="Cambria Math"/>
                <w:bCs/>
                <w:i/>
              </w:rPr>
            </m:ctrlPr>
          </m:e>
          <m:sub>
            <m:r>
              <m:rPr/>
              <w:rPr>
                <w:rFonts w:hint="eastAsia" w:ascii="Cambria Math" w:hAnsi="Cambria Math"/>
              </w:rPr>
              <m:t>s</m:t>
            </m:r>
            <m:ctrlPr>
              <w:rPr>
                <w:rFonts w:ascii="Cambria Math" w:hAnsi="Cambria Math"/>
                <w:bCs/>
                <w:i/>
              </w:rPr>
            </m:ctrlPr>
          </m:sub>
        </m:sSub>
      </m:oMath>
      <w:r>
        <w:rPr>
          <w:rFonts w:hint="eastAsia"/>
          <w:bCs/>
        </w:rPr>
        <w:t>中；对新访问的节点执行权重衰减，</w:t>
      </w:r>
      <w:del w:id="302" w:author="LRC" w:date="2026-06-26T15:44:00Z">
        <w:r>
          <w:rPr>
            <w:rFonts w:hint="eastAsia"/>
            <w:bCs/>
          </w:rPr>
          <w:delText>以</w:delText>
        </w:r>
      </w:del>
      <w:r>
        <w:rPr>
          <w:rFonts w:hint="eastAsia"/>
          <w:bCs/>
        </w:rPr>
        <w:t>保证节点不会一直困于局部区域；当采样</w:t>
      </w:r>
      <w:del w:id="303" w:author="LRC" w:date="2026-06-26T15:44:00Z">
        <w:r>
          <w:rPr>
            <w:rFonts w:hint="eastAsia"/>
            <w:bCs/>
          </w:rPr>
          <w:delText>的</w:delText>
        </w:r>
      </w:del>
      <w:r>
        <w:rPr>
          <w:rFonts w:hint="eastAsia"/>
          <w:bCs/>
        </w:rPr>
        <w:t>节点数达到预设阈值时，返回</w:t>
      </w:r>
      <w:del w:id="304" w:author="LRC" w:date="2026-06-26T15:44:00Z">
        <w:r>
          <w:rPr>
            <w:rFonts w:hint="eastAsia"/>
            <w:bCs/>
          </w:rPr>
          <w:delText>采样图</w:delText>
        </w:r>
      </w:del>
      <m:oMath>
        <m:sSub>
          <m:sSubPr>
            <m:ctrlPr>
              <w:rPr>
                <w:rFonts w:ascii="Cambria Math" w:hAnsi="Cambria Math"/>
                <w:bCs/>
                <w:i/>
              </w:rPr>
            </m:ctrlPr>
          </m:sSubPr>
          <m:e>
            <m:r>
              <m:rPr/>
              <w:rPr>
                <w:rFonts w:hint="eastAsia" w:ascii="Cambria Math" w:hAnsi="Cambria Math"/>
              </w:rPr>
              <m:t>G</m:t>
            </m:r>
            <m:ctrlPr>
              <w:rPr>
                <w:rFonts w:hint="eastAsia" w:ascii="Cambria Math" w:hAnsi="Cambria Math"/>
                <w:bCs/>
                <w:i/>
              </w:rPr>
            </m:ctrlPr>
          </m:e>
          <m:sub>
            <m:r>
              <m:rPr>
                <m:sty m:val="p"/>
              </m:rPr>
              <w:rPr>
                <w:rFonts w:hint="eastAsia" w:ascii="Cambria Math" w:hAnsi="Cambria Math"/>
              </w:rPr>
              <m:t>s</m:t>
            </m:r>
            <m:ctrlPr>
              <w:rPr>
                <w:rFonts w:ascii="Cambria Math" w:hAnsi="Cambria Math"/>
                <w:bCs/>
                <w:i/>
              </w:rPr>
            </m:ctrlPr>
          </m:sub>
        </m:sSub>
      </m:oMath>
      <w:r>
        <w:rPr>
          <w:rFonts w:hint="eastAsia"/>
          <w:bCs/>
        </w:rPr>
        <w:t>。</w:t>
      </w:r>
      <w:r>
        <w:rPr>
          <w:bCs/>
        </w:rPr>
        <w:t>在每</w:t>
      </w:r>
      <w:del w:id="305" w:author="LRC" w:date="2026-06-26T15:45:00Z">
        <w:r>
          <w:rPr>
            <w:bCs/>
          </w:rPr>
          <w:delText>一</w:delText>
        </w:r>
      </w:del>
      <w:r>
        <w:rPr>
          <w:bCs/>
        </w:rPr>
        <w:t>步游走中，</w:t>
      </w:r>
      <w:r>
        <w:rPr>
          <w:rFonts w:hint="eastAsia"/>
          <w:bCs/>
        </w:rPr>
        <w:t>选中</w:t>
      </w:r>
      <m:oMath>
        <m:sSub>
          <m:sSubPr>
            <m:ctrlPr>
              <w:rPr>
                <w:rFonts w:ascii="Cambria Math" w:hAnsi="Cambria Math"/>
                <w:bCs/>
                <w:i/>
              </w:rPr>
            </m:ctrlPr>
          </m:sSubPr>
          <m:e>
            <m:r>
              <m:rPr/>
              <w:rPr>
                <w:rFonts w:hint="eastAsia" w:ascii="Cambria Math" w:hAnsi="Cambria Math"/>
              </w:rPr>
              <m:t>v</m:t>
            </m:r>
            <m:ctrlPr>
              <w:rPr>
                <w:rFonts w:hint="eastAsia" w:ascii="Cambria Math" w:hAnsi="Cambria Math"/>
                <w:bCs/>
                <w:i/>
              </w:rPr>
            </m:ctrlPr>
          </m:e>
          <m:sub>
            <m:r>
              <m:rPr/>
              <w:rPr>
                <w:rFonts w:hint="eastAsia" w:ascii="Cambria Math" w:hAnsi="Cambria Math"/>
              </w:rPr>
              <m:t>n</m:t>
            </m:r>
            <m:ctrlPr>
              <w:rPr>
                <w:rFonts w:ascii="Cambria Math" w:hAnsi="Cambria Math"/>
                <w:bCs/>
                <w:i/>
              </w:rPr>
            </m:ctrlPr>
          </m:sub>
        </m:sSub>
      </m:oMath>
      <w:r>
        <w:rPr>
          <w:rFonts w:hint="eastAsia"/>
          <w:bCs/>
        </w:rPr>
        <w:t>的</w:t>
      </w:r>
      <w:r>
        <w:rPr>
          <w:bCs/>
        </w:rPr>
        <w:t>概率</w:t>
      </w:r>
      <m:oMath>
        <w:del w:id="306" w:author="LRC" w:date="2026-06-26T15:46:00Z">
          <m:r>
            <m:rPr/>
            <w:rPr>
              <w:rFonts w:hint="eastAsia" w:ascii="Cambria Math" w:hAnsi="Cambria Math"/>
            </w:rPr>
            <m:t>P</m:t>
          </m:r>
        </w:del>
        <m:d>
          <m:dPr>
            <m:ctrlPr>
              <w:del w:id="307" w:author="LRC" w:date="2026-06-26T15:46:00Z">
                <w:rPr>
                  <w:rFonts w:ascii="Cambria Math" w:hAnsi="Cambria Math"/>
                  <w:bCs/>
                  <w:i/>
                </w:rPr>
              </w:del>
            </m:ctrlPr>
          </m:dPr>
          <m:e>
            <m:sSub>
              <m:sSubPr>
                <m:ctrlPr>
                  <w:del w:id="308" w:author="LRC" w:date="2026-06-26T15:46:00Z">
                    <w:rPr>
                      <w:rFonts w:ascii="Cambria Math" w:hAnsi="Cambria Math"/>
                      <w:bCs/>
                      <w:i/>
                    </w:rPr>
                  </w:del>
                </m:ctrlPr>
              </m:sSubPr>
              <m:e>
                <w:del w:id="309" w:author="LRC" w:date="2026-06-26T15:46:00Z">
                  <m:r>
                    <m:rPr/>
                    <w:rPr>
                      <w:rFonts w:hint="eastAsia" w:ascii="Cambria Math" w:hAnsi="Cambria Math"/>
                    </w:rPr>
                    <m:t>v</m:t>
                  </m:r>
                </w:del>
                <m:ctrlPr>
                  <w:del w:id="310" w:author="LRC" w:date="2026-06-26T15:46:00Z">
                    <w:rPr>
                      <w:rFonts w:ascii="Cambria Math" w:hAnsi="Cambria Math"/>
                      <w:bCs/>
                      <w:i/>
                    </w:rPr>
                  </w:del>
                </m:ctrlPr>
              </m:e>
              <m:sub>
                <w:del w:id="311" w:author="LRC" w:date="2026-06-26T15:46:00Z">
                  <m:r>
                    <m:rPr/>
                    <w:rPr>
                      <w:rFonts w:hint="eastAsia" w:ascii="Cambria Math" w:hAnsi="Cambria Math"/>
                    </w:rPr>
                    <m:t>n</m:t>
                  </m:r>
                </w:del>
                <m:ctrlPr>
                  <w:del w:id="312" w:author="LRC" w:date="2026-06-26T15:46:00Z">
                    <w:rPr>
                      <w:rFonts w:ascii="Cambria Math" w:hAnsi="Cambria Math"/>
                      <w:bCs/>
                      <w:i/>
                    </w:rPr>
                  </w:del>
                </m:ctrlPr>
              </m:sub>
            </m:sSub>
            <m:ctrlPr>
              <w:del w:id="313" w:author="LRC" w:date="2026-06-26T15:46:00Z">
                <w:rPr>
                  <w:rFonts w:ascii="Cambria Math" w:hAnsi="Cambria Math"/>
                  <w:bCs/>
                  <w:i/>
                </w:rPr>
              </w:del>
            </m:ctrlPr>
          </m:e>
        </m:d>
      </m:oMath>
      <w:del w:id="314" w:author="LRC" w:date="2026-06-26T15:46:00Z">
        <w:r>
          <w:rPr>
            <w:bCs/>
          </w:rPr>
          <w:delText>计算方式如</w:delText>
        </w:r>
      </w:del>
      <w:del w:id="315" w:author="LRC" w:date="2026-06-26T15:46:00Z">
        <w:r>
          <w:rPr>
            <w:rFonts w:hint="eastAsia"/>
            <w:bCs/>
          </w:rPr>
          <w:delText>Eq.(2)</w:delText>
        </w:r>
      </w:del>
      <w:del w:id="316" w:author="LRC" w:date="2026-06-26T15:46:00Z">
        <w:r>
          <w:rPr>
            <w:bCs/>
          </w:rPr>
          <w:delText>所示</w:delText>
        </w:r>
      </w:del>
      <w:del w:id="317" w:author="LRC" w:date="2026-06-26T15:46:00Z">
        <w:r>
          <w:rPr>
            <w:rFonts w:hint="eastAsia"/>
            <w:bCs/>
          </w:rPr>
          <w:delText>：</w:delText>
        </w:r>
      </w:del>
      <m:oMath>
        <m:r>
          <m:rPr/>
          <w:rPr>
            <w:rFonts w:ascii="Cambria Math" w:hAnsi="Cambria Math"/>
          </w:rPr>
          <m:t xml:space="preserve"> </m:t>
        </m:r>
      </m:oMath>
    </w:p>
    <w:p w14:paraId="6702050A">
      <w:pPr>
        <w:ind w:firstLine="0" w:firstLineChars="0"/>
        <w:pPrChange w:id="318" w:author="LRC" w:date="2026-06-26T15:47:00Z">
          <w:pPr>
            <w:ind w:firstLine="420" w:firstLineChars="200"/>
          </w:pPr>
        </w:pPrChange>
      </w:pPr>
      <m:oMath>
        <m:sSub>
          <m:sSubPr>
            <m:ctrlPr>
              <w:rPr>
                <w:rFonts w:ascii="Cambria Math" w:hAnsi="Cambria Math" w:cs="Arial"/>
                <w:bCs/>
              </w:rPr>
            </m:ctrlPr>
          </m:sSubPr>
          <m:e>
            <m:r>
              <m:rPr/>
              <w:rPr>
                <w:rFonts w:ascii="Cambria Math" w:hAnsi="Cambria Math" w:cs="Arial"/>
              </w:rPr>
              <m:t>P</m:t>
            </m:r>
            <m:ctrlPr>
              <w:rPr>
                <w:rFonts w:ascii="Cambria Math" w:hAnsi="Cambria Math" w:cs="Arial"/>
                <w:bCs/>
              </w:rPr>
            </m:ctrlPr>
          </m:e>
          <m:sub>
            <m:sSub>
              <m:sSubPr>
                <m:ctrlPr>
                  <w:rPr>
                    <w:rFonts w:ascii="Cambria Math" w:hAnsi="Cambria Math"/>
                    <w:bCs/>
                    <w:i/>
                  </w:rPr>
                </m:ctrlPr>
              </m:sSubPr>
              <m:e>
                <m:r>
                  <m:rPr/>
                  <w:rPr>
                    <w:rFonts w:ascii="Cambria Math" w:hAnsi="Cambria Math"/>
                  </w:rPr>
                  <m:t>v</m:t>
                </m:r>
                <m:ctrlPr>
                  <w:rPr>
                    <w:rFonts w:ascii="Cambria Math" w:hAnsi="Cambria Math"/>
                    <w:bCs/>
                    <w:i/>
                  </w:rPr>
                </m:ctrlPr>
              </m:e>
              <m:sub>
                <m:r>
                  <m:rPr/>
                  <w:rPr>
                    <w:rFonts w:ascii="Cambria Math" w:hAnsi="Cambria Math"/>
                  </w:rPr>
                  <m:t>n</m:t>
                </m:r>
                <m:ctrlPr>
                  <w:rPr>
                    <w:rFonts w:ascii="Cambria Math" w:hAnsi="Cambria Math"/>
                    <w:bCs/>
                    <w:i/>
                  </w:rPr>
                </m:ctrlPr>
              </m:sub>
            </m:sSub>
            <m:ctrlPr>
              <w:rPr>
                <w:rFonts w:ascii="Cambria Math" w:hAnsi="Cambria Math" w:cs="Arial"/>
                <w:bCs/>
              </w:rPr>
            </m:ctrlPr>
          </m:sub>
        </m:sSub>
        <m:r>
          <m:rPr/>
          <w:rPr>
            <w:rFonts w:ascii="Cambria Math" w:hAnsi="Cambria Math" w:cs="Arial"/>
          </w:rPr>
          <m:t>=</m:t>
        </m:r>
        <m:f>
          <m:fPr>
            <m:ctrlPr>
              <w:rPr>
                <w:rFonts w:ascii="Cambria Math" w:hAnsi="Cambria Math" w:cs="Arial"/>
                <w:bCs/>
                <w:i/>
              </w:rPr>
            </m:ctrlPr>
          </m:fPr>
          <m:num>
            <m:sSub>
              <m:sSubPr>
                <m:ctrlPr>
                  <w:rPr>
                    <w:rFonts w:ascii="Cambria Math" w:hAnsi="Cambria Math" w:cs="Arial"/>
                    <w:bCs/>
                    <w:i/>
                  </w:rPr>
                </m:ctrlPr>
              </m:sSubPr>
              <m:e>
                <m:r>
                  <m:rPr/>
                  <w:rPr>
                    <w:rFonts w:hint="eastAsia" w:ascii="Cambria Math" w:hAnsi="Cambria Math" w:cs="Arial"/>
                  </w:rPr>
                  <m:t>w</m:t>
                </m:r>
                <m:ctrlPr>
                  <w:rPr>
                    <w:rFonts w:hint="eastAsia" w:ascii="Cambria Math" w:hAnsi="Cambria Math" w:cs="Arial"/>
                    <w:bCs/>
                    <w:i/>
                  </w:rPr>
                </m:ctrlPr>
              </m:e>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w:rPr>
                        <w:rFonts w:hint="eastAsia" w:ascii="Cambria Math" w:hAnsi="Cambria Math" w:cs="Arial"/>
                      </w:rPr>
                      <m:t>n</m:t>
                    </m:r>
                    <m:ctrlPr>
                      <w:rPr>
                        <w:rFonts w:ascii="Cambria Math" w:hAnsi="Cambria Math" w:cs="Arial"/>
                        <w:bCs/>
                        <w:i/>
                      </w:rPr>
                    </m:ctrlPr>
                  </m:sub>
                </m:sSub>
                <m:ctrlPr>
                  <w:rPr>
                    <w:rFonts w:ascii="Cambria Math" w:hAnsi="Cambria Math" w:cs="Arial"/>
                    <w:bCs/>
                    <w:i/>
                  </w:rPr>
                </m:ctrlPr>
              </m:sub>
            </m:sSub>
            <m:ctrlPr>
              <w:rPr>
                <w:rFonts w:ascii="Cambria Math" w:hAnsi="Cambria Math" w:cs="Arial"/>
                <w:bCs/>
                <w:i/>
              </w:rPr>
            </m:ctrlPr>
          </m:num>
          <m:den>
            <m:nary>
              <m:naryPr>
                <m:chr m:val="∑"/>
                <m:limLoc m:val="undOvr"/>
                <m:supHide m:val="1"/>
                <m:ctrlPr>
                  <w:rPr>
                    <w:rFonts w:ascii="Cambria Math" w:hAnsi="Cambria Math" w:cs="Arial"/>
                    <w:bCs/>
                    <w:i/>
                  </w:rPr>
                </m:ctrlPr>
              </m:naryPr>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w:rPr>
                        <w:rFonts w:hint="eastAsia" w:ascii="Cambria Math" w:hAnsi="Cambria Math" w:cs="Arial"/>
                      </w:rPr>
                      <m:t>i</m:t>
                    </m:r>
                    <m:ctrlPr>
                      <w:rPr>
                        <w:rFonts w:ascii="Cambria Math" w:hAnsi="Cambria Math" w:cs="Arial"/>
                        <w:bCs/>
                        <w:i/>
                      </w:rPr>
                    </m:ctrlPr>
                  </m:sub>
                </m:sSub>
                <m:r>
                  <m:rPr/>
                  <w:rPr>
                    <w:rFonts w:ascii="Cambria Math" w:hAnsi="Cambria Math" w:cs="Arial"/>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cs="Arial"/>
                    <w:bCs/>
                    <w:i/>
                  </w:rPr>
                </m:ctrlPr>
              </m:sub>
              <m:sup>
                <m:ctrlPr>
                  <w:rPr>
                    <w:rFonts w:ascii="Cambria Math" w:hAnsi="Cambria Math" w:cs="Arial"/>
                    <w:bCs/>
                    <w:i/>
                  </w:rPr>
                </m:ctrlPr>
              </m:sup>
              <m:e>
                <m:sSub>
                  <m:sSubPr>
                    <m:ctrlPr>
                      <w:rPr>
                        <w:rFonts w:ascii="Cambria Math" w:hAnsi="Cambria Math" w:cs="Arial"/>
                        <w:bCs/>
                        <w:i/>
                      </w:rPr>
                    </m:ctrlPr>
                  </m:sSubPr>
                  <m:e>
                    <m:r>
                      <m:rPr/>
                      <w:rPr>
                        <w:rFonts w:hint="eastAsia" w:ascii="Cambria Math" w:hAnsi="Cambria Math" w:cs="Arial"/>
                      </w:rPr>
                      <m:t>w</m:t>
                    </m:r>
                    <m:ctrlPr>
                      <w:rPr>
                        <w:rFonts w:hint="eastAsia" w:ascii="Cambria Math" w:hAnsi="Cambria Math" w:cs="Arial"/>
                        <w:bCs/>
                        <w:i/>
                      </w:rPr>
                    </m:ctrlPr>
                  </m:e>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w:rPr>
                            <w:rFonts w:hint="eastAsia" w:ascii="Cambria Math" w:hAnsi="Cambria Math" w:cs="Arial"/>
                          </w:rPr>
                          <m:t>i</m:t>
                        </m:r>
                        <m:ctrlPr>
                          <w:rPr>
                            <w:rFonts w:ascii="Cambria Math" w:hAnsi="Cambria Math" w:cs="Arial"/>
                            <w:bCs/>
                            <w:i/>
                          </w:rPr>
                        </m:ctrlPr>
                      </m:sub>
                    </m:sSub>
                    <m:ctrlPr>
                      <w:rPr>
                        <w:rFonts w:ascii="Cambria Math" w:hAnsi="Cambria Math" w:cs="Arial"/>
                        <w:bCs/>
                        <w:i/>
                      </w:rPr>
                    </m:ctrlPr>
                  </m:sub>
                </m:sSub>
                <m:ctrlPr>
                  <w:rPr>
                    <w:rFonts w:ascii="Cambria Math" w:hAnsi="Cambria Math" w:cs="Arial"/>
                    <w:bCs/>
                    <w:i/>
                  </w:rPr>
                </m:ctrlPr>
              </m:e>
            </m:nary>
            <m:ctrlPr>
              <w:rPr>
                <w:rFonts w:ascii="Cambria Math" w:hAnsi="Cambria Math" w:cs="Arial"/>
                <w:bCs/>
                <w:i/>
              </w:rPr>
            </m:ctrlPr>
          </m:den>
        </m:f>
      </m:oMath>
      <w:r>
        <w:rPr>
          <w:rFonts w:hint="eastAsia"/>
          <w:bCs/>
          <w:sz w:val="18"/>
          <w:szCs w:val="18"/>
        </w:rPr>
        <w:t>，（2）</w:t>
      </w:r>
    </w:p>
    <w:tbl>
      <w:tblPr>
        <w:tblStyle w:val="16"/>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1558"/>
        <w:gridCol w:w="1559"/>
      </w:tblGrid>
      <w:tr w14:paraId="01C9C8A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del w:id="319" w:author="LRC" w:date="2026-06-26T15:50:00Z"/>
        </w:trPr>
        <w:tc>
          <w:tcPr>
            <w:tcW w:w="3209" w:type="dxa"/>
            <w:tcBorders>
              <w:top w:val="nil"/>
              <w:bottom w:val="nil"/>
              <w:right w:val="nil"/>
            </w:tcBorders>
          </w:tcPr>
          <w:p w14:paraId="6EE442BC">
            <w:pPr>
              <w:rPr>
                <w:del w:id="320" w:author="LRC" w:date="2026-06-26T15:50:00Z"/>
                <w:bCs/>
              </w:rPr>
            </w:pPr>
          </w:p>
        </w:tc>
        <w:tc>
          <w:tcPr>
            <w:tcW w:w="3209" w:type="dxa"/>
            <w:tcBorders>
              <w:left w:val="nil"/>
              <w:right w:val="nil"/>
            </w:tcBorders>
          </w:tcPr>
          <w:p w14:paraId="45E10B9A">
            <w:pPr>
              <w:jc w:val="center"/>
              <w:rPr>
                <w:del w:id="321" w:author="LRC" w:date="2026-06-26T15:50:00Z"/>
                <w:bCs/>
              </w:rPr>
            </w:pPr>
            <w:del w:id="322" w:author="LRC" w:date="2026-06-26T15:50:00Z">
              <w:r>
                <w:rPr>
                  <w:bCs/>
                  <w:position w:val="-45"/>
                </w:rPr>
                <w:pict>
                  <v:shape id="_x0000_i1027" o:spt="75" type="#_x0000_t75" style="height:38.7pt;width:104.9pt;" filled="f" o:preferrelative="t" stroked="f" coordsize="21600,21600">
                    <v:path/>
                    <v:fill on="f" focussize="0,0"/>
                    <v:stroke on="f" joinstyle="miter"/>
                    <v:imagedata r:id="rId14" o:title=""/>
                    <o:lock v:ext="edit" aspectratio="t"/>
                    <w10:wrap type="none"/>
                    <w10:anchorlock/>
                  </v:shape>
                </w:pict>
              </w:r>
            </w:del>
          </w:p>
        </w:tc>
        <w:tc>
          <w:tcPr>
            <w:tcW w:w="3210" w:type="dxa"/>
            <w:tcBorders>
              <w:top w:val="nil"/>
              <w:left w:val="nil"/>
              <w:bottom w:val="nil"/>
            </w:tcBorders>
            <w:vAlign w:val="center"/>
          </w:tcPr>
          <w:p w14:paraId="6586DC99">
            <w:pPr>
              <w:jc w:val="center"/>
              <w:rPr>
                <w:del w:id="324" w:author="LRC" w:date="2026-06-26T15:50:00Z"/>
                <w:bCs/>
              </w:rPr>
            </w:pPr>
            <m:oMathPara>
              <m:oMathParaPr>
                <m:jc m:val="right"/>
              </m:oMathParaPr>
              <m:oMath>
                <m:d>
                  <m:dPr>
                    <m:ctrlPr>
                      <w:del w:id="325" w:author="LRC" w:date="2026-06-26T15:50:00Z">
                        <w:rPr>
                          <w:rFonts w:ascii="Cambria Math" w:hAnsi="Cambria Math"/>
                          <w:bCs/>
                          <w:i/>
                        </w:rPr>
                      </w:del>
                    </m:ctrlPr>
                  </m:dPr>
                  <m:e>
                    <w:del w:id="326" w:author="LRC" w:date="2026-06-26T15:50:00Z">
                      <m:r>
                        <m:rPr/>
                        <w:rPr>
                          <w:rFonts w:ascii="Cambria Math" w:hAnsi="Cambria Math"/>
                        </w:rPr>
                        <m:t>2</m:t>
                      </m:r>
                    </w:del>
                    <m:ctrlPr>
                      <w:del w:id="327" w:author="LRC" w:date="2026-06-26T15:50:00Z">
                        <w:rPr>
                          <w:rFonts w:ascii="Cambria Math" w:hAnsi="Cambria Math"/>
                          <w:bCs/>
                          <w:i/>
                        </w:rPr>
                      </w:del>
                    </m:ctrlPr>
                  </m:e>
                </m:d>
              </m:oMath>
            </m:oMathPara>
          </w:p>
        </w:tc>
      </w:tr>
    </w:tbl>
    <w:p w14:paraId="3522834F">
      <w:pPr>
        <w:ind w:firstLine="0" w:firstLineChars="0"/>
        <w:rPr>
          <w:bCs/>
        </w:rPr>
      </w:pPr>
      <w:r>
        <w:rPr>
          <w:rFonts w:hint="eastAsia"/>
          <w:bCs/>
        </w:rPr>
        <w:t>式</w:t>
      </w:r>
      <w:r>
        <w:rPr>
          <w:bCs/>
        </w:rPr>
        <w:t>中，</w:t>
      </w:r>
      <m:oMath>
        <m:r>
          <m:rPr/>
          <w:rPr>
            <w:rFonts w:ascii="Cambria Math" w:hAnsi="Cambria Math"/>
          </w:rPr>
          <m:t xml:space="preserve"> </m:t>
        </m:r>
        <m:sSub>
          <m:sSubPr>
            <m:ctrlPr>
              <w:rPr>
                <w:rFonts w:ascii="Cambria Math" w:hAnsi="Cambria Math" w:cs="Arial"/>
                <w:bCs/>
                <w:i/>
              </w:rPr>
            </m:ctrlPr>
          </m:sSubPr>
          <m:e>
            <m:r>
              <m:rPr/>
              <w:rPr>
                <w:rFonts w:hint="eastAsia" w:ascii="Cambria Math" w:hAnsi="Cambria Math" w:cs="Arial"/>
              </w:rPr>
              <m:t>w</m:t>
            </m:r>
            <m:ctrlPr>
              <w:rPr>
                <w:rFonts w:hint="eastAsia" w:ascii="Cambria Math" w:hAnsi="Cambria Math" w:cs="Arial"/>
                <w:bCs/>
                <w:i/>
              </w:rPr>
            </m:ctrlPr>
          </m:e>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w:rPr>
                    <w:rFonts w:hint="eastAsia" w:ascii="Cambria Math" w:hAnsi="Cambria Math" w:cs="Arial"/>
                  </w:rPr>
                  <m:t>n</m:t>
                </m:r>
                <m:ctrlPr>
                  <w:rPr>
                    <w:rFonts w:ascii="Cambria Math" w:hAnsi="Cambria Math" w:cs="Arial"/>
                    <w:bCs/>
                    <w:i/>
                  </w:rPr>
                </m:ctrlPr>
              </m:sub>
            </m:sSub>
            <m:ctrlPr>
              <w:rPr>
                <w:rFonts w:ascii="Cambria Math" w:hAnsi="Cambria Math" w:cs="Arial"/>
                <w:bCs/>
                <w:i/>
              </w:rPr>
            </m:ctrlPr>
          </m:sub>
        </m:sSub>
      </m:oMath>
      <w:r>
        <w:rPr>
          <w:rFonts w:hint="eastAsia"/>
          <w:bCs/>
        </w:rPr>
        <w:t>为</w:t>
      </w:r>
      <m:oMath>
        <m:sSub>
          <m:sSubPr>
            <m:ctrlPr>
              <w:rPr>
                <w:rFonts w:ascii="Cambria Math" w:hAnsi="Cambria Math"/>
                <w:bCs/>
                <w:i/>
              </w:rPr>
            </m:ctrlPr>
          </m:sSubPr>
          <m:e>
            <m:r>
              <m:rPr/>
              <w:rPr>
                <w:rFonts w:hint="eastAsia" w:ascii="Cambria Math" w:hAnsi="Cambria Math"/>
              </w:rPr>
              <m:t>v</m:t>
            </m:r>
            <m:ctrlPr>
              <w:rPr>
                <w:rFonts w:hint="eastAsia" w:ascii="Cambria Math" w:hAnsi="Cambria Math"/>
                <w:bCs/>
                <w:i/>
              </w:rPr>
            </m:ctrlPr>
          </m:e>
          <m:sub>
            <m:r>
              <m:rPr/>
              <w:rPr>
                <w:rFonts w:hint="eastAsia" w:ascii="Cambria Math" w:hAnsi="Cambria Math"/>
              </w:rPr>
              <m:t>n</m:t>
            </m:r>
            <m:ctrlPr>
              <w:rPr>
                <w:rFonts w:ascii="Cambria Math" w:hAnsi="Cambria Math"/>
                <w:bCs/>
                <w:i/>
              </w:rPr>
            </m:ctrlPr>
          </m:sub>
        </m:sSub>
      </m:oMath>
      <w:r>
        <w:rPr>
          <w:bCs/>
        </w:rPr>
        <w:t>的权重，</w:t>
      </w:r>
      <m:oMath>
        <m:sSub>
          <m:sSubPr>
            <m:ctrlPr>
              <w:rPr>
                <w:rFonts w:ascii="Cambria Math" w:hAnsi="Cambria Math"/>
                <w:bCs/>
                <w:i/>
              </w:rPr>
            </m:ctrlPr>
          </m:sSubPr>
          <m:e>
            <m:r>
              <m:rPr/>
              <w:rPr>
                <w:rFonts w:hint="eastAsia" w:ascii="Cambria Math" w:hAnsi="Cambria Math"/>
              </w:rPr>
              <m:t>v</m:t>
            </m:r>
            <m:ctrlPr>
              <w:rPr>
                <w:rFonts w:ascii="Cambria Math" w:hAnsi="Cambria Math"/>
                <w:bCs/>
                <w:i/>
              </w:rPr>
            </m:ctrlPr>
          </m:e>
          <m:sub>
            <m:r>
              <m:rPr/>
              <w:rPr>
                <w:rFonts w:hint="eastAsia" w:ascii="Cambria Math" w:hAnsi="Cambria Math"/>
              </w:rPr>
              <m:t>i</m:t>
            </m:r>
            <m:ctrlPr>
              <w:rPr>
                <w:rFonts w:ascii="Cambria Math" w:hAnsi="Cambria Math"/>
                <w:bCs/>
                <w:i/>
              </w:rPr>
            </m:ctrlPr>
          </m:sub>
        </m:sSub>
      </m:oMath>
      <w:r>
        <w:rPr>
          <w:rFonts w:hint="eastAsia"/>
          <w:bCs/>
        </w:rPr>
        <w:t>为第</w:t>
      </w:r>
      <m:oMath>
        <m:r>
          <m:rPr/>
          <w:rPr>
            <w:rFonts w:hint="eastAsia" w:ascii="Cambria Math" w:hAnsi="Cambria Math"/>
          </w:rPr>
          <m:t>i</m:t>
        </m:r>
      </m:oMath>
      <w:r>
        <w:rPr>
          <w:rFonts w:hint="eastAsia"/>
          <w:bCs/>
        </w:rPr>
        <w:t>个</w:t>
      </w:r>
      <w:r>
        <w:rPr>
          <w:bCs/>
        </w:rPr>
        <w:t>候选邻居节点，</w:t>
      </w:r>
      <m:oMath>
        <m:sSub>
          <m:sSubPr>
            <m:ctrlPr>
              <w:rPr>
                <w:rFonts w:ascii="Cambria Math" w:hAnsi="Cambria Math" w:cs="Arial"/>
                <w:bCs/>
                <w:i/>
              </w:rPr>
            </m:ctrlPr>
          </m:sSubPr>
          <m:e>
            <m:r>
              <m:rPr/>
              <w:rPr>
                <w:rFonts w:hint="eastAsia" w:ascii="Cambria Math" w:hAnsi="Cambria Math" w:cs="Arial"/>
              </w:rPr>
              <m:t>w</m:t>
            </m:r>
            <m:ctrlPr>
              <w:rPr>
                <w:rFonts w:hint="eastAsia" w:ascii="Cambria Math" w:hAnsi="Cambria Math" w:cs="Arial"/>
                <w:bCs/>
                <w:i/>
              </w:rPr>
            </m:ctrlPr>
          </m:e>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w:rPr>
                    <w:rFonts w:hint="eastAsia" w:ascii="Cambria Math" w:hAnsi="Cambria Math" w:cs="Arial"/>
                  </w:rPr>
                  <m:t>i</m:t>
                </m:r>
                <m:ctrlPr>
                  <w:rPr>
                    <w:rFonts w:ascii="Cambria Math" w:hAnsi="Cambria Math" w:cs="Arial"/>
                    <w:bCs/>
                    <w:i/>
                  </w:rPr>
                </m:ctrlPr>
              </m:sub>
            </m:sSub>
            <m:ctrlPr>
              <w:rPr>
                <w:rFonts w:ascii="Cambria Math" w:hAnsi="Cambria Math" w:cs="Arial"/>
                <w:bCs/>
                <w:i/>
              </w:rPr>
            </m:ctrlPr>
          </m:sub>
        </m:sSub>
      </m:oMath>
      <w:r>
        <w:rPr>
          <w:rFonts w:hint="eastAsia"/>
          <w:bCs/>
        </w:rPr>
        <w:t>为的权重</w:t>
      </w:r>
      <w:r>
        <w:rPr>
          <w:bCs/>
        </w:rPr>
        <w:t>。</w:t>
      </w:r>
    </w:p>
    <w:p w14:paraId="3B33DBF8">
      <w:pPr>
        <w:ind w:firstLine="369" w:firstLineChars="200"/>
        <w:rPr>
          <w:bCs/>
          <w:snapToGrid w:val="0"/>
          <w:spacing w:val="2"/>
          <w:sz w:val="18"/>
          <w:szCs w:val="18"/>
        </w:rPr>
      </w:pPr>
      <w:r>
        <w:rPr>
          <w:rFonts w:hint="eastAsia" w:ascii="Arial" w:hAnsi="Arial"/>
          <w:b/>
          <w:bCs/>
          <w:snapToGrid w:val="0"/>
          <w:spacing w:val="2"/>
          <w:sz w:val="18"/>
          <w:szCs w:val="18"/>
        </w:rPr>
        <w:t xml:space="preserve">算法 </w:t>
      </w:r>
      <w:r>
        <w:rPr>
          <w:b/>
          <w:bCs/>
          <w:snapToGrid w:val="0"/>
          <w:spacing w:val="2"/>
          <w:sz w:val="18"/>
          <w:szCs w:val="18"/>
        </w:rPr>
        <w:t>1</w:t>
      </w:r>
      <w:r>
        <w:rPr>
          <w:rFonts w:ascii="Arial" w:hAnsi="Arial"/>
          <w:bCs/>
          <w:snapToGrid w:val="0"/>
          <w:spacing w:val="2"/>
          <w:sz w:val="18"/>
          <w:szCs w:val="18"/>
        </w:rPr>
        <w:t xml:space="preserve"> </w:t>
      </w:r>
      <w:r>
        <w:rPr>
          <w:bCs/>
          <w:snapToGrid w:val="0"/>
          <w:spacing w:val="2"/>
          <w:sz w:val="18"/>
          <w:szCs w:val="18"/>
        </w:rPr>
        <w:t>MIWS</w:t>
      </w:r>
    </w:p>
    <w:p w14:paraId="4F8A9F98">
      <w:pPr>
        <w:spacing w:line="220" w:lineRule="exact"/>
        <w:ind w:firstLine="368" w:firstLineChars="200"/>
        <w:rPr>
          <w:rFonts w:hAnsi="Cambria Math" w:cs="Arial"/>
          <w:sz w:val="18"/>
          <w:szCs w:val="24"/>
        </w:rPr>
      </w:pPr>
      <w:r>
        <w:rPr>
          <w:rFonts w:hint="eastAsia" w:ascii="Arial" w:hAnsi="Arial"/>
          <w:bCs/>
          <w:snapToGrid w:val="0"/>
          <w:spacing w:val="2"/>
          <w:sz w:val="18"/>
          <w:szCs w:val="18"/>
        </w:rPr>
        <w:t>输入：</w:t>
      </w:r>
      <w:del w:id="328" w:author="LRC" w:date="2026-06-26T14:19:00Z">
        <w:r>
          <w:rPr>
            <w:rFonts w:hint="eastAsia" w:ascii="Arial" w:hAnsi="Arial"/>
            <w:bCs/>
            <w:snapToGrid w:val="0"/>
            <w:spacing w:val="2"/>
            <w:sz w:val="18"/>
            <w:szCs w:val="18"/>
          </w:rPr>
          <w:delText>图</w:delText>
        </w:r>
      </w:del>
      <m:oMath>
        <m:r>
          <m:rPr/>
          <w:rPr>
            <w:rFonts w:ascii="Cambria Math" w:hAnsi="Cambria Math"/>
            <w:snapToGrid w:val="0"/>
            <w:spacing w:val="2"/>
            <w:sz w:val="18"/>
            <w:szCs w:val="18"/>
          </w:rPr>
          <m:t>G=</m:t>
        </m:r>
        <m:d>
          <m:dPr>
            <m:ctrlPr>
              <w:rPr>
                <w:rFonts w:ascii="Cambria Math" w:hAnsi="Cambria Math"/>
                <w:i/>
                <w:snapToGrid w:val="0"/>
                <w:spacing w:val="2"/>
                <w:sz w:val="18"/>
                <w:szCs w:val="18"/>
              </w:rPr>
            </m:ctrlPr>
          </m:dPr>
          <m:e>
            <m:r>
              <m:rPr/>
              <w:rPr>
                <w:rFonts w:ascii="Cambria Math" w:hAnsi="Cambria Math"/>
                <w:snapToGrid w:val="0"/>
                <w:spacing w:val="2"/>
                <w:sz w:val="18"/>
                <w:szCs w:val="18"/>
              </w:rPr>
              <m:t>V,E,L</m:t>
            </m:r>
            <m:ctrlPr>
              <w:rPr>
                <w:rFonts w:ascii="Cambria Math" w:hAnsi="Cambria Math"/>
                <w:i/>
                <w:snapToGrid w:val="0"/>
                <w:spacing w:val="2"/>
                <w:sz w:val="18"/>
                <w:szCs w:val="18"/>
              </w:rPr>
            </m:ctrlPr>
          </m:e>
        </m:d>
      </m:oMath>
      <w:r>
        <w:rPr>
          <w:rFonts w:hint="eastAsia" w:ascii="Arial" w:hAnsi="Arial"/>
          <w:bCs/>
          <w:snapToGrid w:val="0"/>
          <w:spacing w:val="2"/>
          <w:sz w:val="18"/>
          <w:szCs w:val="18"/>
        </w:rPr>
        <w:t>、采样率</w:t>
      </w:r>
      <m:oMath>
        <m:r>
          <m:rPr/>
          <w:rPr>
            <w:rFonts w:ascii="Cambria Math" w:hAnsi="Cambria Math"/>
            <w:snapToGrid w:val="0"/>
            <w:spacing w:val="2"/>
            <w:sz w:val="18"/>
            <w:szCs w:val="18"/>
          </w:rPr>
          <m:t>ξ</m:t>
        </m:r>
      </m:oMath>
      <w:r>
        <w:rPr>
          <w:rFonts w:hint="eastAsia" w:ascii="Arial" w:hAnsi="Arial"/>
          <w:bCs/>
          <w:snapToGrid w:val="0"/>
          <w:spacing w:val="2"/>
          <w:sz w:val="18"/>
          <w:szCs w:val="18"/>
        </w:rPr>
        <w:t>、</w:t>
      </w:r>
      <m:oMath>
        <w:del w:id="329" w:author="LRC" w:date="2026-06-26T16:20:00Z">
          <m:r>
            <m:rPr>
              <m:sty m:val="p"/>
            </m:rPr>
            <w:rPr>
              <w:rFonts w:hint="eastAsia" w:ascii="Cambria Math" w:hAnsi="Cambria Math" w:cs="Arial"/>
              <w:sz w:val="18"/>
              <w:szCs w:val="24"/>
            </w:rPr>
            <m:t>节点权重数组</m:t>
          </m:r>
        </w:del>
        <m:sSub>
          <m:sSubPr>
            <m:ctrlPr>
              <w:rPr>
                <w:rFonts w:ascii="Cambria Math" w:hAnsi="Cambria Math"/>
                <w:i/>
                <w:sz w:val="18"/>
                <w:szCs w:val="24"/>
              </w:rPr>
            </m:ctrlPr>
          </m:sSubPr>
          <m:e>
            <m:r>
              <m:rPr/>
              <w:rPr>
                <w:rFonts w:ascii="Cambria Math" w:hAnsi="Cambria Math"/>
                <w:sz w:val="18"/>
                <w:szCs w:val="24"/>
              </w:rPr>
              <m:t>W</m:t>
            </m:r>
            <m:ctrlPr>
              <w:rPr>
                <w:rFonts w:ascii="Cambria Math" w:hAnsi="Cambria Math"/>
                <w:i/>
                <w:sz w:val="18"/>
                <w:szCs w:val="24"/>
              </w:rPr>
            </m:ctrlPr>
          </m:e>
          <m:sub>
            <m:r>
              <m:rPr/>
              <w:rPr>
                <w:rFonts w:ascii="Cambria Math" w:hAnsi="Cambria Math"/>
                <w:sz w:val="18"/>
                <w:szCs w:val="24"/>
              </w:rPr>
              <m:t>v</m:t>
            </m:r>
            <m:ctrlPr>
              <w:rPr>
                <w:rFonts w:ascii="Cambria Math" w:hAnsi="Cambria Math"/>
                <w:i/>
                <w:sz w:val="18"/>
                <w:szCs w:val="24"/>
              </w:rPr>
            </m:ctrlPr>
          </m:sub>
        </m:sSub>
        <w:del w:id="330" w:author="LRC" w:date="2026-06-26T14:23:00Z">
          <m:r>
            <m:rPr>
              <m:sty m:val="p"/>
            </m:rPr>
            <w:rPr>
              <w:rFonts w:ascii="Cambria Math" w:hAnsi="Cambria Math" w:cs="Arial"/>
              <w:sz w:val="18"/>
              <w:szCs w:val="24"/>
            </w:rPr>
            <m:t>;</m:t>
          </m:r>
        </w:del>
      </m:oMath>
      <w:r>
        <w:rPr>
          <w:rFonts w:hint="eastAsia" w:ascii="Arial" w:hAnsi="Arial"/>
          <w:sz w:val="18"/>
          <w:szCs w:val="24"/>
        </w:rPr>
        <w:t>。</w:t>
      </w:r>
    </w:p>
    <w:p w14:paraId="141976A5">
      <w:pPr>
        <w:ind w:firstLine="368" w:firstLineChars="200"/>
        <w:rPr>
          <w:rFonts w:ascii="Cambria Math" w:hAnsi="Cambria Math" w:cs="Arial"/>
          <w:sz w:val="18"/>
          <w:szCs w:val="24"/>
        </w:rPr>
      </w:pPr>
      <w:r>
        <w:rPr>
          <w:rFonts w:hint="eastAsia" w:ascii="Arial" w:hAnsi="Arial"/>
          <w:bCs/>
          <w:snapToGrid w:val="0"/>
          <w:spacing w:val="2"/>
          <w:sz w:val="18"/>
          <w:szCs w:val="18"/>
        </w:rPr>
        <w:t>输出：</w:t>
      </w:r>
      <w:del w:id="331" w:author="LRC" w:date="2026-06-26T14:22:00Z">
        <w:r>
          <w:rPr>
            <w:rFonts w:hint="eastAsia" w:ascii="Arial" w:hAnsi="Arial"/>
            <w:bCs/>
            <w:snapToGrid w:val="0"/>
            <w:spacing w:val="2"/>
            <w:sz w:val="18"/>
            <w:szCs w:val="18"/>
          </w:rPr>
          <w:delText>采样图</w:delText>
        </w:r>
      </w:del>
      <m:oMath>
        <m:sSub>
          <m:sSubPr>
            <m:ctrlPr>
              <w:rPr>
                <w:rFonts w:ascii="Cambria Math" w:hAnsi="Cambria Math"/>
                <w:bCs/>
                <w:i/>
                <w:iCs/>
                <w:snapToGrid w:val="0"/>
                <w:spacing w:val="2"/>
                <w:sz w:val="18"/>
                <w:szCs w:val="18"/>
              </w:rPr>
            </m:ctrlPr>
          </m:sSubPr>
          <m:e>
            <m:r>
              <m:rPr/>
              <w:rPr>
                <w:rFonts w:ascii="Cambria Math" w:hAnsi="Cambria Math"/>
                <w:snapToGrid w:val="0"/>
                <w:spacing w:val="2"/>
                <w:sz w:val="18"/>
                <w:szCs w:val="18"/>
              </w:rPr>
              <m:t>G</m:t>
            </m:r>
            <m:ctrlPr>
              <w:rPr>
                <w:rFonts w:ascii="Cambria Math" w:hAnsi="Cambria Math"/>
                <w:bCs/>
                <w:i/>
                <w:iCs/>
                <w:snapToGrid w:val="0"/>
                <w:spacing w:val="2"/>
                <w:sz w:val="18"/>
                <w:szCs w:val="18"/>
              </w:rPr>
            </m:ctrlPr>
          </m:e>
          <m:sub>
            <m:r>
              <m:rPr>
                <m:sty m:val="p"/>
              </m:rPr>
              <w:rPr>
                <w:rFonts w:ascii="Cambria Math" w:hAnsi="Cambria Math"/>
                <w:snapToGrid w:val="0"/>
                <w:spacing w:val="2"/>
                <w:sz w:val="18"/>
                <w:szCs w:val="18"/>
              </w:rPr>
              <m:t>s</m:t>
            </m:r>
            <m:ctrlPr>
              <w:rPr>
                <w:rFonts w:ascii="Cambria Math" w:hAnsi="Cambria Math"/>
                <w:bCs/>
                <w:i/>
                <w:iCs/>
                <w:snapToGrid w:val="0"/>
                <w:spacing w:val="2"/>
                <w:sz w:val="18"/>
                <w:szCs w:val="18"/>
              </w:rPr>
            </m:ctrlPr>
          </m:sub>
        </m:sSub>
        <m:r>
          <m:rPr/>
          <w:rPr>
            <w:rFonts w:ascii="Cambria Math" w:hAnsi="Cambria Math"/>
            <w:snapToGrid w:val="0"/>
            <w:spacing w:val="2"/>
            <w:sz w:val="18"/>
            <w:szCs w:val="18"/>
          </w:rPr>
          <m:t>=</m:t>
        </m:r>
        <m:d>
          <m:dPr>
            <m:ctrlPr>
              <w:rPr>
                <w:rFonts w:ascii="Cambria Math" w:hAnsi="Cambria Math"/>
                <w:i/>
                <w:iCs/>
                <w:snapToGrid w:val="0"/>
                <w:spacing w:val="2"/>
                <w:sz w:val="18"/>
                <w:szCs w:val="18"/>
              </w:rPr>
            </m:ctrlPr>
          </m:dPr>
          <m:e>
            <m:sSub>
              <m:sSubPr>
                <m:ctrlPr>
                  <w:rPr>
                    <w:rFonts w:ascii="Cambria Math" w:hAnsi="Cambria Math"/>
                    <w:bCs/>
                    <w:i/>
                    <w:iCs/>
                    <w:snapToGrid w:val="0"/>
                    <w:spacing w:val="2"/>
                    <w:sz w:val="18"/>
                    <w:szCs w:val="18"/>
                  </w:rPr>
                </m:ctrlPr>
              </m:sSubPr>
              <m:e>
                <m:r>
                  <m:rPr/>
                  <w:rPr>
                    <w:rFonts w:ascii="Cambria Math" w:hAnsi="Cambria Math"/>
                    <w:snapToGrid w:val="0"/>
                    <w:spacing w:val="2"/>
                    <w:sz w:val="18"/>
                    <w:szCs w:val="18"/>
                  </w:rPr>
                  <m:t>V</m:t>
                </m:r>
                <m:ctrlPr>
                  <w:rPr>
                    <w:rFonts w:ascii="Cambria Math" w:hAnsi="Cambria Math"/>
                    <w:bCs/>
                    <w:i/>
                    <w:iCs/>
                    <w:snapToGrid w:val="0"/>
                    <w:spacing w:val="2"/>
                    <w:sz w:val="18"/>
                    <w:szCs w:val="18"/>
                  </w:rPr>
                </m:ctrlPr>
              </m:e>
              <m:sub>
                <m:r>
                  <m:rPr>
                    <m:sty m:val="p"/>
                  </m:rPr>
                  <w:rPr>
                    <w:rFonts w:ascii="Cambria Math" w:hAnsi="Cambria Math"/>
                    <w:snapToGrid w:val="0"/>
                    <w:spacing w:val="2"/>
                    <w:sz w:val="18"/>
                    <w:szCs w:val="18"/>
                  </w:rPr>
                  <m:t>s</m:t>
                </m:r>
                <m:ctrlPr>
                  <w:rPr>
                    <w:rFonts w:ascii="Cambria Math" w:hAnsi="Cambria Math"/>
                    <w:bCs/>
                    <w:i/>
                    <w:iCs/>
                    <w:snapToGrid w:val="0"/>
                    <w:spacing w:val="2"/>
                    <w:sz w:val="18"/>
                    <w:szCs w:val="18"/>
                  </w:rPr>
                </m:ctrlPr>
              </m:sub>
            </m:sSub>
            <m:r>
              <m:rPr/>
              <w:rPr>
                <w:rFonts w:ascii="Cambria Math" w:hAnsi="Cambria Math"/>
                <w:snapToGrid w:val="0"/>
                <w:spacing w:val="2"/>
                <w:sz w:val="18"/>
                <w:szCs w:val="18"/>
              </w:rPr>
              <m:t>,</m:t>
            </m:r>
            <m:sSub>
              <m:sSubPr>
                <m:ctrlPr>
                  <w:rPr>
                    <w:rFonts w:ascii="Cambria Math" w:hAnsi="Cambria Math"/>
                    <w:bCs/>
                    <w:i/>
                    <w:iCs/>
                    <w:snapToGrid w:val="0"/>
                    <w:spacing w:val="2"/>
                    <w:sz w:val="18"/>
                    <w:szCs w:val="18"/>
                  </w:rPr>
                </m:ctrlPr>
              </m:sSubPr>
              <m:e>
                <m:r>
                  <m:rPr/>
                  <w:rPr>
                    <w:rFonts w:ascii="Cambria Math" w:hAnsi="Cambria Math"/>
                    <w:snapToGrid w:val="0"/>
                    <w:spacing w:val="2"/>
                    <w:sz w:val="18"/>
                    <w:szCs w:val="18"/>
                  </w:rPr>
                  <m:t>E</m:t>
                </m:r>
                <m:ctrlPr>
                  <w:rPr>
                    <w:rFonts w:ascii="Cambria Math" w:hAnsi="Cambria Math"/>
                    <w:bCs/>
                    <w:i/>
                    <w:iCs/>
                    <w:snapToGrid w:val="0"/>
                    <w:spacing w:val="2"/>
                    <w:sz w:val="18"/>
                    <w:szCs w:val="18"/>
                  </w:rPr>
                </m:ctrlPr>
              </m:e>
              <m:sub>
                <m:r>
                  <m:rPr>
                    <m:sty m:val="p"/>
                  </m:rPr>
                  <w:rPr>
                    <w:rFonts w:ascii="Cambria Math" w:hAnsi="Cambria Math"/>
                    <w:snapToGrid w:val="0"/>
                    <w:spacing w:val="2"/>
                    <w:sz w:val="18"/>
                    <w:szCs w:val="18"/>
                  </w:rPr>
                  <m:t>s</m:t>
                </m:r>
                <m:ctrlPr>
                  <w:rPr>
                    <w:rFonts w:ascii="Cambria Math" w:hAnsi="Cambria Math"/>
                    <w:bCs/>
                    <w:i/>
                    <w:iCs/>
                    <w:snapToGrid w:val="0"/>
                    <w:spacing w:val="2"/>
                    <w:sz w:val="18"/>
                    <w:szCs w:val="18"/>
                  </w:rPr>
                </m:ctrlPr>
              </m:sub>
            </m:sSub>
            <m:r>
              <m:rPr/>
              <w:rPr>
                <w:rFonts w:ascii="Cambria Math" w:hAnsi="Cambria Math"/>
                <w:snapToGrid w:val="0"/>
                <w:spacing w:val="2"/>
                <w:sz w:val="18"/>
                <w:szCs w:val="18"/>
              </w:rPr>
              <m:t>,</m:t>
            </m:r>
            <m:sSub>
              <m:sSubPr>
                <m:ctrlPr>
                  <w:rPr>
                    <w:rFonts w:ascii="Cambria Math" w:hAnsi="Cambria Math"/>
                    <w:bCs/>
                    <w:i/>
                    <w:iCs/>
                    <w:snapToGrid w:val="0"/>
                    <w:spacing w:val="2"/>
                    <w:sz w:val="18"/>
                    <w:szCs w:val="18"/>
                  </w:rPr>
                </m:ctrlPr>
              </m:sSubPr>
              <m:e>
                <m:r>
                  <m:rPr/>
                  <w:rPr>
                    <w:rFonts w:ascii="Cambria Math" w:hAnsi="Cambria Math"/>
                    <w:snapToGrid w:val="0"/>
                    <w:spacing w:val="2"/>
                    <w:sz w:val="18"/>
                    <w:szCs w:val="18"/>
                  </w:rPr>
                  <m:t>L</m:t>
                </m:r>
                <m:ctrlPr>
                  <w:rPr>
                    <w:rFonts w:ascii="Cambria Math" w:hAnsi="Cambria Math"/>
                    <w:bCs/>
                    <w:i/>
                    <w:iCs/>
                    <w:snapToGrid w:val="0"/>
                    <w:spacing w:val="2"/>
                    <w:sz w:val="18"/>
                    <w:szCs w:val="18"/>
                  </w:rPr>
                </m:ctrlPr>
              </m:e>
              <m:sub>
                <m:r>
                  <m:rPr>
                    <m:sty m:val="p"/>
                  </m:rPr>
                  <w:rPr>
                    <w:rFonts w:ascii="Cambria Math" w:hAnsi="Cambria Math"/>
                    <w:snapToGrid w:val="0"/>
                    <w:spacing w:val="2"/>
                    <w:sz w:val="18"/>
                    <w:szCs w:val="18"/>
                  </w:rPr>
                  <m:t>s</m:t>
                </m:r>
                <m:ctrlPr>
                  <w:rPr>
                    <w:rFonts w:ascii="Cambria Math" w:hAnsi="Cambria Math"/>
                    <w:bCs/>
                    <w:i/>
                    <w:iCs/>
                    <w:snapToGrid w:val="0"/>
                    <w:spacing w:val="2"/>
                    <w:sz w:val="18"/>
                    <w:szCs w:val="18"/>
                  </w:rPr>
                </m:ctrlPr>
              </m:sub>
            </m:sSub>
            <m:ctrlPr>
              <w:rPr>
                <w:rFonts w:ascii="Cambria Math" w:hAnsi="Cambria Math"/>
                <w:i/>
                <w:iCs/>
                <w:snapToGrid w:val="0"/>
                <w:spacing w:val="2"/>
                <w:sz w:val="18"/>
                <w:szCs w:val="18"/>
              </w:rPr>
            </m:ctrlPr>
          </m:e>
        </m:d>
      </m:oMath>
      <w:r>
        <w:rPr>
          <w:rFonts w:hint="eastAsia" w:ascii="Cambria Math" w:hAnsi="Cambria Math" w:cs="Arial"/>
          <w:sz w:val="18"/>
          <w:szCs w:val="24"/>
        </w:rPr>
        <w:t>。</w:t>
      </w:r>
    </w:p>
    <w:p w14:paraId="2FE9450D">
      <w:pPr>
        <w:ind w:firstLine="360" w:firstLineChars="200"/>
        <w:rPr>
          <w:rFonts w:ascii="Cambria Math" w:hAnsi="Cambria Math" w:cs="Arial"/>
          <w:sz w:val="18"/>
          <w:szCs w:val="24"/>
        </w:rPr>
      </w:pPr>
      <w:r>
        <w:rPr>
          <w:rFonts w:hint="eastAsia"/>
          <w:sz w:val="18"/>
          <w:szCs w:val="18"/>
        </w:rPr>
        <w:t>（1）</w:t>
      </w:r>
      <w:r>
        <w:rPr>
          <w:rFonts w:hint="eastAsia" w:ascii="Cambria Math" w:hAnsi="Cambria Math" w:cs="Arial"/>
          <w:bCs/>
          <w:sz w:val="18"/>
          <w:szCs w:val="18"/>
        </w:rPr>
        <w:t xml:space="preserve">初始化 </w:t>
      </w:r>
      <m:oMath>
        <m:sSub>
          <m:sSubPr>
            <m:ctrlPr>
              <w:rPr>
                <w:rFonts w:ascii="Cambria Math" w:hAnsi="Cambria Math"/>
                <w:i/>
                <w:iCs/>
                <w:sz w:val="18"/>
                <w:szCs w:val="24"/>
              </w:rPr>
            </m:ctrlPr>
          </m:sSubPr>
          <m:e>
            <m:r>
              <m:rPr/>
              <w:rPr>
                <w:rFonts w:ascii="Cambria Math" w:hAnsi="Cambria Math"/>
                <w:sz w:val="18"/>
                <w:szCs w:val="24"/>
              </w:rPr>
              <m:t>G</m:t>
            </m:r>
            <m:ctrlPr>
              <w:rPr>
                <w:rFonts w:ascii="Cambria Math" w:hAnsi="Cambria Math"/>
                <w:i/>
                <w:iCs/>
                <w:sz w:val="18"/>
                <w:szCs w:val="24"/>
              </w:rPr>
            </m:ctrlPr>
          </m:e>
          <m:sub>
            <m:r>
              <m:rPr>
                <m:sty m:val="p"/>
              </m:rPr>
              <w:rPr>
                <w:rFonts w:ascii="Cambria Math" w:hAnsi="Cambria Math"/>
                <w:sz w:val="18"/>
                <w:szCs w:val="24"/>
              </w:rPr>
              <m:t>s</m:t>
            </m:r>
            <m:ctrlPr>
              <w:rPr>
                <w:rFonts w:ascii="Cambria Math" w:hAnsi="Cambria Math"/>
                <w:i/>
                <w:iCs/>
                <w:sz w:val="18"/>
                <w:szCs w:val="24"/>
              </w:rPr>
            </m:ctrlPr>
          </m:sub>
        </m:sSub>
        <m:r>
          <m:rPr/>
          <w:rPr>
            <w:rFonts w:ascii="Cambria Math" w:hAnsi="Cambria Math"/>
            <w:sz w:val="18"/>
            <w:szCs w:val="24"/>
          </w:rPr>
          <m:t>≔∅</m:t>
        </m:r>
        <m:r>
          <m:rPr/>
          <w:rPr>
            <w:rFonts w:ascii="Cambria Math" w:hAnsi="Cambria Math"/>
            <w:sz w:val="18"/>
            <w:szCs w:val="18"/>
          </w:rPr>
          <m:t>,</m:t>
        </m:r>
        <m:sSub>
          <m:sSubPr>
            <m:ctrlPr>
              <w:rPr>
                <w:rFonts w:ascii="Cambria Math" w:hAnsi="Cambria Math" w:cs="Arial"/>
                <w:bCs/>
                <w:i/>
                <w:sz w:val="18"/>
                <w:szCs w:val="18"/>
              </w:rPr>
            </m:ctrlPr>
          </m:sSubPr>
          <m:e>
            <m:r>
              <m:rPr/>
              <w:rPr>
                <w:rFonts w:ascii="Cambria Math" w:hAnsi="Cambria Math" w:cs="Arial"/>
                <w:sz w:val="18"/>
                <w:szCs w:val="18"/>
              </w:rPr>
              <m:t>M</m:t>
            </m:r>
            <m:ctrlPr>
              <w:rPr>
                <w:rFonts w:hint="eastAsia" w:ascii="Cambria Math" w:hAnsi="Cambria Math" w:cs="Arial"/>
                <w:bCs/>
                <w:i/>
                <w:sz w:val="18"/>
                <w:szCs w:val="18"/>
              </w:rPr>
            </m:ctrlPr>
          </m:e>
          <m:sub>
            <m:r>
              <m:rPr>
                <m:sty m:val="p"/>
              </m:rPr>
              <w:rPr>
                <w:rFonts w:ascii="Cambria Math" w:hAnsi="Cambria Math" w:cs="Arial"/>
                <w:sz w:val="18"/>
                <w:szCs w:val="18"/>
              </w:rPr>
              <m:t>p</m:t>
            </m:r>
            <m:ctrlPr>
              <w:rPr>
                <w:rFonts w:ascii="Cambria Math" w:hAnsi="Cambria Math" w:cs="Arial"/>
                <w:bCs/>
                <w:i/>
                <w:sz w:val="18"/>
                <w:szCs w:val="18"/>
              </w:rPr>
            </m:ctrlPr>
          </m:sub>
        </m:sSub>
        <m:r>
          <m:rPr/>
          <w:rPr>
            <w:rFonts w:ascii="Cambria Math" w:hAnsi="Cambria Math"/>
            <w:sz w:val="18"/>
            <w:szCs w:val="24"/>
          </w:rPr>
          <m:t>≔∅</m:t>
        </m:r>
      </m:oMath>
      <w:r>
        <w:rPr>
          <w:rFonts w:ascii="Cambria Math" w:hAnsi="Cambria Math" w:cs="Arial"/>
          <w:sz w:val="18"/>
          <w:szCs w:val="24"/>
        </w:rPr>
        <w:t>;</w:t>
      </w:r>
    </w:p>
    <w:p w14:paraId="230AC48A">
      <w:pPr>
        <w:ind w:firstLine="360" w:firstLineChars="200"/>
        <w:rPr>
          <w:rFonts w:ascii="Cambria Math" w:hAnsi="Cambria Math" w:cs="Arial"/>
          <w:bCs/>
          <w:sz w:val="18"/>
          <w:szCs w:val="18"/>
        </w:rPr>
      </w:pPr>
      <w:r>
        <w:rPr>
          <w:rFonts w:hint="eastAsia"/>
          <w:sz w:val="18"/>
          <w:szCs w:val="18"/>
        </w:rPr>
        <w:t>（2）</w:t>
      </w:r>
      <w:r>
        <w:rPr>
          <w:rFonts w:hint="eastAsia" w:ascii="Cambria Math" w:hAnsi="Cambria Math" w:cs="Arial"/>
          <w:bCs/>
          <w:sz w:val="18"/>
          <w:szCs w:val="18"/>
        </w:rPr>
        <w:t>得到权重最大的节点</w:t>
      </w:r>
      <m:oMath>
        <m:sSub>
          <m:sSubPr>
            <m:ctrlPr>
              <w:rPr>
                <w:rFonts w:ascii="Cambria Math" w:hAnsi="Cambria Math" w:cs="Arial"/>
                <w:bCs/>
                <w:i/>
                <w:sz w:val="18"/>
                <w:szCs w:val="18"/>
              </w:rPr>
            </m:ctrlPr>
          </m:sSubPr>
          <m:e>
            <m:r>
              <m:rPr/>
              <w:rPr>
                <w:rFonts w:ascii="Cambria Math" w:hAnsi="Cambria Math" w:cs="Arial"/>
                <w:sz w:val="18"/>
                <w:szCs w:val="18"/>
              </w:rPr>
              <m:t>v</m:t>
            </m:r>
            <m:ctrlPr>
              <w:rPr>
                <w:rFonts w:hint="eastAsia" w:ascii="Cambria Math" w:hAnsi="Cambria Math" w:cs="Arial"/>
                <w:bCs/>
                <w:i/>
                <w:sz w:val="18"/>
                <w:szCs w:val="18"/>
              </w:rPr>
            </m:ctrlPr>
          </m:e>
          <m:sub>
            <m:r>
              <m:rPr>
                <m:sty m:val="p"/>
              </m:rPr>
              <w:rPr>
                <w:rFonts w:ascii="Cambria Math" w:hAnsi="Cambria Math" w:cs="Arial"/>
                <w:sz w:val="18"/>
                <w:szCs w:val="18"/>
              </w:rPr>
              <m:t>s</m:t>
            </m:r>
            <m:ctrlPr>
              <w:rPr>
                <w:rFonts w:ascii="Cambria Math" w:hAnsi="Cambria Math" w:cs="Arial"/>
                <w:bCs/>
                <w:i/>
                <w:sz w:val="18"/>
                <w:szCs w:val="18"/>
              </w:rPr>
            </m:ctrlPr>
          </m:sub>
        </m:sSub>
      </m:oMath>
      <w:r>
        <w:rPr>
          <w:rFonts w:ascii="Cambria Math" w:hAnsi="Cambria Math" w:cs="Arial"/>
          <w:bCs/>
          <w:sz w:val="18"/>
          <w:szCs w:val="18"/>
        </w:rPr>
        <w:t>;</w:t>
      </w:r>
    </w:p>
    <w:p w14:paraId="6F229A2D">
      <w:pPr>
        <w:snapToGrid w:val="0"/>
        <w:ind w:left="360"/>
        <w:rPr>
          <w:rFonts w:ascii="Cambria Math" w:hAnsi="Cambria Math" w:cs="Arial"/>
          <w:bCs/>
          <w:sz w:val="18"/>
          <w:szCs w:val="18"/>
        </w:rPr>
      </w:pPr>
      <w:r>
        <w:rPr>
          <w:rFonts w:hint="eastAsia"/>
          <w:sz w:val="18"/>
          <w:szCs w:val="18"/>
        </w:rPr>
        <w:t>（3）</w:t>
      </w:r>
      <m:oMath>
        <m:sSub>
          <m:sSubPr>
            <m:ctrlPr>
              <w:rPr>
                <w:rFonts w:ascii="Cambria Math" w:hAnsi="Cambria Math"/>
                <w:bCs/>
                <w:i/>
                <w:sz w:val="18"/>
                <w:szCs w:val="18"/>
              </w:rPr>
            </m:ctrlPr>
          </m:sSubPr>
          <m:e>
            <m:r>
              <m:rPr/>
              <w:rPr>
                <w:rFonts w:ascii="Cambria Math" w:hAnsi="Cambria Math"/>
                <w:sz w:val="18"/>
                <w:szCs w:val="18"/>
              </w:rPr>
              <m:t>V</m:t>
            </m:r>
            <m:ctrlPr>
              <w:rPr>
                <w:rFonts w:ascii="Cambria Math" w:hAnsi="Cambria Math"/>
                <w:i/>
                <w:sz w:val="18"/>
                <w:szCs w:val="18"/>
              </w:rPr>
            </m:ctrlPr>
          </m:e>
          <m:sub>
            <m:r>
              <m:rPr>
                <m:sty m:val="p"/>
              </m:rPr>
              <w:rPr>
                <w:rFonts w:ascii="Cambria Math" w:hAnsi="Cambria Math"/>
                <w:sz w:val="18"/>
                <w:szCs w:val="18"/>
              </w:rPr>
              <m:t>s</m:t>
            </m:r>
            <m:ctrlPr>
              <w:rPr>
                <w:rFonts w:ascii="Cambria Math" w:hAnsi="Cambria Math"/>
                <w:bCs/>
                <w:i/>
                <w:sz w:val="18"/>
                <w:szCs w:val="18"/>
              </w:rPr>
            </m:ctrlPr>
          </m:sub>
        </m:sSub>
        <m:r>
          <m:rPr>
            <m:sty m:val="p"/>
          </m:rPr>
          <w:rPr>
            <w:rFonts w:ascii="Cambria Math" w:hAnsi="Cambria Math" w:cs="Arial"/>
            <w:sz w:val="18"/>
            <w:szCs w:val="18"/>
          </w:rPr>
          <m:t>:=</m:t>
        </m:r>
        <m:sSub>
          <m:sSubPr>
            <m:ctrlPr>
              <w:rPr>
                <w:rFonts w:ascii="Cambria Math" w:hAnsi="Cambria Math"/>
                <w:bCs/>
                <w:i/>
                <w:sz w:val="18"/>
                <w:szCs w:val="18"/>
              </w:rPr>
            </m:ctrlPr>
          </m:sSubPr>
          <m:e>
            <m:r>
              <m:rPr/>
              <w:rPr>
                <w:rFonts w:ascii="Cambria Math" w:hAnsi="Cambria Math"/>
                <w:sz w:val="18"/>
                <w:szCs w:val="18"/>
              </w:rPr>
              <m:t>V</m:t>
            </m:r>
            <m:ctrlPr>
              <w:rPr>
                <w:rFonts w:ascii="Cambria Math" w:hAnsi="Cambria Math" w:cs="Arial"/>
                <w:sz w:val="18"/>
                <w:szCs w:val="18"/>
              </w:rPr>
            </m:ctrlPr>
          </m:e>
          <m:sub>
            <m:r>
              <m:rPr>
                <m:sty m:val="p"/>
              </m:rPr>
              <w:rPr>
                <w:rFonts w:ascii="Cambria Math" w:hAnsi="Cambria Math"/>
                <w:sz w:val="18"/>
                <w:szCs w:val="18"/>
              </w:rPr>
              <m:t>s</m:t>
            </m:r>
            <m:ctrlPr>
              <w:rPr>
                <w:rFonts w:ascii="Cambria Math" w:hAnsi="Cambria Math"/>
                <w:bCs/>
                <w:i/>
                <w:sz w:val="18"/>
                <w:szCs w:val="18"/>
              </w:rPr>
            </m:ctrlPr>
          </m:sub>
        </m:sSub>
        <m:r>
          <m:rPr>
            <m:sty m:val="p"/>
          </m:rPr>
          <w:rPr>
            <w:rFonts w:hint="eastAsia" w:ascii="Cambria Math" w:hAnsi="Cambria Math" w:cs="Arial"/>
            <w:sz w:val="18"/>
            <w:szCs w:val="18"/>
          </w:rPr>
          <m:t>∪{</m:t>
        </m:r>
        <m:sSub>
          <m:sSubPr>
            <m:ctrlPr>
              <w:rPr>
                <w:rFonts w:ascii="Cambria Math" w:hAnsi="Cambria Math"/>
                <w:bCs/>
                <w:i/>
                <w:sz w:val="18"/>
                <w:szCs w:val="18"/>
              </w:rPr>
            </m:ctrlPr>
          </m:sSubPr>
          <m:e>
            <m:r>
              <m:rPr/>
              <w:rPr>
                <w:rFonts w:ascii="Cambria Math" w:hAnsi="Cambria Math"/>
                <w:sz w:val="18"/>
                <w:szCs w:val="18"/>
              </w:rPr>
              <m:t>v</m:t>
            </m:r>
            <m:ctrlPr>
              <w:rPr>
                <w:rFonts w:ascii="Cambria Math" w:hAnsi="Cambria Math" w:cs="Arial"/>
                <w:sz w:val="18"/>
                <w:szCs w:val="18"/>
              </w:rPr>
            </m:ctrlPr>
          </m:e>
          <m:sub>
            <m:r>
              <m:rPr>
                <m:sty m:val="p"/>
              </m:rPr>
              <w:rPr>
                <w:rFonts w:ascii="Cambria Math" w:hAnsi="Cambria Math"/>
                <w:sz w:val="18"/>
                <w:szCs w:val="18"/>
              </w:rPr>
              <m:t>s</m:t>
            </m:r>
            <m:ctrlPr>
              <w:rPr>
                <w:rFonts w:ascii="Cambria Math" w:hAnsi="Cambria Math"/>
                <w:bCs/>
                <w:i/>
                <w:sz w:val="18"/>
                <w:szCs w:val="18"/>
              </w:rPr>
            </m:ctrlPr>
          </m:sub>
        </m:sSub>
        <m:r>
          <m:rPr/>
          <w:rPr>
            <w:rFonts w:ascii="Cambria Math" w:hAnsi="Cambria Math"/>
            <w:sz w:val="18"/>
            <w:szCs w:val="18"/>
          </w:rPr>
          <m:t>}</m:t>
        </m:r>
      </m:oMath>
      <w:r>
        <w:rPr>
          <w:rFonts w:hint="eastAsia" w:ascii="Cambria Math" w:hAnsi="Cambria Math" w:cs="Arial"/>
          <w:bCs/>
          <w:sz w:val="18"/>
          <w:szCs w:val="18"/>
        </w:rPr>
        <w:t>，得到下一个节点和边；</w:t>
      </w:r>
    </w:p>
    <w:p w14:paraId="1D81AB75">
      <w:pPr>
        <w:ind w:firstLine="360" w:firstLineChars="200"/>
        <w:rPr>
          <w:b/>
          <w:sz w:val="18"/>
          <w:szCs w:val="18"/>
        </w:rPr>
      </w:pPr>
      <w:r>
        <w:rPr>
          <w:rFonts w:hint="eastAsia"/>
          <w:sz w:val="18"/>
          <w:szCs w:val="18"/>
        </w:rPr>
        <w:t>（4）</w:t>
      </w:r>
      <m:oMath>
        <m:r>
          <m:rPr>
            <m:sty m:val="b"/>
          </m:rPr>
          <w:rPr>
            <w:rFonts w:ascii="Cambria Math" w:hAnsi="Cambria Math" w:cs="Arial"/>
            <w:sz w:val="18"/>
            <w:szCs w:val="18"/>
          </w:rPr>
          <m:t>While</m:t>
        </m:r>
        <m:d>
          <m:dPr>
            <m:ctrlPr>
              <w:rPr>
                <w:rFonts w:ascii="Cambria Math" w:hAnsi="Cambria Math" w:cs="Arial"/>
                <w:sz w:val="18"/>
                <w:szCs w:val="18"/>
              </w:rPr>
            </m:ctrlPr>
          </m:dPr>
          <m:e>
            <m:d>
              <m:dPr>
                <m:begChr m:val="|"/>
                <m:endChr m:val="|"/>
                <m:ctrlPr>
                  <w:rPr>
                    <w:rFonts w:ascii="Cambria Math" w:hAnsi="Cambria Math" w:cs="Arial"/>
                    <w:sz w:val="18"/>
                    <w:szCs w:val="18"/>
                  </w:rPr>
                </m:ctrlPr>
              </m:dPr>
              <m:e>
                <m:sSub>
                  <m:sSubPr>
                    <m:ctrlPr>
                      <w:rPr>
                        <w:rFonts w:ascii="Cambria Math" w:hAnsi="Cambria Math"/>
                        <w:bCs/>
                        <w:i/>
                        <w:sz w:val="18"/>
                        <w:szCs w:val="18"/>
                      </w:rPr>
                    </m:ctrlPr>
                  </m:sSubPr>
                  <m:e>
                    <m:r>
                      <m:rPr/>
                      <w:rPr>
                        <w:rFonts w:ascii="Cambria Math" w:hAnsi="Cambria Math"/>
                        <w:sz w:val="18"/>
                        <w:szCs w:val="18"/>
                      </w:rPr>
                      <m:t>V</m:t>
                    </m:r>
                    <m:ctrlPr>
                      <w:rPr>
                        <w:rFonts w:ascii="Cambria Math" w:hAnsi="Cambria Math" w:cs="Arial"/>
                        <w:sz w:val="18"/>
                        <w:szCs w:val="18"/>
                      </w:rPr>
                    </m:ctrlPr>
                  </m:e>
                  <m:sub>
                    <m:r>
                      <m:rPr>
                        <m:sty m:val="p"/>
                      </m:rPr>
                      <w:rPr>
                        <w:rFonts w:ascii="Cambria Math" w:hAnsi="Cambria Math"/>
                        <w:sz w:val="18"/>
                        <w:szCs w:val="18"/>
                      </w:rPr>
                      <m:t>s</m:t>
                    </m:r>
                    <m:ctrlPr>
                      <w:rPr>
                        <w:rFonts w:ascii="Cambria Math" w:hAnsi="Cambria Math"/>
                        <w:bCs/>
                        <w:i/>
                        <w:sz w:val="18"/>
                        <w:szCs w:val="18"/>
                      </w:rPr>
                    </m:ctrlPr>
                  </m:sub>
                </m:sSub>
                <m:ctrlPr>
                  <w:rPr>
                    <w:rFonts w:ascii="Cambria Math" w:hAnsi="Cambria Math" w:cs="Arial"/>
                    <w:sz w:val="18"/>
                    <w:szCs w:val="18"/>
                  </w:rPr>
                </m:ctrlPr>
              </m:e>
            </m:d>
            <m:r>
              <m:rPr>
                <m:sty m:val="p"/>
              </m:rPr>
              <w:rPr>
                <w:rFonts w:ascii="Cambria Math" w:hAnsi="Cambria Math" w:cs="Arial"/>
                <w:sz w:val="18"/>
                <w:szCs w:val="18"/>
              </w:rPr>
              <m:t>&lt;ξ⋅</m:t>
            </m:r>
            <m:d>
              <m:dPr>
                <m:begChr m:val="|"/>
                <m:endChr m:val="|"/>
                <m:ctrlPr>
                  <w:rPr>
                    <w:rFonts w:ascii="Cambria Math" w:hAnsi="Cambria Math" w:cs="Arial"/>
                    <w:sz w:val="18"/>
                    <w:szCs w:val="18"/>
                  </w:rPr>
                </m:ctrlPr>
              </m:dPr>
              <m:e>
                <m:sSub>
                  <m:sSubPr>
                    <m:ctrlPr>
                      <w:rPr>
                        <w:rFonts w:ascii="Cambria Math" w:hAnsi="Cambria Math" w:cs="Arial"/>
                        <w:bCs/>
                        <w:i/>
                        <w:sz w:val="18"/>
                        <w:szCs w:val="18"/>
                      </w:rPr>
                    </m:ctrlPr>
                  </m:sSubPr>
                  <m:e>
                    <m:r>
                      <m:rPr/>
                      <w:rPr>
                        <w:rFonts w:ascii="Cambria Math" w:hAnsi="Cambria Math" w:cs="Arial"/>
                        <w:sz w:val="18"/>
                        <w:szCs w:val="18"/>
                      </w:rPr>
                      <m:t>W</m:t>
                    </m:r>
                    <m:ctrlPr>
                      <w:rPr>
                        <w:rFonts w:ascii="Cambria Math" w:hAnsi="Cambria Math" w:cs="Arial"/>
                        <w:bCs/>
                        <w:i/>
                        <w:sz w:val="18"/>
                        <w:szCs w:val="18"/>
                      </w:rPr>
                    </m:ctrlPr>
                  </m:e>
                  <m:sub>
                    <m:r>
                      <m:rPr/>
                      <w:rPr>
                        <w:rFonts w:ascii="Cambria Math" w:hAnsi="Cambria Math" w:cs="Arial"/>
                        <w:sz w:val="18"/>
                        <w:szCs w:val="18"/>
                      </w:rPr>
                      <m:t>v</m:t>
                    </m:r>
                    <m:ctrlPr>
                      <w:rPr>
                        <w:rFonts w:ascii="Cambria Math" w:hAnsi="Cambria Math" w:cs="Arial"/>
                        <w:bCs/>
                        <w:i/>
                        <w:sz w:val="18"/>
                        <w:szCs w:val="18"/>
                      </w:rPr>
                    </m:ctrlPr>
                  </m:sub>
                </m:sSub>
                <m:ctrlPr>
                  <w:rPr>
                    <w:rFonts w:ascii="Cambria Math" w:hAnsi="Cambria Math" w:cs="Arial"/>
                    <w:sz w:val="18"/>
                    <w:szCs w:val="18"/>
                  </w:rPr>
                </m:ctrlPr>
              </m:e>
            </m:d>
            <m:ctrlPr>
              <w:rPr>
                <w:rFonts w:ascii="Cambria Math" w:hAnsi="Cambria Math" w:cs="Arial"/>
                <w:sz w:val="18"/>
                <w:szCs w:val="18"/>
              </w:rPr>
            </m:ctrlPr>
          </m:e>
        </m:d>
        <m:r>
          <m:rPr>
            <m:sty m:val="b"/>
          </m:rPr>
          <w:rPr>
            <w:rFonts w:ascii="Cambria Math" w:hAnsi="Cambria Math" w:cs="Arial"/>
            <w:sz w:val="18"/>
            <w:szCs w:val="18"/>
          </w:rPr>
          <m:t>do</m:t>
        </m:r>
      </m:oMath>
      <w:r>
        <w:rPr>
          <w:rFonts w:hint="eastAsia"/>
          <w:b/>
          <w:sz w:val="18"/>
          <w:szCs w:val="18"/>
        </w:rPr>
        <w:t>；</w:t>
      </w:r>
    </w:p>
    <w:p w14:paraId="129B6BC4">
      <w:pPr>
        <w:snapToGrid w:val="0"/>
        <w:ind w:left="360"/>
        <w:rPr>
          <w:rFonts w:ascii="Cambria Math" w:hAnsi="Cambria Math" w:cs="Arial"/>
          <w:bCs/>
          <w:sz w:val="18"/>
          <w:szCs w:val="18"/>
        </w:rPr>
      </w:pPr>
      <w:r>
        <w:rPr>
          <w:rFonts w:hint="eastAsia"/>
          <w:sz w:val="18"/>
          <w:szCs w:val="18"/>
        </w:rPr>
        <w:t>（5）</w:t>
      </w:r>
      <w:r>
        <w:rPr>
          <w:rFonts w:hint="eastAsia" w:ascii="Cambria Math" w:hAnsi="Cambria Math" w:cs="Arial"/>
          <w:bCs/>
          <w:sz w:val="18"/>
          <w:szCs w:val="18"/>
        </w:rPr>
        <w:t>得到节点</w:t>
      </w:r>
      <m:oMath>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bCs/>
                <w:i/>
                <w:sz w:val="18"/>
                <w:szCs w:val="18"/>
              </w:rPr>
            </m:ctrlPr>
          </m:e>
          <m:sub>
            <m:r>
              <m:rPr/>
              <w:rPr>
                <w:rFonts w:ascii="Cambria Math" w:hAnsi="Cambria Math" w:cs="Arial"/>
                <w:sz w:val="18"/>
                <w:szCs w:val="18"/>
              </w:rPr>
              <m:t>s</m:t>
            </m:r>
            <m:ctrlPr>
              <w:rPr>
                <w:rFonts w:ascii="Cambria Math" w:hAnsi="Cambria Math" w:cs="Arial"/>
                <w:bCs/>
                <w:i/>
                <w:sz w:val="18"/>
                <w:szCs w:val="18"/>
              </w:rPr>
            </m:ctrlPr>
          </m:sub>
        </m:sSub>
      </m:oMath>
      <w:r>
        <w:rPr>
          <w:rFonts w:hint="eastAsia" w:ascii="Cambria Math" w:hAnsi="Cambria Math" w:cs="Arial"/>
          <w:bCs/>
          <w:sz w:val="18"/>
          <w:szCs w:val="18"/>
        </w:rPr>
        <w:t>的邻居</w:t>
      </w:r>
      <m:oMath>
        <m:sSub>
          <m:sSubPr>
            <m:ctrlPr>
              <w:rPr>
                <w:rFonts w:ascii="Cambria Math" w:hAnsi="Cambria Math" w:cs="Arial"/>
                <w:bCs/>
                <w:i/>
                <w:sz w:val="18"/>
                <w:szCs w:val="18"/>
              </w:rPr>
            </m:ctrlPr>
          </m:sSubPr>
          <m:e>
            <m:r>
              <m:rPr/>
              <w:rPr>
                <w:rFonts w:ascii="Cambria Math" w:hAnsi="Cambria Math" w:cs="Arial"/>
                <w:sz w:val="18"/>
                <w:szCs w:val="18"/>
              </w:rPr>
              <m:t>N</m:t>
            </m:r>
            <m:ctrlPr>
              <w:rPr>
                <w:rFonts w:ascii="Cambria Math" w:hAnsi="Cambria Math" w:cs="Arial"/>
                <w:sz w:val="18"/>
                <w:szCs w:val="18"/>
              </w:rPr>
            </m:ctrlPr>
          </m:e>
          <m:sub>
            <m:r>
              <m:rPr/>
              <w:rPr>
                <w:rFonts w:ascii="Cambria Math" w:hAnsi="Cambria Math" w:cs="Arial"/>
                <w:sz w:val="18"/>
                <w:szCs w:val="18"/>
              </w:rPr>
              <m:t>v</m:t>
            </m:r>
            <m:ctrlPr>
              <w:rPr>
                <w:rFonts w:ascii="Cambria Math" w:hAnsi="Cambria Math" w:cs="Arial"/>
                <w:bCs/>
                <w:i/>
                <w:sz w:val="18"/>
                <w:szCs w:val="18"/>
              </w:rPr>
            </m:ctrlPr>
          </m:sub>
        </m:sSub>
      </m:oMath>
      <w:r>
        <w:rPr>
          <w:rFonts w:hint="eastAsia" w:ascii="Cambria Math" w:hAnsi="Cambria Math" w:cs="Arial"/>
          <w:bCs/>
          <w:sz w:val="18"/>
          <w:szCs w:val="18"/>
        </w:rPr>
        <w:t>，计算游走到邻居节点</w:t>
      </w:r>
      <m:oMath>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sz w:val="18"/>
                <w:szCs w:val="18"/>
              </w:rPr>
            </m:ctrlPr>
          </m:e>
          <m:sub>
            <m:r>
              <m:rPr/>
              <w:rPr>
                <w:rFonts w:ascii="Cambria Math" w:hAnsi="Cambria Math" w:cs="Arial"/>
                <w:sz w:val="18"/>
                <w:szCs w:val="18"/>
              </w:rPr>
              <m:t>n</m:t>
            </m:r>
            <m:ctrlPr>
              <w:rPr>
                <w:rFonts w:ascii="Cambria Math" w:hAnsi="Cambria Math" w:cs="Arial"/>
                <w:bCs/>
                <w:i/>
                <w:sz w:val="18"/>
                <w:szCs w:val="18"/>
              </w:rPr>
            </m:ctrlPr>
          </m:sub>
        </m:sSub>
      </m:oMath>
      <w:r>
        <w:rPr>
          <w:rFonts w:hint="eastAsia" w:ascii="Cambria Math" w:hAnsi="Cambria Math" w:cs="Arial"/>
          <w:bCs/>
          <w:sz w:val="18"/>
          <w:szCs w:val="18"/>
        </w:rPr>
        <w:t>的概率；</w:t>
      </w:r>
    </w:p>
    <w:p w14:paraId="6F8203E2">
      <w:pPr>
        <w:ind w:firstLine="360" w:firstLineChars="200"/>
        <w:rPr>
          <w:bCs/>
          <w:sz w:val="18"/>
          <w:szCs w:val="18"/>
        </w:rPr>
      </w:pPr>
      <w:r>
        <w:rPr>
          <w:rFonts w:hint="eastAsia"/>
          <w:sz w:val="18"/>
          <w:szCs w:val="18"/>
        </w:rPr>
        <w:t>（6）</w:t>
      </w:r>
      <m:oMath>
        <m:r>
          <m:rPr>
            <m:sty m:val="b"/>
          </m:rPr>
          <w:rPr>
            <w:rFonts w:ascii="Cambria Math" w:hAnsi="Cambria Math" w:cs="Arial"/>
            <w:sz w:val="18"/>
            <w:szCs w:val="18"/>
          </w:rPr>
          <m:t>For  each</m:t>
        </m:r>
        <m:r>
          <m:rPr>
            <m:sty m:val="p"/>
          </m:rPr>
          <w:rPr>
            <w:rFonts w:ascii="Cambria Math" w:hAnsi="Cambria Math" w:cs="Arial"/>
            <w:sz w:val="18"/>
            <w:szCs w:val="18"/>
          </w:rPr>
          <m:t xml:space="preserve">  </m:t>
        </m:r>
        <w:del w:id="332" w:author="LRC" w:date="2026-06-26T15:23:00Z">
          <m:r>
            <m:rPr>
              <m:sty m:val="p"/>
            </m:rPr>
            <w:rPr>
              <w:rFonts w:ascii="Cambria Math" w:hAnsi="Cambria Math" w:cs="Arial"/>
              <w:sz w:val="18"/>
              <w:szCs w:val="18"/>
            </w:rPr>
            <m:t xml:space="preserve">node </m:t>
          </m:r>
        </w:del>
        <m:r>
          <m:rPr>
            <m:sty m:val="p"/>
          </m:rPr>
          <w:rPr>
            <w:rFonts w:ascii="Cambria Math" w:hAnsi="Cambria Math" w:cs="Arial"/>
            <w:sz w:val="18"/>
            <w:szCs w:val="18"/>
          </w:rPr>
          <m:t xml:space="preserve"> </m:t>
        </m:r>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sz w:val="18"/>
                <w:szCs w:val="18"/>
              </w:rPr>
            </m:ctrlPr>
          </m:e>
          <m:sub>
            <m:r>
              <m:rPr/>
              <w:rPr>
                <w:rFonts w:ascii="Cambria Math" w:hAnsi="Cambria Math" w:cs="Arial"/>
                <w:sz w:val="18"/>
                <w:szCs w:val="18"/>
              </w:rPr>
              <m:t>n</m:t>
            </m:r>
            <m:ctrlPr>
              <w:rPr>
                <w:rFonts w:ascii="Cambria Math" w:hAnsi="Cambria Math" w:cs="Arial"/>
                <w:bCs/>
                <w:i/>
                <w:sz w:val="18"/>
                <w:szCs w:val="18"/>
              </w:rPr>
            </m:ctrlPr>
          </m:sub>
        </m:sSub>
        <m:r>
          <m:rPr>
            <m:sty m:val="p"/>
          </m:rPr>
          <w:rPr>
            <w:rFonts w:ascii="Cambria Math" w:hAnsi="Cambria Math" w:cs="Arial"/>
            <w:sz w:val="18"/>
            <w:szCs w:val="18"/>
          </w:rPr>
          <m:t xml:space="preserve">  in</m:t>
        </m:r>
        <m:sSub>
          <m:sSubPr>
            <m:ctrlPr>
              <w:rPr>
                <w:rFonts w:ascii="Cambria Math" w:hAnsi="Cambria Math" w:cs="Arial"/>
                <w:bCs/>
                <w:i/>
                <w:sz w:val="18"/>
                <w:szCs w:val="18"/>
              </w:rPr>
            </m:ctrlPr>
          </m:sSubPr>
          <m:e>
            <m:r>
              <m:rPr/>
              <w:rPr>
                <w:rFonts w:ascii="Cambria Math" w:hAnsi="Cambria Math" w:cs="Arial"/>
                <w:sz w:val="18"/>
                <w:szCs w:val="18"/>
              </w:rPr>
              <m:t xml:space="preserve">  N</m:t>
            </m:r>
            <m:ctrlPr>
              <w:rPr>
                <w:rFonts w:ascii="Cambria Math" w:hAnsi="Cambria Math" w:cs="Arial"/>
                <w:sz w:val="18"/>
                <w:szCs w:val="18"/>
              </w:rPr>
            </m:ctrlPr>
          </m:e>
          <m:sub>
            <m:r>
              <m:rPr/>
              <w:rPr>
                <w:rFonts w:ascii="Cambria Math" w:hAnsi="Cambria Math" w:cs="Arial"/>
                <w:sz w:val="18"/>
                <w:szCs w:val="18"/>
              </w:rPr>
              <m:t>v</m:t>
            </m:r>
            <m:ctrlPr>
              <w:rPr>
                <w:rFonts w:ascii="Cambria Math" w:hAnsi="Cambria Math" w:cs="Arial"/>
                <w:bCs/>
                <w:i/>
                <w:sz w:val="18"/>
                <w:szCs w:val="18"/>
              </w:rPr>
            </m:ctrlPr>
          </m:sub>
        </m:sSub>
      </m:oMath>
      <w:r>
        <w:rPr>
          <w:rFonts w:hint="eastAsia"/>
          <w:bCs/>
          <w:sz w:val="18"/>
          <w:szCs w:val="18"/>
        </w:rPr>
        <w:t>；</w:t>
      </w:r>
    </w:p>
    <w:p w14:paraId="69DBF274">
      <w:pPr>
        <w:ind w:firstLine="360" w:firstLineChars="200"/>
        <w:rPr>
          <w:rFonts w:ascii="Cambria Math" w:hAnsi="Cambria Math" w:cs="Arial"/>
          <w:bCs/>
          <w:sz w:val="18"/>
          <w:szCs w:val="18"/>
        </w:rPr>
      </w:pPr>
      <w:r>
        <w:rPr>
          <w:rFonts w:hint="eastAsia"/>
          <w:sz w:val="18"/>
          <w:szCs w:val="18"/>
        </w:rPr>
        <w:t>（7）</w:t>
      </w:r>
      <w:r>
        <w:rPr>
          <w:rFonts w:hint="eastAsia" w:ascii="Cambria Math" w:hAnsi="Cambria Math" w:cs="Arial"/>
          <w:bCs/>
          <w:sz w:val="18"/>
          <w:szCs w:val="18"/>
        </w:rPr>
        <w:t>根据</w:t>
      </w:r>
      <w:del w:id="333" w:author="LRC" w:date="2026-06-26T15:23:00Z">
        <w:r>
          <w:rPr>
            <w:rFonts w:hint="eastAsia" w:ascii="Cambria Math" w:hAnsi="Cambria Math" w:cs="Arial"/>
            <w:bCs/>
            <w:sz w:val="18"/>
            <w:szCs w:val="18"/>
          </w:rPr>
          <w:delText>公</w:delText>
        </w:r>
      </w:del>
      <w:r>
        <w:rPr>
          <w:rFonts w:hint="eastAsia" w:ascii="Cambria Math" w:hAnsi="Cambria Math" w:cs="Arial"/>
          <w:bCs/>
          <w:sz w:val="18"/>
          <w:szCs w:val="18"/>
        </w:rPr>
        <w:t>式</w:t>
      </w:r>
      <w:del w:id="334" w:author="LRC" w:date="2026-06-26T15:23:00Z">
        <w:r>
          <w:rPr>
            <w:rFonts w:ascii="Cambria Math" w:hAnsi="Cambria Math" w:cs="Arial"/>
            <w:bCs/>
            <w:sz w:val="18"/>
            <w:szCs w:val="18"/>
          </w:rPr>
          <w:delText>Ep.</w:delText>
        </w:r>
      </w:del>
      <w:r>
        <w:rPr>
          <w:rFonts w:ascii="Cambria Math" w:hAnsi="Cambria Math" w:cs="Arial"/>
          <w:bCs/>
          <w:sz w:val="18"/>
          <w:szCs w:val="18"/>
        </w:rPr>
        <w:t>(2)</w:t>
      </w:r>
      <w:r>
        <w:rPr>
          <w:rFonts w:hint="eastAsia" w:ascii="Cambria Math" w:hAnsi="Cambria Math" w:cs="Arial"/>
          <w:bCs/>
          <w:sz w:val="18"/>
          <w:szCs w:val="18"/>
        </w:rPr>
        <w:t>计算</w:t>
      </w:r>
      <m:oMath>
        <m:sSub>
          <m:sSubPr>
            <m:ctrlPr>
              <w:del w:id="335" w:author="LRC" w:date="2026-06-26T16:19:00Z">
                <w:rPr>
                  <w:rFonts w:ascii="Cambria Math" w:hAnsi="Cambria Math" w:cs="Arial"/>
                  <w:bCs/>
                  <w:i/>
                  <w:sz w:val="18"/>
                  <w:szCs w:val="18"/>
                </w:rPr>
              </w:del>
            </m:ctrlPr>
          </m:sSubPr>
          <m:e>
            <w:del w:id="336" w:author="LRC" w:date="2026-06-26T16:19:00Z">
              <m:r>
                <m:rPr/>
                <w:rPr>
                  <w:rFonts w:ascii="Cambria Math" w:hAnsi="Cambria Math" w:cs="Arial"/>
                  <w:sz w:val="18"/>
                  <w:szCs w:val="18"/>
                </w:rPr>
                <m:t>v</m:t>
              </m:r>
            </w:del>
            <m:ctrlPr>
              <w:del w:id="337" w:author="LRC" w:date="2026-06-26T16:19:00Z">
                <w:rPr>
                  <w:rFonts w:hint="eastAsia" w:ascii="Cambria Math" w:hAnsi="Cambria Math" w:cs="Arial"/>
                  <w:bCs/>
                  <w:i/>
                  <w:sz w:val="18"/>
                  <w:szCs w:val="18"/>
                </w:rPr>
              </w:del>
            </m:ctrlPr>
          </m:e>
          <m:sub>
            <w:del w:id="338" w:author="LRC" w:date="2026-06-26T16:19:00Z">
              <m:r>
                <m:rPr/>
                <w:rPr>
                  <w:rFonts w:ascii="Cambria Math" w:hAnsi="Cambria Math" w:cs="Arial"/>
                  <w:sz w:val="18"/>
                  <w:szCs w:val="18"/>
                </w:rPr>
                <m:t>n</m:t>
              </m:r>
            </w:del>
            <m:ctrlPr>
              <w:del w:id="339" w:author="LRC" w:date="2026-06-26T16:19:00Z">
                <w:rPr>
                  <w:rFonts w:ascii="Cambria Math" w:hAnsi="Cambria Math" w:cs="Arial"/>
                  <w:bCs/>
                  <w:i/>
                  <w:sz w:val="18"/>
                  <w:szCs w:val="18"/>
                </w:rPr>
              </w:del>
            </m:ctrlPr>
          </m:sub>
        </m:sSub>
      </m:oMath>
      <w:del w:id="340" w:author="LRC" w:date="2026-06-26T16:19:00Z">
        <w:r>
          <w:rPr>
            <w:rFonts w:hint="eastAsia" w:ascii="Cambria Math" w:hAnsi="Cambria Math" w:cs="Arial"/>
            <w:bCs/>
            <w:sz w:val="18"/>
            <w:szCs w:val="18"/>
          </w:rPr>
          <w:delText>的</w:delText>
        </w:r>
      </w:del>
      <w:del w:id="341" w:author="LRC" w:date="2026-06-26T15:26:00Z">
        <w:r>
          <w:rPr>
            <w:rFonts w:hint="eastAsia" w:ascii="Cambria Math" w:hAnsi="Cambria Math" w:cs="Arial"/>
            <w:bCs/>
            <w:sz w:val="18"/>
            <w:szCs w:val="18"/>
          </w:rPr>
          <w:delText>被选中</w:delText>
        </w:r>
      </w:del>
      <w:del w:id="342" w:author="LRC" w:date="2026-06-26T16:19:00Z">
        <w:r>
          <w:rPr>
            <w:rFonts w:hint="eastAsia" w:ascii="Cambria Math" w:hAnsi="Cambria Math" w:cs="Arial"/>
            <w:bCs/>
            <w:sz w:val="18"/>
            <w:szCs w:val="18"/>
          </w:rPr>
          <w:delText>概率</w:delText>
        </w:r>
      </w:del>
      <m:oMath>
        <m:sSub>
          <m:sSubPr>
            <m:ctrlPr>
              <w:rPr>
                <w:rFonts w:ascii="Cambria Math" w:hAnsi="Cambria Math" w:cs="Arial"/>
                <w:bCs/>
                <w:sz w:val="18"/>
                <w:szCs w:val="18"/>
              </w:rPr>
            </m:ctrlPr>
          </m:sSubPr>
          <m:e>
            <m:r>
              <m:rPr/>
              <w:rPr>
                <w:rFonts w:ascii="Cambria Math" w:hAnsi="Cambria Math" w:cs="Arial"/>
                <w:sz w:val="18"/>
                <w:szCs w:val="18"/>
              </w:rPr>
              <m:t>P</m:t>
            </m:r>
            <m:ctrlPr>
              <w:rPr>
                <w:rFonts w:ascii="Cambria Math" w:hAnsi="Cambria Math" w:cs="Arial"/>
                <w:bCs/>
                <w:sz w:val="18"/>
                <w:szCs w:val="18"/>
              </w:rPr>
            </m:ctrlPr>
          </m:e>
          <m:sub>
            <m:sSub>
              <m:sSubPr>
                <m:ctrlPr>
                  <w:rPr>
                    <w:rFonts w:ascii="Cambria Math" w:hAnsi="Cambria Math"/>
                    <w:bCs/>
                    <w:i/>
                    <w:sz w:val="18"/>
                    <w:szCs w:val="18"/>
                  </w:rPr>
                </m:ctrlPr>
              </m:sSubPr>
              <m:e>
                <m:r>
                  <m:rPr/>
                  <w:rPr>
                    <w:rFonts w:ascii="Cambria Math" w:hAnsi="Cambria Math"/>
                    <w:sz w:val="18"/>
                    <w:szCs w:val="18"/>
                  </w:rPr>
                  <m:t>v</m:t>
                </m:r>
                <m:ctrlPr>
                  <w:rPr>
                    <w:rFonts w:ascii="Cambria Math" w:hAnsi="Cambria Math"/>
                    <w:bCs/>
                    <w:i/>
                    <w:sz w:val="18"/>
                    <w:szCs w:val="18"/>
                  </w:rPr>
                </m:ctrlPr>
              </m:e>
              <m:sub>
                <m:r>
                  <m:rPr/>
                  <w:rPr>
                    <w:rFonts w:ascii="Cambria Math" w:hAnsi="Cambria Math"/>
                    <w:sz w:val="18"/>
                    <w:szCs w:val="18"/>
                  </w:rPr>
                  <m:t>n</m:t>
                </m:r>
                <m:ctrlPr>
                  <w:rPr>
                    <w:rFonts w:ascii="Cambria Math" w:hAnsi="Cambria Math"/>
                    <w:bCs/>
                    <w:i/>
                    <w:sz w:val="18"/>
                    <w:szCs w:val="18"/>
                  </w:rPr>
                </m:ctrlPr>
              </m:sub>
            </m:sSub>
            <m:ctrlPr>
              <w:rPr>
                <w:rFonts w:ascii="Cambria Math" w:hAnsi="Cambria Math" w:cs="Arial"/>
                <w:bCs/>
                <w:sz w:val="18"/>
                <w:szCs w:val="18"/>
              </w:rPr>
            </m:ctrlPr>
          </m:sub>
        </m:sSub>
        <w:del w:id="343" w:author="LRC" w:date="2026-06-26T15:27:00Z">
          <m:r>
            <m:rPr>
              <m:nor/>
            </m:rPr>
            <w:rPr>
              <w:bCs/>
              <w:i/>
              <w:iCs/>
              <w:sz w:val="18"/>
              <w:szCs w:val="18"/>
            </w:rPr>
            <m:t>P</m:t>
          </m:r>
        </w:del>
        <w:del w:id="344" w:author="LRC" w:date="2026-06-26T15:27:00Z">
          <m:r>
            <m:rPr>
              <m:nor/>
              <m:sty m:val="p"/>
            </m:rPr>
            <w:rPr>
              <w:b w:val="0"/>
              <w:bCs/>
              <w:i w:val="0"/>
              <w:sz w:val="18"/>
              <w:szCs w:val="18"/>
            </w:rPr>
            <m:t>[</m:t>
          </m:r>
        </w:del>
        <m:sSub>
          <m:sSubPr>
            <m:ctrlPr>
              <w:del w:id="345" w:author="LRC" w:date="2026-06-26T15:27:00Z">
                <w:rPr>
                  <w:rFonts w:ascii="Cambria Math" w:hAnsi="Cambria Math"/>
                  <w:bCs/>
                  <w:i/>
                  <w:sz w:val="18"/>
                  <w:szCs w:val="18"/>
                </w:rPr>
              </w:del>
            </m:ctrlPr>
          </m:sSubPr>
          <m:e>
            <w:del w:id="346" w:author="LRC" w:date="2026-06-26T15:27:00Z">
              <m:r>
                <m:rPr/>
                <w:rPr>
                  <w:rFonts w:ascii="Cambria Math" w:hAnsi="Cambria Math"/>
                  <w:sz w:val="18"/>
                  <w:szCs w:val="18"/>
                </w:rPr>
                <m:t>v</m:t>
              </m:r>
            </w:del>
            <m:ctrlPr>
              <w:del w:id="347" w:author="LRC" w:date="2026-06-26T15:27:00Z">
                <w:rPr>
                  <w:rFonts w:ascii="Cambria Math" w:hAnsi="Cambria Math"/>
                  <w:bCs/>
                  <w:i/>
                  <w:sz w:val="18"/>
                  <w:szCs w:val="18"/>
                </w:rPr>
              </w:del>
            </m:ctrlPr>
          </m:e>
          <m:sub>
            <w:del w:id="348" w:author="LRC" w:date="2026-06-26T15:27:00Z">
              <m:r>
                <m:rPr/>
                <w:rPr>
                  <w:rFonts w:ascii="Cambria Math" w:hAnsi="Cambria Math"/>
                  <w:sz w:val="18"/>
                  <w:szCs w:val="18"/>
                </w:rPr>
                <m:t>n</m:t>
              </m:r>
            </w:del>
            <m:ctrlPr>
              <w:del w:id="349" w:author="LRC" w:date="2026-06-26T15:27:00Z">
                <w:rPr>
                  <w:rFonts w:ascii="Cambria Math" w:hAnsi="Cambria Math"/>
                  <w:bCs/>
                  <w:i/>
                  <w:sz w:val="18"/>
                  <w:szCs w:val="18"/>
                </w:rPr>
              </w:del>
            </m:ctrlPr>
          </m:sub>
        </m:sSub>
        <w:del w:id="350" w:author="LRC" w:date="2026-06-26T15:27:00Z">
          <m:r>
            <m:rPr>
              <m:nor/>
              <m:sty m:val="p"/>
            </m:rPr>
            <w:rPr>
              <w:b w:val="0"/>
              <w:bCs/>
              <w:i w:val="0"/>
              <w:sz w:val="18"/>
              <w:szCs w:val="18"/>
            </w:rPr>
            <m:t>]</m:t>
          </m:r>
        </w:del>
        <m:r>
          <m:rPr>
            <m:nor/>
            <m:sty m:val="p"/>
          </m:rPr>
          <w:rPr>
            <w:rFonts w:ascii="Cambria Math" w:hAnsi="Cambria Math" w:cs="Arial"/>
            <w:b w:val="0"/>
            <w:bCs/>
            <w:i w:val="0"/>
            <w:sz w:val="18"/>
            <w:szCs w:val="18"/>
          </w:rPr>
          <m:t>;</m:t>
        </m:r>
      </m:oMath>
    </w:p>
    <w:p w14:paraId="35F147FF">
      <w:pPr>
        <w:ind w:firstLine="360" w:firstLineChars="200"/>
        <w:rPr>
          <w:rFonts w:ascii="Cambria Math" w:hAnsi="Cambria Math" w:cs="Arial"/>
          <w:bCs/>
          <w:sz w:val="18"/>
          <w:szCs w:val="18"/>
        </w:rPr>
      </w:pPr>
      <w:r>
        <w:rPr>
          <w:rFonts w:hint="eastAsia"/>
          <w:sz w:val="18"/>
          <w:szCs w:val="18"/>
        </w:rPr>
        <w:t>（8）</w:t>
      </w:r>
      <m:oMath>
        <m:sSub>
          <m:sSubPr>
            <m:ctrlPr>
              <w:rPr>
                <w:rFonts w:ascii="Cambria Math" w:hAnsi="Cambria Math" w:cs="Arial"/>
                <w:bCs/>
                <w:i/>
                <w:sz w:val="18"/>
                <w:szCs w:val="18"/>
              </w:rPr>
            </m:ctrlPr>
          </m:sSubPr>
          <m:e>
            <m:r>
              <m:rPr/>
              <w:rPr>
                <w:rFonts w:ascii="Cambria Math" w:hAnsi="Cambria Math" w:cs="Arial"/>
                <w:sz w:val="18"/>
                <w:szCs w:val="18"/>
              </w:rPr>
              <m:t>M</m:t>
            </m:r>
            <m:ctrlPr>
              <w:rPr>
                <w:rFonts w:hint="eastAsia" w:ascii="Cambria Math" w:hAnsi="Cambria Math" w:cs="Arial"/>
                <w:bCs/>
                <w:i/>
                <w:sz w:val="18"/>
                <w:szCs w:val="18"/>
              </w:rPr>
            </m:ctrlPr>
          </m:e>
          <m:sub>
            <m:r>
              <m:rPr>
                <m:sty m:val="p"/>
              </m:rPr>
              <w:rPr>
                <w:rFonts w:ascii="Cambria Math" w:hAnsi="Cambria Math" w:cs="Arial"/>
                <w:sz w:val="18"/>
                <w:szCs w:val="18"/>
              </w:rPr>
              <m:t>p</m:t>
            </m:r>
            <m:ctrlPr>
              <w:rPr>
                <w:rFonts w:ascii="Cambria Math" w:hAnsi="Cambria Math" w:cs="Arial"/>
                <w:bCs/>
                <w:i/>
                <w:sz w:val="18"/>
                <w:szCs w:val="18"/>
              </w:rPr>
            </m:ctrlPr>
          </m:sub>
        </m:sSub>
        <m:r>
          <m:rPr>
            <m:sty m:val="p"/>
          </m:rPr>
          <w:rPr>
            <w:rFonts w:ascii="Cambria Math" w:hAnsi="Cambria Math" w:cs="Arial"/>
            <w:sz w:val="18"/>
            <w:szCs w:val="18"/>
          </w:rPr>
          <m:t>.append</m:t>
        </m:r>
        <m:d>
          <m:dPr>
            <m:ctrlPr>
              <w:rPr>
                <w:rFonts w:ascii="Cambria Math" w:hAnsi="Cambria Math" w:cs="Arial"/>
                <w:sz w:val="18"/>
                <w:szCs w:val="18"/>
              </w:rPr>
            </m:ctrlPr>
          </m:dPr>
          <m:e>
            <m:sSub>
              <m:sSubPr>
                <m:ctrlPr>
                  <w:rPr>
                    <w:rFonts w:ascii="Cambria Math" w:hAnsi="Cambria Math" w:cs="Arial"/>
                    <w:bCs/>
                    <w:sz w:val="18"/>
                    <w:szCs w:val="18"/>
                  </w:rPr>
                </m:ctrlPr>
              </m:sSubPr>
              <m:e>
                <m:r>
                  <m:rPr/>
                  <w:rPr>
                    <w:rFonts w:ascii="Cambria Math" w:hAnsi="Cambria Math" w:cs="Arial"/>
                    <w:sz w:val="18"/>
                    <w:szCs w:val="18"/>
                  </w:rPr>
                  <m:t>P</m:t>
                </m:r>
                <m:ctrlPr>
                  <w:rPr>
                    <w:rFonts w:ascii="Cambria Math" w:hAnsi="Cambria Math" w:cs="Arial"/>
                    <w:bCs/>
                    <w:sz w:val="18"/>
                    <w:szCs w:val="18"/>
                  </w:rPr>
                </m:ctrlPr>
              </m:e>
              <m:sub>
                <m:sSub>
                  <m:sSubPr>
                    <m:ctrlPr>
                      <w:rPr>
                        <w:rFonts w:ascii="Cambria Math" w:hAnsi="Cambria Math"/>
                        <w:bCs/>
                        <w:i/>
                        <w:sz w:val="18"/>
                        <w:szCs w:val="18"/>
                      </w:rPr>
                    </m:ctrlPr>
                  </m:sSubPr>
                  <m:e>
                    <m:r>
                      <m:rPr/>
                      <w:rPr>
                        <w:rFonts w:ascii="Cambria Math" w:hAnsi="Cambria Math"/>
                        <w:sz w:val="18"/>
                        <w:szCs w:val="18"/>
                      </w:rPr>
                      <m:t>v</m:t>
                    </m:r>
                    <m:ctrlPr>
                      <w:rPr>
                        <w:rFonts w:ascii="Cambria Math" w:hAnsi="Cambria Math"/>
                        <w:bCs/>
                        <w:i/>
                        <w:sz w:val="18"/>
                        <w:szCs w:val="18"/>
                      </w:rPr>
                    </m:ctrlPr>
                  </m:e>
                  <m:sub>
                    <m:r>
                      <m:rPr/>
                      <w:rPr>
                        <w:rFonts w:ascii="Cambria Math" w:hAnsi="Cambria Math"/>
                        <w:sz w:val="18"/>
                        <w:szCs w:val="18"/>
                      </w:rPr>
                      <m:t>n</m:t>
                    </m:r>
                    <m:ctrlPr>
                      <w:rPr>
                        <w:rFonts w:ascii="Cambria Math" w:hAnsi="Cambria Math"/>
                        <w:bCs/>
                        <w:i/>
                        <w:sz w:val="18"/>
                        <w:szCs w:val="18"/>
                      </w:rPr>
                    </m:ctrlPr>
                  </m:sub>
                </m:sSub>
                <m:ctrlPr>
                  <w:rPr>
                    <w:rFonts w:ascii="Cambria Math" w:hAnsi="Cambria Math" w:cs="Arial"/>
                    <w:bCs/>
                    <w:sz w:val="18"/>
                    <w:szCs w:val="18"/>
                  </w:rPr>
                </m:ctrlPr>
              </m:sub>
            </m:sSub>
            <w:del w:id="351" w:author="LRC" w:date="2026-06-26T15:27:00Z">
              <m:r>
                <m:rPr>
                  <m:nor/>
                </m:rPr>
                <w:rPr>
                  <w:bCs/>
                  <w:i/>
                  <w:iCs/>
                  <w:sz w:val="18"/>
                  <w:szCs w:val="18"/>
                </w:rPr>
                <m:t>P</m:t>
              </m:r>
            </w:del>
            <w:del w:id="352" w:author="LRC" w:date="2026-06-26T15:27:00Z">
              <m:r>
                <m:rPr>
                  <m:nor/>
                  <m:sty m:val="p"/>
                </m:rPr>
                <w:rPr>
                  <w:rFonts w:hint="eastAsia"/>
                  <w:b w:val="0"/>
                  <w:bCs/>
                  <w:i w:val="0"/>
                  <w:sz w:val="18"/>
                  <w:szCs w:val="18"/>
                </w:rPr>
                <m:t>[</m:t>
              </m:r>
            </w:del>
            <m:sSub>
              <m:sSubPr>
                <m:ctrlPr>
                  <w:del w:id="353" w:author="LRC" w:date="2026-06-26T15:28:00Z">
                    <w:rPr>
                      <w:rFonts w:ascii="Cambria Math" w:hAnsi="Cambria Math"/>
                      <w:bCs/>
                      <w:i/>
                      <w:sz w:val="18"/>
                      <w:szCs w:val="18"/>
                    </w:rPr>
                  </w:del>
                </m:ctrlPr>
              </m:sSubPr>
              <m:e>
                <w:del w:id="354" w:author="LRC" w:date="2026-06-26T15:28:00Z">
                  <m:r>
                    <m:rPr/>
                    <w:rPr>
                      <w:rFonts w:hint="eastAsia" w:ascii="Cambria Math" w:hAnsi="Cambria Math"/>
                      <w:sz w:val="18"/>
                      <w:szCs w:val="18"/>
                    </w:rPr>
                    <m:t>v</m:t>
                  </m:r>
                </w:del>
                <m:ctrlPr>
                  <w:del w:id="355" w:author="LRC" w:date="2026-06-26T15:28:00Z">
                    <w:rPr>
                      <w:rFonts w:ascii="Cambria Math" w:hAnsi="Cambria Math"/>
                      <w:bCs/>
                      <w:i/>
                      <w:sz w:val="18"/>
                      <w:szCs w:val="18"/>
                    </w:rPr>
                  </w:del>
                </m:ctrlPr>
              </m:e>
              <m:sub>
                <w:del w:id="356" w:author="LRC" w:date="2026-06-26T15:28:00Z">
                  <m:r>
                    <m:rPr/>
                    <w:rPr>
                      <w:rFonts w:hint="eastAsia" w:ascii="Cambria Math" w:hAnsi="Cambria Math"/>
                      <w:sz w:val="18"/>
                      <w:szCs w:val="18"/>
                    </w:rPr>
                    <m:t>n</m:t>
                  </m:r>
                </w:del>
                <m:ctrlPr>
                  <w:del w:id="357" w:author="LRC" w:date="2026-06-26T15:28:00Z">
                    <w:rPr>
                      <w:rFonts w:ascii="Cambria Math" w:hAnsi="Cambria Math"/>
                      <w:bCs/>
                      <w:i/>
                      <w:sz w:val="18"/>
                      <w:szCs w:val="18"/>
                    </w:rPr>
                  </w:del>
                </m:ctrlPr>
              </m:sub>
            </m:sSub>
            <w:del w:id="358" w:author="LRC" w:date="2026-06-26T15:28:00Z">
              <m:r>
                <m:rPr>
                  <m:nor/>
                  <m:sty m:val="p"/>
                </m:rPr>
                <w:rPr>
                  <w:rFonts w:hint="eastAsia"/>
                  <w:b w:val="0"/>
                  <w:bCs/>
                  <w:i w:val="0"/>
                  <w:sz w:val="18"/>
                  <w:szCs w:val="18"/>
                </w:rPr>
                <m:t>]</m:t>
              </m:r>
            </w:del>
            <m:ctrlPr>
              <w:rPr>
                <w:rFonts w:ascii="Cambria Math" w:hAnsi="Cambria Math" w:cs="Arial"/>
                <w:sz w:val="18"/>
                <w:szCs w:val="18"/>
              </w:rPr>
            </m:ctrlPr>
          </m:e>
        </m:d>
      </m:oMath>
      <w:r>
        <w:rPr>
          <w:rFonts w:ascii="Cambria Math" w:hAnsi="Cambria Math" w:cs="Arial"/>
          <w:bCs/>
          <w:sz w:val="18"/>
          <w:szCs w:val="18"/>
        </w:rPr>
        <w:t>;</w:t>
      </w:r>
    </w:p>
    <w:p w14:paraId="0463E525">
      <w:pPr>
        <w:ind w:firstLine="360" w:firstLineChars="200"/>
        <w:rPr>
          <w:b/>
          <w:sz w:val="18"/>
          <w:szCs w:val="18"/>
        </w:rPr>
      </w:pPr>
      <w:r>
        <w:rPr>
          <w:rFonts w:hint="eastAsia"/>
          <w:sz w:val="18"/>
          <w:szCs w:val="18"/>
        </w:rPr>
        <w:t>（9）</w:t>
      </w:r>
      <m:oMath>
        <m:r>
          <m:rPr>
            <m:sty m:val="b"/>
          </m:rPr>
          <w:rPr>
            <w:rFonts w:ascii="Cambria Math" w:hAnsi="Cambria Math" w:cs="Arial"/>
            <w:sz w:val="18"/>
            <w:szCs w:val="18"/>
          </w:rPr>
          <m:t>EndFor</m:t>
        </m:r>
      </m:oMath>
      <w:r>
        <w:rPr>
          <w:rFonts w:hint="eastAsia"/>
          <w:b/>
          <w:sz w:val="18"/>
          <w:szCs w:val="18"/>
        </w:rPr>
        <w:t>；</w:t>
      </w:r>
    </w:p>
    <w:p w14:paraId="075A7850">
      <w:pPr>
        <w:ind w:firstLine="360" w:firstLineChars="200"/>
        <w:rPr>
          <w:rFonts w:ascii="Cambria Math" w:hAnsi="Cambria Math" w:cs="Arial"/>
          <w:bCs/>
          <w:sz w:val="18"/>
          <w:szCs w:val="18"/>
        </w:rPr>
      </w:pPr>
      <w:r>
        <w:rPr>
          <w:rFonts w:hint="eastAsia"/>
          <w:sz w:val="18"/>
          <w:szCs w:val="18"/>
        </w:rPr>
        <w:t>（1</w:t>
      </w:r>
      <w:r>
        <w:rPr>
          <w:sz w:val="18"/>
          <w:szCs w:val="18"/>
        </w:rPr>
        <w:t>0</w:t>
      </w:r>
      <w:r>
        <w:rPr>
          <w:rFonts w:hint="eastAsia"/>
          <w:sz w:val="18"/>
          <w:szCs w:val="18"/>
        </w:rPr>
        <w:t>）</w:t>
      </w:r>
      <w:r>
        <w:rPr>
          <w:rFonts w:hint="eastAsia" w:ascii="Cambria Math" w:hAnsi="Cambria Math" w:cs="Arial"/>
          <w:sz w:val="18"/>
          <w:szCs w:val="18"/>
        </w:rPr>
        <w:t>根据</w:t>
      </w:r>
      <w:del w:id="359" w:author="LRC" w:date="2026-06-26T15:29:00Z">
        <w:r>
          <w:rPr>
            <w:rFonts w:hint="eastAsia" w:ascii="Cambria Math" w:hAnsi="Cambria Math" w:cs="Arial"/>
            <w:sz w:val="18"/>
            <w:szCs w:val="18"/>
          </w:rPr>
          <w:delText>概率数组</w:delText>
        </w:r>
      </w:del>
      <m:oMath>
        <m:sSub>
          <m:sSubPr>
            <m:ctrlPr>
              <w:rPr>
                <w:rFonts w:ascii="Cambria Math" w:hAnsi="Cambria Math" w:cs="Arial"/>
                <w:bCs/>
                <w:i/>
                <w:sz w:val="18"/>
                <w:szCs w:val="18"/>
              </w:rPr>
            </m:ctrlPr>
          </m:sSubPr>
          <m:e>
            <m:r>
              <m:rPr/>
              <w:rPr>
                <w:rFonts w:ascii="Cambria Math" w:hAnsi="Cambria Math" w:cs="Arial"/>
                <w:sz w:val="18"/>
                <w:szCs w:val="18"/>
              </w:rPr>
              <m:t>M</m:t>
            </m:r>
            <m:ctrlPr>
              <w:rPr>
                <w:rFonts w:hint="eastAsia" w:ascii="Cambria Math" w:hAnsi="Cambria Math" w:cs="Arial"/>
                <w:bCs/>
                <w:i/>
                <w:sz w:val="18"/>
                <w:szCs w:val="18"/>
              </w:rPr>
            </m:ctrlPr>
          </m:e>
          <m:sub>
            <m:r>
              <m:rPr>
                <m:sty m:val="p"/>
              </m:rPr>
              <w:rPr>
                <w:rFonts w:ascii="Cambria Math" w:hAnsi="Cambria Math" w:cs="Arial"/>
                <w:sz w:val="18"/>
                <w:szCs w:val="18"/>
              </w:rPr>
              <m:t>p</m:t>
            </m:r>
            <m:ctrlPr>
              <w:rPr>
                <w:rFonts w:ascii="Cambria Math" w:hAnsi="Cambria Math" w:cs="Arial"/>
                <w:bCs/>
                <w:i/>
                <w:sz w:val="18"/>
                <w:szCs w:val="18"/>
              </w:rPr>
            </m:ctrlPr>
          </m:sub>
        </m:sSub>
      </m:oMath>
      <w:r>
        <w:rPr>
          <w:rFonts w:hint="eastAsia" w:ascii="Cambria Math" w:hAnsi="Cambria Math" w:cs="Arial"/>
          <w:sz w:val="18"/>
          <w:szCs w:val="18"/>
        </w:rPr>
        <w:t>从</w:t>
      </w:r>
      <m:oMath>
        <m:sSub>
          <m:sSubPr>
            <m:ctrlPr>
              <w:rPr>
                <w:rFonts w:ascii="Cambria Math" w:hAnsi="Cambria Math" w:cs="Arial"/>
                <w:bCs/>
                <w:i/>
                <w:sz w:val="18"/>
                <w:szCs w:val="18"/>
              </w:rPr>
            </m:ctrlPr>
          </m:sSubPr>
          <m:e>
            <m:r>
              <m:rPr/>
              <w:rPr>
                <w:rFonts w:ascii="Cambria Math" w:hAnsi="Cambria Math" w:cs="Arial"/>
                <w:sz w:val="18"/>
                <w:szCs w:val="18"/>
              </w:rPr>
              <m:t>N</m:t>
            </m:r>
            <m:ctrlPr>
              <w:rPr>
                <w:rFonts w:ascii="Cambria Math" w:hAnsi="Cambria Math" w:cs="Arial"/>
                <w:sz w:val="18"/>
                <w:szCs w:val="18"/>
              </w:rPr>
            </m:ctrlPr>
          </m:e>
          <m:sub>
            <m:r>
              <m:rPr/>
              <w:rPr>
                <w:rFonts w:ascii="Cambria Math" w:hAnsi="Cambria Math" w:cs="Arial"/>
                <w:sz w:val="18"/>
                <w:szCs w:val="18"/>
              </w:rPr>
              <m:t>v</m:t>
            </m:r>
            <m:ctrlPr>
              <w:rPr>
                <w:rFonts w:ascii="Cambria Math" w:hAnsi="Cambria Math" w:cs="Arial"/>
                <w:bCs/>
                <w:i/>
                <w:sz w:val="18"/>
                <w:szCs w:val="18"/>
              </w:rPr>
            </m:ctrlPr>
          </m:sub>
        </m:sSub>
      </m:oMath>
      <w:r>
        <w:rPr>
          <w:rFonts w:hint="eastAsia" w:ascii="Cambria Math" w:hAnsi="Cambria Math" w:cs="Arial"/>
          <w:sz w:val="18"/>
          <w:szCs w:val="18"/>
        </w:rPr>
        <w:t>中选择一个节点</w:t>
      </w:r>
      <m:oMath>
        <m:sSub>
          <m:sSubPr>
            <m:ctrlPr>
              <w:rPr>
                <w:rFonts w:ascii="Cambria Math" w:hAnsi="Cambria Math" w:cs="Arial"/>
                <w:bCs/>
                <w:i/>
                <w:iCs/>
                <w:sz w:val="18"/>
                <w:szCs w:val="18"/>
              </w:rPr>
            </m:ctrlPr>
          </m:sSubPr>
          <m:e>
            <m:r>
              <m:rPr/>
              <w:rPr>
                <w:rFonts w:ascii="Cambria Math" w:hAnsi="Cambria Math" w:cs="Arial"/>
                <w:sz w:val="18"/>
                <w:szCs w:val="18"/>
              </w:rPr>
              <m:t>v</m:t>
            </m:r>
            <m:ctrlPr>
              <w:rPr>
                <w:rFonts w:hint="eastAsia" w:ascii="Cambria Math" w:hAnsi="Cambria Math" w:cs="Arial"/>
                <w:bCs/>
                <w:i/>
                <w:iCs/>
                <w:sz w:val="18"/>
                <w:szCs w:val="18"/>
              </w:rPr>
            </m:ctrlPr>
          </m:e>
          <m:sub>
            <m:r>
              <m:rPr/>
              <w:rPr>
                <w:rFonts w:ascii="Cambria Math" w:hAnsi="Cambria Math" w:cs="Arial"/>
                <w:sz w:val="18"/>
                <w:szCs w:val="18"/>
              </w:rPr>
              <m:t>c</m:t>
            </m:r>
            <m:ctrlPr>
              <w:rPr>
                <w:rFonts w:hint="eastAsia" w:ascii="Cambria Math" w:hAnsi="Cambria Math" w:cs="Arial"/>
                <w:bCs/>
                <w:i/>
                <w:iCs/>
                <w:sz w:val="18"/>
                <w:szCs w:val="18"/>
              </w:rPr>
            </m:ctrlPr>
          </m:sub>
        </m:sSub>
      </m:oMath>
      <w:r>
        <w:rPr>
          <w:rFonts w:ascii="Cambria Math" w:hAnsi="Cambria Math" w:cs="Arial"/>
          <w:bCs/>
          <w:sz w:val="18"/>
          <w:szCs w:val="18"/>
        </w:rPr>
        <w:t>;</w:t>
      </w:r>
    </w:p>
    <w:p w14:paraId="34C64D8F">
      <w:pPr>
        <w:ind w:firstLine="360" w:firstLineChars="200"/>
        <w:rPr>
          <w:sz w:val="18"/>
          <w:szCs w:val="18"/>
        </w:rPr>
      </w:pPr>
      <w:r>
        <w:rPr>
          <w:rFonts w:hint="eastAsia"/>
          <w:sz w:val="18"/>
          <w:szCs w:val="18"/>
        </w:rPr>
        <w:t>（1</w:t>
      </w:r>
      <w:r>
        <w:rPr>
          <w:sz w:val="18"/>
          <w:szCs w:val="18"/>
        </w:rPr>
        <w:t>1</w:t>
      </w:r>
      <w:r>
        <w:rPr>
          <w:rFonts w:hint="eastAsia"/>
          <w:sz w:val="18"/>
          <w:szCs w:val="18"/>
        </w:rPr>
        <w:t>）</w:t>
      </w:r>
      <m:oMath>
        <m:sSub>
          <m:sSubPr>
            <m:ctrlPr>
              <w:rPr>
                <w:rFonts w:ascii="Cambria Math" w:hAnsi="Cambria Math" w:cs="Arial"/>
                <w:bCs/>
                <w:i/>
                <w:sz w:val="18"/>
                <w:szCs w:val="18"/>
              </w:rPr>
            </m:ctrlPr>
          </m:sSubPr>
          <m:e>
            <m:r>
              <m:rPr/>
              <w:rPr>
                <w:rFonts w:ascii="Cambria Math" w:hAnsi="Cambria Math" w:cs="Arial"/>
                <w:sz w:val="18"/>
                <w:szCs w:val="18"/>
              </w:rPr>
              <m:t>M</m:t>
            </m:r>
            <m:ctrlPr>
              <w:rPr>
                <w:rFonts w:hint="eastAsia" w:ascii="Cambria Math" w:hAnsi="Cambria Math" w:cs="Arial"/>
                <w:bCs/>
                <w:i/>
                <w:sz w:val="18"/>
                <w:szCs w:val="18"/>
              </w:rPr>
            </m:ctrlPr>
          </m:e>
          <m:sub>
            <m:r>
              <m:rPr>
                <m:sty m:val="p"/>
              </m:rPr>
              <w:rPr>
                <w:rFonts w:ascii="Cambria Math" w:hAnsi="Cambria Math" w:cs="Arial"/>
                <w:sz w:val="18"/>
                <w:szCs w:val="18"/>
              </w:rPr>
              <m:t>p</m:t>
            </m:r>
            <m:ctrlPr>
              <w:rPr>
                <w:rFonts w:ascii="Cambria Math" w:hAnsi="Cambria Math" w:cs="Arial"/>
                <w:bCs/>
                <w:i/>
                <w:sz w:val="18"/>
                <w:szCs w:val="18"/>
              </w:rPr>
            </m:ctrlPr>
          </m:sub>
        </m:sSub>
        <m:r>
          <m:rPr>
            <m:sty m:val="p"/>
          </m:rPr>
          <w:rPr>
            <w:rFonts w:ascii="Cambria Math" w:hAnsi="Cambria Math" w:cs="Arial"/>
            <w:sz w:val="18"/>
            <w:szCs w:val="18"/>
          </w:rPr>
          <m:t>.clear</m:t>
        </m:r>
        <m:d>
          <m:dPr>
            <m:ctrlPr>
              <w:rPr>
                <w:rFonts w:ascii="Cambria Math" w:hAnsi="Cambria Math" w:cs="Arial"/>
                <w:i/>
                <w:sz w:val="18"/>
                <w:szCs w:val="18"/>
              </w:rPr>
            </m:ctrlPr>
          </m:dPr>
          <m:e>
            <m:ctrlPr>
              <w:rPr>
                <w:rFonts w:ascii="Cambria Math" w:hAnsi="Cambria Math" w:cs="Arial"/>
                <w:i/>
                <w:sz w:val="18"/>
                <w:szCs w:val="18"/>
              </w:rPr>
            </m:ctrlPr>
          </m:e>
        </m:d>
        <w:del w:id="360" w:author="LRC" w:date="2026-06-26T15:30:00Z">
          <m:r>
            <m:rPr>
              <m:sty m:val="p"/>
            </m:rPr>
            <w:rPr>
              <w:rFonts w:hint="eastAsia" w:ascii="Cambria Math" w:hAnsi="Cambria Math" w:cs="Arial"/>
              <w:sz w:val="18"/>
              <w:szCs w:val="18"/>
            </w:rPr>
            <m:t>;</m:t>
          </m:r>
        </w:del>
      </m:oMath>
      <w:del w:id="361" w:author="LRC" w:date="2026-06-26T15:30:00Z">
        <w:r>
          <w:rPr>
            <w:rFonts w:hint="eastAsia" w:ascii="Cambria Math" w:hAnsi="Cambria Math" w:cs="Arial"/>
            <w:bCs/>
            <w:sz w:val="18"/>
            <w:szCs w:val="18"/>
          </w:rPr>
          <w:delText>//</w:delText>
        </w:r>
      </w:del>
      <m:oMath>
        <m:r>
          <m:rPr>
            <m:sty m:val="p"/>
          </m:rPr>
          <w:rPr>
            <w:rFonts w:hint="eastAsia" w:ascii="Cambria Math" w:hAnsi="Cambria Math" w:cs="Arial"/>
            <w:sz w:val="18"/>
            <w:szCs w:val="18"/>
          </w:rPr>
          <m:t>，</m:t>
        </m:r>
      </m:oMath>
      <w:r>
        <w:rPr>
          <w:rFonts w:hint="eastAsia" w:ascii="Cambria Math" w:hAnsi="Cambria Math" w:cs="Arial"/>
          <w:bCs/>
          <w:sz w:val="18"/>
          <w:szCs w:val="18"/>
        </w:rPr>
        <w:t>将选好的节点和边并入采样图</w:t>
      </w:r>
      <w:ins w:id="362" w:author="LRC" w:date="2026-06-26T15:30:00Z">
        <w:r>
          <w:rPr>
            <w:rFonts w:hint="eastAsia" w:ascii="Cambria Math" w:hAnsi="Cambria Math" w:cs="Arial"/>
            <w:bCs/>
            <w:sz w:val="18"/>
            <w:szCs w:val="18"/>
          </w:rPr>
          <w:t>；</w:t>
        </w:r>
      </w:ins>
    </w:p>
    <w:p w14:paraId="369A3F24">
      <w:pPr>
        <w:ind w:firstLine="360" w:firstLineChars="200"/>
        <w:rPr>
          <w:rFonts w:ascii="Cambria Math" w:hAnsi="Cambria Math" w:cs="Arial"/>
          <w:bCs/>
          <w:sz w:val="18"/>
          <w:szCs w:val="18"/>
        </w:rPr>
      </w:pPr>
      <w:r>
        <w:rPr>
          <w:rFonts w:hint="eastAsia"/>
          <w:sz w:val="18"/>
          <w:szCs w:val="18"/>
        </w:rPr>
        <w:t>（1</w:t>
      </w:r>
      <w:r>
        <w:rPr>
          <w:sz w:val="18"/>
          <w:szCs w:val="18"/>
        </w:rPr>
        <w:t>2</w:t>
      </w:r>
      <w:r>
        <w:rPr>
          <w:rFonts w:hint="eastAsia"/>
          <w:sz w:val="18"/>
          <w:szCs w:val="18"/>
        </w:rPr>
        <w:t>）</w:t>
      </w:r>
      <w:r>
        <w:rPr>
          <w:rFonts w:hint="eastAsia" w:ascii="Cambria Math" w:hAnsi="Cambria Math" w:cs="Arial"/>
          <w:bCs/>
          <w:sz w:val="18"/>
          <w:szCs w:val="18"/>
        </w:rPr>
        <w:t>提取</w:t>
      </w:r>
      <w:del w:id="363" w:author="LRC" w:date="2026-06-26T15:30:00Z">
        <w:r>
          <w:rPr>
            <w:rFonts w:hint="eastAsia" w:ascii="Cambria Math" w:hAnsi="Cambria Math" w:cs="Arial"/>
            <w:bCs/>
            <w:sz w:val="18"/>
            <w:szCs w:val="18"/>
          </w:rPr>
          <w:delText>节点</w:delText>
        </w:r>
      </w:del>
      <m:oMath>
        <m:sSub>
          <m:sSubPr>
            <m:ctrlPr>
              <w:rPr>
                <w:rFonts w:ascii="Cambria Math" w:hAnsi="Cambria Math" w:cs="Arial"/>
                <w:bCs/>
                <w:i/>
                <w:iCs/>
                <w:sz w:val="18"/>
                <w:szCs w:val="18"/>
              </w:rPr>
            </m:ctrlPr>
          </m:sSubPr>
          <m:e>
            <m:r>
              <m:rPr/>
              <w:rPr>
                <w:rFonts w:ascii="Cambria Math" w:hAnsi="Cambria Math" w:cs="Arial"/>
                <w:sz w:val="18"/>
                <w:szCs w:val="18"/>
              </w:rPr>
              <m:t>v</m:t>
            </m:r>
            <m:ctrlPr>
              <w:rPr>
                <w:rFonts w:hint="eastAsia" w:ascii="Cambria Math" w:hAnsi="Cambria Math" w:cs="Arial"/>
                <w:bCs/>
                <w:i/>
                <w:iCs/>
                <w:sz w:val="18"/>
                <w:szCs w:val="18"/>
              </w:rPr>
            </m:ctrlPr>
          </m:e>
          <m:sub>
            <m:r>
              <m:rPr>
                <m:sty m:val="p"/>
              </m:rPr>
              <w:rPr>
                <w:rFonts w:ascii="Cambria Math" w:hAnsi="Cambria Math" w:cs="Arial"/>
                <w:sz w:val="18"/>
                <w:szCs w:val="18"/>
              </w:rPr>
              <m:t>s</m:t>
            </m:r>
            <m:ctrlPr>
              <w:rPr>
                <w:rFonts w:hint="eastAsia" w:ascii="Cambria Math" w:hAnsi="Cambria Math" w:cs="Arial"/>
                <w:bCs/>
                <w:i/>
                <w:iCs/>
                <w:sz w:val="18"/>
                <w:szCs w:val="18"/>
              </w:rPr>
            </m:ctrlPr>
          </m:sub>
        </m:sSub>
      </m:oMath>
      <w:r>
        <w:rPr>
          <w:rFonts w:hint="eastAsia" w:ascii="Cambria Math" w:hAnsi="Cambria Math" w:cs="Arial"/>
          <w:bCs/>
          <w:iCs/>
          <w:sz w:val="18"/>
          <w:szCs w:val="18"/>
        </w:rPr>
        <w:t>和</w:t>
      </w:r>
      <m:oMath>
        <m:sSub>
          <m:sSubPr>
            <m:ctrlPr>
              <w:rPr>
                <w:rFonts w:ascii="Cambria Math" w:hAnsi="Cambria Math" w:cs="Arial"/>
                <w:bCs/>
                <w:i/>
                <w:iCs/>
                <w:sz w:val="18"/>
                <w:szCs w:val="18"/>
              </w:rPr>
            </m:ctrlPr>
          </m:sSubPr>
          <m:e>
            <m:r>
              <m:rPr/>
              <w:rPr>
                <w:rFonts w:ascii="Cambria Math" w:hAnsi="Cambria Math" w:cs="Arial"/>
                <w:sz w:val="18"/>
                <w:szCs w:val="18"/>
              </w:rPr>
              <m:t>v</m:t>
            </m:r>
            <m:ctrlPr>
              <w:rPr>
                <w:rFonts w:hint="eastAsia" w:ascii="Cambria Math" w:hAnsi="Cambria Math" w:cs="Arial"/>
                <w:bCs/>
                <w:i/>
                <w:iCs/>
                <w:sz w:val="18"/>
                <w:szCs w:val="18"/>
              </w:rPr>
            </m:ctrlPr>
          </m:e>
          <m:sub>
            <m:r>
              <m:rPr/>
              <w:rPr>
                <w:rFonts w:ascii="Cambria Math" w:hAnsi="Cambria Math" w:cs="Arial"/>
                <w:sz w:val="18"/>
                <w:szCs w:val="18"/>
              </w:rPr>
              <m:t>c</m:t>
            </m:r>
            <m:ctrlPr>
              <w:rPr>
                <w:rFonts w:hint="eastAsia" w:ascii="Cambria Math" w:hAnsi="Cambria Math" w:cs="Arial"/>
                <w:bCs/>
                <w:i/>
                <w:iCs/>
                <w:sz w:val="18"/>
                <w:szCs w:val="18"/>
              </w:rPr>
            </m:ctrlPr>
          </m:sub>
        </m:sSub>
      </m:oMath>
      <w:r>
        <w:rPr>
          <w:rFonts w:hint="eastAsia" w:ascii="Cambria Math" w:hAnsi="Cambria Math" w:cs="Arial"/>
          <w:bCs/>
          <w:iCs/>
          <w:sz w:val="18"/>
          <w:szCs w:val="18"/>
        </w:rPr>
        <w:t>之间的边</w:t>
      </w:r>
      <m:oMath>
        <m:sSub>
          <m:sSubPr>
            <m:ctrlPr>
              <w:rPr>
                <w:rFonts w:ascii="Cambria Math" w:hAnsi="Cambria Math" w:cs="Arial"/>
                <w:bCs/>
                <w:i/>
                <w:iCs/>
                <w:sz w:val="18"/>
                <w:szCs w:val="18"/>
              </w:rPr>
            </m:ctrlPr>
          </m:sSubPr>
          <m:e>
            <m:r>
              <m:rPr/>
              <w:rPr>
                <w:rFonts w:ascii="Cambria Math" w:hAnsi="Cambria Math" w:cs="Arial"/>
                <w:sz w:val="18"/>
                <w:szCs w:val="18"/>
              </w:rPr>
              <m:t>e</m:t>
            </m:r>
            <m:ctrlPr>
              <w:rPr>
                <w:rFonts w:hint="eastAsia" w:ascii="Cambria Math" w:hAnsi="Cambria Math" w:cs="Arial"/>
                <w:bCs/>
                <w:i/>
                <w:iCs/>
                <w:sz w:val="18"/>
                <w:szCs w:val="18"/>
              </w:rPr>
            </m:ctrlPr>
          </m:e>
          <m:sub>
            <m:r>
              <m:rPr/>
              <w:rPr>
                <w:rFonts w:ascii="Cambria Math" w:hAnsi="Cambria Math" w:cs="Arial"/>
                <w:sz w:val="18"/>
                <w:szCs w:val="18"/>
              </w:rPr>
              <m:t>c</m:t>
            </m:r>
            <m:ctrlPr>
              <w:rPr>
                <w:rFonts w:hint="eastAsia" w:ascii="Cambria Math" w:hAnsi="Cambria Math" w:cs="Arial"/>
                <w:bCs/>
                <w:i/>
                <w:iCs/>
                <w:sz w:val="18"/>
                <w:szCs w:val="18"/>
              </w:rPr>
            </m:ctrlPr>
          </m:sub>
        </m:sSub>
      </m:oMath>
      <w:r>
        <w:rPr>
          <w:rFonts w:ascii="Cambria Math" w:hAnsi="Cambria Math" w:cs="Arial"/>
          <w:bCs/>
          <w:sz w:val="18"/>
          <w:szCs w:val="18"/>
        </w:rPr>
        <w:t>;</w:t>
      </w:r>
    </w:p>
    <w:p w14:paraId="567519E6">
      <w:pPr>
        <w:ind w:firstLine="360" w:firstLineChars="200"/>
        <w:rPr>
          <w:rFonts w:ascii="Cambria Math" w:hAnsi="Cambria Math" w:cs="Arial"/>
          <w:bCs/>
          <w:sz w:val="18"/>
          <w:szCs w:val="18"/>
        </w:rPr>
      </w:pPr>
      <w:r>
        <w:rPr>
          <w:rFonts w:hint="eastAsia"/>
          <w:sz w:val="18"/>
          <w:szCs w:val="18"/>
        </w:rPr>
        <w:t>（1</w:t>
      </w:r>
      <w:r>
        <w:rPr>
          <w:sz w:val="18"/>
          <w:szCs w:val="18"/>
        </w:rPr>
        <w:t>3</w:t>
      </w:r>
      <w:r>
        <w:rPr>
          <w:rFonts w:hint="eastAsia"/>
          <w:sz w:val="18"/>
          <w:szCs w:val="18"/>
        </w:rPr>
        <w:t>）</w:t>
      </w:r>
      <m:oMath>
        <m:sSub>
          <m:sSubPr>
            <m:ctrlPr>
              <w:rPr>
                <w:rFonts w:ascii="Cambria Math" w:hAnsi="Cambria Math"/>
                <w:i/>
                <w:sz w:val="18"/>
                <w:szCs w:val="24"/>
              </w:rPr>
            </m:ctrlPr>
          </m:sSubPr>
          <m:e>
            <m:r>
              <m:rPr/>
              <w:rPr>
                <w:rFonts w:ascii="Cambria Math" w:hAnsi="Cambria Math"/>
                <w:sz w:val="18"/>
                <w:szCs w:val="24"/>
              </w:rPr>
              <m:t>V</m:t>
            </m:r>
            <m:ctrlPr>
              <w:rPr>
                <w:rFonts w:ascii="Cambria Math" w:hAnsi="Cambria Math"/>
                <w:i/>
                <w:sz w:val="18"/>
                <w:szCs w:val="24"/>
              </w:rPr>
            </m:ctrlPr>
          </m:e>
          <m:sub>
            <m:r>
              <m:rPr>
                <m:sty m:val="p"/>
              </m:rPr>
              <w:rPr>
                <w:rFonts w:ascii="Cambria Math" w:hAnsi="Cambria Math"/>
                <w:sz w:val="18"/>
                <w:szCs w:val="24"/>
              </w:rPr>
              <m:t>s</m:t>
            </m:r>
            <m:ctrlPr>
              <w:rPr>
                <w:rFonts w:ascii="Cambria Math" w:hAnsi="Cambria Math"/>
                <w:i/>
                <w:sz w:val="18"/>
                <w:szCs w:val="24"/>
              </w:rPr>
            </m:ctrlPr>
          </m:sub>
        </m:sSub>
        <m:r>
          <m:rPr/>
          <w:rPr>
            <w:rFonts w:ascii="Cambria Math" w:hAnsi="Cambria Math"/>
            <w:sz w:val="18"/>
            <w:szCs w:val="24"/>
          </w:rPr>
          <m:t>:=</m:t>
        </m:r>
        <m:sSub>
          <m:sSubPr>
            <m:ctrlPr>
              <w:rPr>
                <w:rFonts w:ascii="Cambria Math" w:hAnsi="Cambria Math"/>
                <w:i/>
                <w:sz w:val="18"/>
                <w:szCs w:val="24"/>
              </w:rPr>
            </m:ctrlPr>
          </m:sSubPr>
          <m:e>
            <m:r>
              <m:rPr/>
              <w:rPr>
                <w:rFonts w:ascii="Cambria Math" w:hAnsi="Cambria Math"/>
                <w:sz w:val="18"/>
                <w:szCs w:val="24"/>
              </w:rPr>
              <m:t>V</m:t>
            </m:r>
            <m:ctrlPr>
              <w:rPr>
                <w:rFonts w:ascii="Cambria Math" w:hAnsi="Cambria Math"/>
                <w:i/>
                <w:sz w:val="18"/>
                <w:szCs w:val="24"/>
              </w:rPr>
            </m:ctrlPr>
          </m:e>
          <m:sub>
            <m:r>
              <m:rPr>
                <m:sty m:val="p"/>
              </m:rPr>
              <w:rPr>
                <w:rFonts w:ascii="Cambria Math" w:hAnsi="Cambria Math"/>
                <w:sz w:val="18"/>
                <w:szCs w:val="24"/>
              </w:rPr>
              <m:t>s</m:t>
            </m:r>
            <m:ctrlPr>
              <w:rPr>
                <w:rFonts w:ascii="Cambria Math" w:hAnsi="Cambria Math"/>
                <w:i/>
                <w:sz w:val="18"/>
                <w:szCs w:val="24"/>
              </w:rPr>
            </m:ctrlPr>
          </m:sub>
        </m:sSub>
        <m:r>
          <m:rPr/>
          <w:rPr>
            <w:rFonts w:hint="eastAsia" w:ascii="Cambria Math" w:hAnsi="Cambria Math"/>
            <w:sz w:val="18"/>
            <w:szCs w:val="24"/>
          </w:rPr>
          <m:t>∪</m:t>
        </m:r>
        <m:sSub>
          <m:sSubPr>
            <m:ctrlPr>
              <w:rPr>
                <w:rFonts w:ascii="Cambria Math" w:hAnsi="Cambria Math"/>
                <w:i/>
                <w:sz w:val="18"/>
                <w:szCs w:val="24"/>
              </w:rPr>
            </m:ctrlPr>
          </m:sSubPr>
          <m:e>
            <m:r>
              <m:rPr/>
              <w:rPr>
                <w:rFonts w:ascii="Cambria Math" w:hAnsi="Cambria Math"/>
                <w:sz w:val="18"/>
                <w:szCs w:val="24"/>
              </w:rPr>
              <m:t>{v</m:t>
            </m:r>
            <m:ctrlPr>
              <w:rPr>
                <w:rFonts w:ascii="Cambria Math" w:hAnsi="Cambria Math"/>
                <w:sz w:val="18"/>
                <w:szCs w:val="24"/>
              </w:rPr>
            </m:ctrlPr>
          </m:e>
          <m:sub>
            <m:r>
              <m:rPr/>
              <w:rPr>
                <w:rFonts w:ascii="Cambria Math" w:hAnsi="Cambria Math"/>
                <w:sz w:val="18"/>
                <w:szCs w:val="24"/>
              </w:rPr>
              <m:t>c</m:t>
            </m:r>
            <m:ctrlPr>
              <w:rPr>
                <w:rFonts w:ascii="Cambria Math" w:hAnsi="Cambria Math"/>
                <w:i/>
                <w:sz w:val="18"/>
                <w:szCs w:val="24"/>
              </w:rPr>
            </m:ctrlPr>
          </m:sub>
        </m:sSub>
        <m:r>
          <m:rPr/>
          <w:rPr>
            <w:rFonts w:ascii="Cambria Math" w:hAnsi="Cambria Math"/>
            <w:sz w:val="18"/>
            <w:szCs w:val="24"/>
          </w:rPr>
          <m:t>}</m:t>
        </m:r>
        <m:r>
          <m:rPr>
            <m:sty m:val="p"/>
          </m:rPr>
          <w:rPr>
            <w:rFonts w:hint="eastAsia" w:ascii="Cambria Math" w:hAnsi="Cambria Math"/>
            <w:sz w:val="18"/>
            <w:szCs w:val="24"/>
          </w:rPr>
          <m:t>，</m:t>
        </m:r>
        <m:sSub>
          <m:sSubPr>
            <m:ctrlPr>
              <w:rPr>
                <w:rFonts w:ascii="Cambria Math" w:hAnsi="Cambria Math"/>
                <w:i/>
                <w:iCs/>
                <w:sz w:val="18"/>
                <w:szCs w:val="24"/>
              </w:rPr>
            </m:ctrlPr>
          </m:sSubPr>
          <m:e>
            <m:r>
              <m:rPr/>
              <w:rPr>
                <w:rFonts w:ascii="Cambria Math" w:hAnsi="Cambria Math"/>
                <w:sz w:val="18"/>
                <w:szCs w:val="24"/>
              </w:rPr>
              <m:t>E</m:t>
            </m:r>
            <m:ctrlPr>
              <w:rPr>
                <w:rFonts w:ascii="Cambria Math" w:hAnsi="Cambria Math"/>
                <w:i/>
                <w:iCs/>
                <w:sz w:val="18"/>
                <w:szCs w:val="24"/>
              </w:rPr>
            </m:ctrlPr>
          </m:e>
          <m:sub>
            <m:r>
              <m:rPr>
                <m:sty m:val="p"/>
              </m:rPr>
              <w:rPr>
                <w:rFonts w:ascii="Cambria Math" w:hAnsi="Cambria Math"/>
                <w:sz w:val="18"/>
                <w:szCs w:val="24"/>
              </w:rPr>
              <m:t>s</m:t>
            </m:r>
            <m:ctrlPr>
              <w:rPr>
                <w:rFonts w:ascii="Cambria Math" w:hAnsi="Cambria Math"/>
                <w:i/>
                <w:iCs/>
                <w:sz w:val="18"/>
                <w:szCs w:val="24"/>
              </w:rPr>
            </m:ctrlPr>
          </m:sub>
        </m:sSub>
        <m:r>
          <m:rPr/>
          <w:rPr>
            <w:rFonts w:ascii="Cambria Math" w:hAnsi="Cambria Math"/>
            <w:sz w:val="18"/>
            <w:szCs w:val="24"/>
          </w:rPr>
          <m:t>:=</m:t>
        </m:r>
        <m:sSub>
          <m:sSubPr>
            <m:ctrlPr>
              <w:rPr>
                <w:rFonts w:ascii="Cambria Math" w:hAnsi="Cambria Math"/>
                <w:i/>
                <w:iCs/>
                <w:sz w:val="18"/>
                <w:szCs w:val="24"/>
              </w:rPr>
            </m:ctrlPr>
          </m:sSubPr>
          <m:e>
            <m:r>
              <m:rPr/>
              <w:rPr>
                <w:rFonts w:ascii="Cambria Math" w:hAnsi="Cambria Math"/>
                <w:sz w:val="18"/>
                <w:szCs w:val="24"/>
              </w:rPr>
              <m:t>E</m:t>
            </m:r>
            <m:ctrlPr>
              <w:rPr>
                <w:rFonts w:ascii="Cambria Math" w:hAnsi="Cambria Math"/>
                <w:i/>
                <w:iCs/>
                <w:sz w:val="18"/>
                <w:szCs w:val="24"/>
              </w:rPr>
            </m:ctrlPr>
          </m:e>
          <m:sub>
            <m:r>
              <m:rPr>
                <m:sty m:val="p"/>
              </m:rPr>
              <w:rPr>
                <w:rFonts w:ascii="Cambria Math" w:hAnsi="Cambria Math"/>
                <w:sz w:val="18"/>
                <w:szCs w:val="24"/>
              </w:rPr>
              <m:t>s</m:t>
            </m:r>
            <m:ctrlPr>
              <w:rPr>
                <w:rFonts w:ascii="Cambria Math" w:hAnsi="Cambria Math"/>
                <w:i/>
                <w:iCs/>
                <w:sz w:val="18"/>
                <w:szCs w:val="24"/>
              </w:rPr>
            </m:ctrlPr>
          </m:sub>
        </m:sSub>
        <m:r>
          <m:rPr/>
          <w:rPr>
            <w:rFonts w:hint="eastAsia" w:ascii="Cambria Math" w:hAnsi="Cambria Math"/>
            <w:sz w:val="18"/>
            <w:szCs w:val="24"/>
          </w:rPr>
          <m:t>∪</m:t>
        </m:r>
        <m:r>
          <m:rPr/>
          <w:rPr>
            <w:rFonts w:ascii="Cambria Math" w:hAnsi="Cambria Math"/>
            <w:sz w:val="18"/>
            <w:szCs w:val="24"/>
          </w:rPr>
          <m:t>{</m:t>
        </m:r>
        <m:sSub>
          <m:sSubPr>
            <m:ctrlPr>
              <w:rPr>
                <w:rFonts w:ascii="Cambria Math" w:hAnsi="Cambria Math"/>
                <w:i/>
                <w:iCs/>
                <w:sz w:val="18"/>
                <w:szCs w:val="24"/>
              </w:rPr>
            </m:ctrlPr>
          </m:sSubPr>
          <m:e>
            <m:r>
              <m:rPr/>
              <w:rPr>
                <w:rFonts w:ascii="Cambria Math" w:hAnsi="Cambria Math"/>
                <w:sz w:val="18"/>
                <w:szCs w:val="24"/>
              </w:rPr>
              <m:t>e</m:t>
            </m:r>
            <m:ctrlPr>
              <w:rPr>
                <w:rFonts w:ascii="Cambria Math" w:hAnsi="Cambria Math"/>
                <w:i/>
                <w:iCs/>
                <w:sz w:val="18"/>
                <w:szCs w:val="24"/>
              </w:rPr>
            </m:ctrlPr>
          </m:e>
          <m:sub>
            <m:r>
              <m:rPr/>
              <w:rPr>
                <w:rFonts w:ascii="Cambria Math" w:hAnsi="Cambria Math"/>
                <w:sz w:val="18"/>
                <w:szCs w:val="24"/>
              </w:rPr>
              <m:t>c</m:t>
            </m:r>
            <m:ctrlPr>
              <w:rPr>
                <w:rFonts w:ascii="Cambria Math" w:hAnsi="Cambria Math"/>
                <w:i/>
                <w:iCs/>
                <w:sz w:val="18"/>
                <w:szCs w:val="24"/>
              </w:rPr>
            </m:ctrlPr>
          </m:sub>
        </m:sSub>
        <m:r>
          <m:rPr/>
          <w:rPr>
            <w:rFonts w:ascii="Cambria Math" w:hAnsi="Cambria Math"/>
            <w:sz w:val="18"/>
            <w:szCs w:val="24"/>
          </w:rPr>
          <m:t>}</m:t>
        </m:r>
        <m:r>
          <m:rPr>
            <m:sty m:val="p"/>
          </m:rPr>
          <w:rPr>
            <w:rFonts w:hint="eastAsia" w:ascii="Cambria Math" w:hAnsi="Cambria Math"/>
            <w:sz w:val="18"/>
            <w:szCs w:val="24"/>
          </w:rPr>
          <m:t>，</m:t>
        </m:r>
        <w:del w:id="364" w:author="LRC" w:date="2026-06-26T15:32:00Z">
          <m:r>
            <m:rPr/>
            <w:rPr>
              <w:rFonts w:ascii="Cambria Math" w:hAnsi="Cambria Math"/>
              <w:sz w:val="18"/>
              <w:szCs w:val="24"/>
            </w:rPr>
            <m:t>;</m:t>
          </m:r>
        </w:del>
        <m:sSub>
          <m:sSubPr>
            <m:ctrlPr>
              <w:rPr>
                <w:rFonts w:ascii="Cambria Math" w:hAnsi="Cambria Math"/>
                <w:bCs/>
                <w:i/>
                <w:iCs/>
                <w:sz w:val="18"/>
                <w:szCs w:val="18"/>
              </w:rPr>
            </m:ctrlPr>
          </m:sSubPr>
          <m:e>
            <m:r>
              <m:rPr/>
              <w:rPr>
                <w:rFonts w:ascii="Cambria Math" w:hAnsi="Cambria Math"/>
                <w:sz w:val="18"/>
                <w:szCs w:val="18"/>
              </w:rPr>
              <m:t xml:space="preserve"> L</m:t>
            </m:r>
            <m:ctrlPr>
              <w:rPr>
                <w:rFonts w:ascii="Cambria Math" w:hAnsi="Cambria Math"/>
                <w:bCs/>
                <w:i/>
                <w:iCs/>
                <w:sz w:val="18"/>
                <w:szCs w:val="18"/>
              </w:rPr>
            </m:ctrlPr>
          </m:e>
          <m:sub>
            <m:r>
              <m:rPr>
                <m:sty m:val="p"/>
              </m:rPr>
              <w:rPr>
                <w:rFonts w:ascii="Cambria Math" w:hAnsi="Cambria Math"/>
                <w:sz w:val="18"/>
                <w:szCs w:val="18"/>
              </w:rPr>
              <m:t>s</m:t>
            </m:r>
            <m:ctrlPr>
              <w:rPr>
                <w:rFonts w:ascii="Cambria Math" w:hAnsi="Cambria Math"/>
                <w:bCs/>
                <w:i/>
                <w:iCs/>
                <w:sz w:val="18"/>
                <w:szCs w:val="18"/>
              </w:rPr>
            </m:ctrlPr>
          </m:sub>
        </m:sSub>
        <m:r>
          <m:rPr/>
          <w:rPr>
            <w:rFonts w:ascii="Cambria Math" w:hAnsi="Cambria Math"/>
            <w:sz w:val="18"/>
            <w:szCs w:val="24"/>
          </w:rPr>
          <m:t>:=</m:t>
        </m:r>
        <m:sSub>
          <m:sSubPr>
            <m:ctrlPr>
              <w:rPr>
                <w:rFonts w:ascii="Cambria Math" w:hAnsi="Cambria Math"/>
                <w:bCs/>
                <w:i/>
                <w:iCs/>
                <w:sz w:val="18"/>
                <w:szCs w:val="18"/>
              </w:rPr>
            </m:ctrlPr>
          </m:sSubPr>
          <m:e>
            <m:r>
              <m:rPr/>
              <w:rPr>
                <w:rFonts w:ascii="Cambria Math" w:hAnsi="Cambria Math"/>
                <w:sz w:val="18"/>
                <w:szCs w:val="18"/>
              </w:rPr>
              <m:t>L</m:t>
            </m:r>
            <m:ctrlPr>
              <w:rPr>
                <w:rFonts w:ascii="Cambria Math" w:hAnsi="Cambria Math"/>
                <w:bCs/>
                <w:i/>
                <w:iCs/>
                <w:sz w:val="18"/>
                <w:szCs w:val="18"/>
              </w:rPr>
            </m:ctrlPr>
          </m:e>
          <m:sub>
            <m:r>
              <m:rPr>
                <m:sty m:val="p"/>
              </m:rPr>
              <w:rPr>
                <w:rFonts w:ascii="Cambria Math" w:hAnsi="Cambria Math"/>
                <w:sz w:val="18"/>
                <w:szCs w:val="18"/>
              </w:rPr>
              <m:t>s</m:t>
            </m:r>
            <m:ctrlPr>
              <w:rPr>
                <w:rFonts w:ascii="Cambria Math" w:hAnsi="Cambria Math"/>
                <w:bCs/>
                <w:i/>
                <w:iCs/>
                <w:sz w:val="18"/>
                <w:szCs w:val="18"/>
              </w:rPr>
            </m:ctrlPr>
          </m:sub>
        </m:sSub>
        <m:r>
          <m:rPr/>
          <w:rPr>
            <w:rFonts w:hint="eastAsia" w:ascii="Cambria Math" w:hAnsi="Cambria Math"/>
            <w:sz w:val="18"/>
            <w:szCs w:val="24"/>
          </w:rPr>
          <m:t>∪</m:t>
        </m:r>
        <m:r>
          <m:rPr/>
          <w:rPr>
            <w:rFonts w:ascii="Cambria Math" w:hAnsi="Cambria Math"/>
            <w:sz w:val="18"/>
            <w:szCs w:val="24"/>
          </w:rPr>
          <m:t>{</m:t>
        </m:r>
        <m:sSub>
          <m:sSubPr>
            <m:ctrlPr>
              <w:rPr>
                <w:rFonts w:ascii="Cambria Math" w:hAnsi="Cambria Math" w:cs="Arial"/>
                <w:i/>
                <w:sz w:val="18"/>
                <w:szCs w:val="18"/>
              </w:rPr>
            </m:ctrlPr>
          </m:sSubPr>
          <m:e>
            <m:r>
              <m:rPr/>
              <w:rPr>
                <w:rFonts w:ascii="Cambria Math" w:hAnsi="Cambria Math" w:cs="Arial"/>
                <w:sz w:val="18"/>
                <w:szCs w:val="18"/>
              </w:rPr>
              <m:t>l</m:t>
            </m:r>
            <m:ctrlPr>
              <w:rPr>
                <w:rFonts w:hint="eastAsia" w:ascii="Cambria Math" w:hAnsi="Cambria Math" w:cs="Arial"/>
                <w:i/>
                <w:sz w:val="18"/>
                <w:szCs w:val="18"/>
              </w:rPr>
            </m:ctrlPr>
          </m:e>
          <m:sub>
            <m:r>
              <m:rPr/>
              <w:rPr>
                <w:rFonts w:ascii="Cambria Math" w:hAnsi="Cambria Math" w:cs="Arial"/>
                <w:sz w:val="18"/>
                <w:szCs w:val="18"/>
              </w:rPr>
              <m:t>c</m:t>
            </m:r>
            <m:ctrlPr>
              <w:rPr>
                <w:rFonts w:ascii="Cambria Math" w:hAnsi="Cambria Math" w:cs="Arial"/>
                <w:i/>
                <w:sz w:val="18"/>
                <w:szCs w:val="18"/>
              </w:rPr>
            </m:ctrlPr>
          </m:sub>
        </m:sSub>
        <m:r>
          <m:rPr/>
          <w:rPr>
            <w:rFonts w:ascii="Cambria Math" w:hAnsi="Cambria Math"/>
            <w:sz w:val="18"/>
            <w:szCs w:val="24"/>
          </w:rPr>
          <m:t>}</m:t>
        </m:r>
        <m:r>
          <m:rPr>
            <m:sty m:val="p"/>
          </m:rPr>
          <w:rPr>
            <w:rFonts w:hint="eastAsia" w:ascii="Cambria Math" w:hAnsi="Cambria Math"/>
            <w:sz w:val="18"/>
            <w:szCs w:val="24"/>
          </w:rPr>
          <m:t>，</m:t>
        </m:r>
      </m:oMath>
      <w:r>
        <w:rPr>
          <w:rFonts w:ascii="Cambria Math" w:hAnsi="Cambria Math" w:cs="Arial"/>
          <w:bCs/>
          <w:sz w:val="18"/>
          <w:szCs w:val="18"/>
        </w:rPr>
        <w:t xml:space="preserve"> </w:t>
      </w:r>
      <w:r>
        <w:rPr>
          <w:rFonts w:hint="eastAsia" w:ascii="Cambria Math" w:hAnsi="Cambria Math" w:cs="Arial"/>
          <w:bCs/>
          <w:sz w:val="18"/>
          <w:szCs w:val="18"/>
        </w:rPr>
        <w:t xml:space="preserve">    </w:t>
      </w:r>
      <m:oMath>
        <m:sSub>
          <m:sSubPr>
            <m:ctrlPr>
              <w:rPr>
                <w:rFonts w:ascii="Cambria Math" w:hAnsi="Cambria Math" w:cs="Arial"/>
                <w:bCs/>
                <w:i/>
                <w:sz w:val="18"/>
                <w:szCs w:val="18"/>
              </w:rPr>
            </m:ctrlPr>
          </m:sSubPr>
          <m:e>
            <m:r>
              <m:rPr/>
              <w:rPr>
                <w:rFonts w:ascii="Cambria Math" w:hAnsi="Cambria Math" w:cs="Arial"/>
                <w:sz w:val="18"/>
                <w:szCs w:val="18"/>
              </w:rPr>
              <m:t xml:space="preserve">     v</m:t>
            </m:r>
            <m:ctrlPr>
              <w:rPr>
                <w:rFonts w:hint="eastAsia" w:ascii="Cambria Math" w:hAnsi="Cambria Math" w:cs="Arial"/>
                <w:bCs/>
                <w:i/>
                <w:sz w:val="18"/>
                <w:szCs w:val="18"/>
              </w:rPr>
            </m:ctrlPr>
          </m:e>
          <m:sub>
            <m:r>
              <m:rPr>
                <m:sty m:val="p"/>
              </m:rPr>
              <w:rPr>
                <w:rFonts w:ascii="Cambria Math" w:hAnsi="Cambria Math" w:cs="Arial"/>
                <w:sz w:val="18"/>
                <w:szCs w:val="18"/>
              </w:rPr>
              <m:t>s</m:t>
            </m:r>
            <m:ctrlPr>
              <w:rPr>
                <w:rFonts w:ascii="Cambria Math" w:hAnsi="Cambria Math" w:cs="Arial"/>
                <w:bCs/>
                <w:i/>
                <w:sz w:val="18"/>
                <w:szCs w:val="18"/>
              </w:rPr>
            </m:ctrlPr>
          </m:sub>
        </m:sSub>
        <m:r>
          <m:rPr/>
          <w:rPr>
            <w:rFonts w:ascii="Cambria Math" w:hAnsi="Cambria Math" w:cs="Arial"/>
            <w:sz w:val="18"/>
            <w:szCs w:val="18"/>
          </w:rPr>
          <m:t>:=</m:t>
        </m:r>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bCs/>
                <w:i/>
                <w:sz w:val="18"/>
                <w:szCs w:val="18"/>
              </w:rPr>
            </m:ctrlPr>
          </m:e>
          <m:sub>
            <m:r>
              <m:rPr/>
              <w:rPr>
                <w:rFonts w:ascii="Cambria Math" w:hAnsi="Cambria Math" w:cs="Arial"/>
                <w:sz w:val="18"/>
                <w:szCs w:val="18"/>
              </w:rPr>
              <m:t>c</m:t>
            </m:r>
            <m:ctrlPr>
              <w:rPr>
                <w:rFonts w:ascii="Cambria Math" w:hAnsi="Cambria Math" w:cs="Arial"/>
                <w:bCs/>
                <w:i/>
                <w:sz w:val="18"/>
                <w:szCs w:val="18"/>
              </w:rPr>
            </m:ctrlPr>
          </m:sub>
        </m:sSub>
      </m:oMath>
      <w:r>
        <w:rPr>
          <w:rFonts w:ascii="Cambria Math" w:hAnsi="Cambria Math" w:cs="Arial"/>
          <w:bCs/>
          <w:sz w:val="18"/>
          <w:szCs w:val="18"/>
        </w:rPr>
        <w:t>;</w:t>
      </w:r>
    </w:p>
    <w:p w14:paraId="656F73E1">
      <w:pPr>
        <w:ind w:firstLine="360" w:firstLineChars="200"/>
        <w:rPr>
          <w:rFonts w:ascii="Cambria Math" w:hAnsi="Cambria Math" w:cs="Arial"/>
          <w:bCs/>
          <w:sz w:val="18"/>
          <w:szCs w:val="18"/>
        </w:rPr>
      </w:pPr>
      <w:r>
        <w:rPr>
          <w:rFonts w:hint="eastAsia"/>
          <w:sz w:val="18"/>
          <w:szCs w:val="18"/>
        </w:rPr>
        <w:t>（1</w:t>
      </w:r>
      <w:r>
        <w:rPr>
          <w:sz w:val="18"/>
          <w:szCs w:val="18"/>
        </w:rPr>
        <w:t>4</w:t>
      </w:r>
      <w:r>
        <w:rPr>
          <w:rFonts w:hint="eastAsia"/>
          <w:sz w:val="18"/>
          <w:szCs w:val="18"/>
        </w:rPr>
        <w:t>）</w:t>
      </w:r>
      <m:oMath>
        <m:sSub>
          <m:sSubPr>
            <m:ctrlPr>
              <w:rPr>
                <w:rFonts w:ascii="Cambria Math" w:hAnsi="Cambria Math" w:cs="Arial"/>
                <w:bCs/>
                <w:i/>
              </w:rPr>
            </m:ctrlPr>
          </m:sSubPr>
          <m:e>
            <m:r>
              <m:rPr/>
              <w:rPr>
                <w:rFonts w:hint="eastAsia" w:ascii="Cambria Math" w:hAnsi="Cambria Math" w:cs="Arial"/>
              </w:rPr>
              <m:t>w</m:t>
            </m:r>
            <m:ctrlPr>
              <w:rPr>
                <w:rFonts w:hint="eastAsia" w:ascii="Cambria Math" w:hAnsi="Cambria Math" w:cs="Arial"/>
                <w:bCs/>
                <w:i/>
              </w:rPr>
            </m:ctrlPr>
          </m:e>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m:sty m:val="p"/>
                  </m:rPr>
                  <w:rPr>
                    <w:rFonts w:hint="eastAsia" w:ascii="Cambria Math" w:hAnsi="Cambria Math" w:cs="Arial"/>
                  </w:rPr>
                  <m:t>s</m:t>
                </m:r>
                <m:ctrlPr>
                  <w:rPr>
                    <w:rFonts w:ascii="Cambria Math" w:hAnsi="Cambria Math" w:cs="Arial"/>
                    <w:bCs/>
                    <w:i/>
                  </w:rPr>
                </m:ctrlPr>
              </m:sub>
            </m:sSub>
            <m:ctrlPr>
              <w:rPr>
                <w:rFonts w:ascii="Cambria Math" w:hAnsi="Cambria Math" w:cs="Arial"/>
                <w:bCs/>
                <w:i/>
              </w:rPr>
            </m:ctrlPr>
          </m:sub>
        </m:sSub>
        <m:r>
          <m:rPr/>
          <w:rPr>
            <w:rFonts w:ascii="Cambria Math" w:hAnsi="Cambria Math" w:cs="Arial"/>
            <w:sz w:val="18"/>
            <w:szCs w:val="18"/>
          </w:rPr>
          <m:t>:</m:t>
        </m:r>
      </m:oMath>
      <w:r>
        <w:rPr>
          <w:rFonts w:ascii="Cambria Math" w:hAnsi="Cambria Math" w:cs="Arial"/>
          <w:bCs/>
          <w:sz w:val="18"/>
          <w:szCs w:val="18"/>
        </w:rPr>
        <w:t>=</w:t>
      </w:r>
      <m:oMath>
        <m:sSub>
          <m:sSubPr>
            <m:ctrlPr>
              <w:rPr>
                <w:rFonts w:ascii="Cambria Math" w:hAnsi="Cambria Math" w:cs="Arial"/>
                <w:bCs/>
                <w:i/>
              </w:rPr>
            </m:ctrlPr>
          </m:sSubPr>
          <m:e>
            <m:r>
              <m:rPr/>
              <w:rPr>
                <w:rFonts w:hint="eastAsia" w:ascii="Cambria Math" w:hAnsi="Cambria Math" w:cs="Arial"/>
              </w:rPr>
              <m:t>w</m:t>
            </m:r>
            <m:ctrlPr>
              <w:rPr>
                <w:rFonts w:hint="eastAsia" w:ascii="Cambria Math" w:hAnsi="Cambria Math" w:cs="Arial"/>
                <w:bCs/>
                <w:i/>
              </w:rPr>
            </m:ctrlPr>
          </m:e>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m:sty m:val="p"/>
                  </m:rPr>
                  <w:rPr>
                    <w:rFonts w:hint="eastAsia" w:ascii="Cambria Math" w:hAnsi="Cambria Math" w:cs="Arial"/>
                  </w:rPr>
                  <m:t>s</m:t>
                </m:r>
                <m:ctrlPr>
                  <w:rPr>
                    <w:rFonts w:ascii="Cambria Math" w:hAnsi="Cambria Math" w:cs="Arial"/>
                    <w:bCs/>
                    <w:i/>
                  </w:rPr>
                </m:ctrlPr>
              </m:sub>
            </m:sSub>
            <m:ctrlPr>
              <w:rPr>
                <w:rFonts w:ascii="Cambria Math" w:hAnsi="Cambria Math" w:cs="Arial"/>
                <w:bCs/>
                <w:i/>
              </w:rPr>
            </m:ctrlPr>
          </m:sub>
        </m:sSub>
        <m:sSub>
          <m:sSubPr>
            <m:ctrlPr>
              <w:del w:id="365" w:author="LRC" w:date="2026-06-26T16:11:00Z">
                <w:rPr>
                  <w:rFonts w:ascii="Cambria Math" w:hAnsi="Cambria Math" w:cs="Arial"/>
                  <w:bCs/>
                  <w:i/>
                  <w:sz w:val="18"/>
                  <w:szCs w:val="18"/>
                </w:rPr>
              </w:del>
            </m:ctrlPr>
          </m:sSubPr>
          <m:e>
            <w:del w:id="366" w:author="LRC" w:date="2026-06-26T16:11:00Z">
              <m:r>
                <m:rPr/>
                <w:rPr>
                  <w:rFonts w:ascii="Cambria Math" w:hAnsi="Cambria Math" w:cs="Arial"/>
                  <w:sz w:val="18"/>
                  <w:szCs w:val="18"/>
                </w:rPr>
                <m:t>W</m:t>
              </m:r>
            </w:del>
            <m:ctrlPr>
              <w:del w:id="367" w:author="LRC" w:date="2026-06-26T16:11:00Z">
                <w:rPr>
                  <w:rFonts w:hint="eastAsia" w:ascii="Cambria Math" w:hAnsi="Cambria Math" w:cs="Arial"/>
                  <w:bCs/>
                  <w:i/>
                  <w:sz w:val="18"/>
                  <w:szCs w:val="18"/>
                </w:rPr>
              </w:del>
            </m:ctrlPr>
          </m:e>
          <m:sub>
            <w:del w:id="368" w:author="LRC" w:date="2026-06-26T16:11:00Z">
              <m:r>
                <m:rPr/>
                <w:rPr>
                  <w:rFonts w:ascii="Cambria Math" w:hAnsi="Cambria Math" w:cs="Arial"/>
                  <w:sz w:val="18"/>
                  <w:szCs w:val="18"/>
                </w:rPr>
                <m:t>v</m:t>
              </m:r>
            </w:del>
            <m:ctrlPr>
              <w:del w:id="369" w:author="LRC" w:date="2026-06-26T16:11:00Z">
                <w:rPr>
                  <w:rFonts w:ascii="Cambria Math" w:hAnsi="Cambria Math" w:cs="Arial"/>
                  <w:bCs/>
                  <w:i/>
                  <w:sz w:val="18"/>
                  <w:szCs w:val="18"/>
                </w:rPr>
              </w:del>
            </m:ctrlPr>
          </m:sub>
        </m:sSub>
        <m:d>
          <m:dPr>
            <m:begChr m:val="["/>
            <m:endChr m:val="]"/>
            <m:ctrlPr>
              <w:del w:id="370" w:author="LRC" w:date="2026-06-26T15:34:00Z">
                <w:rPr>
                  <w:rFonts w:ascii="Cambria Math" w:hAnsi="Cambria Math" w:cs="Arial"/>
                  <w:bCs/>
                  <w:i/>
                  <w:sz w:val="18"/>
                  <w:szCs w:val="18"/>
                </w:rPr>
              </w:del>
            </m:ctrlPr>
          </m:dPr>
          <m:e>
            <m:sSub>
              <m:sSubPr>
                <m:ctrlPr>
                  <w:del w:id="371" w:author="LRC" w:date="2026-06-26T15:34:00Z">
                    <w:rPr>
                      <w:rFonts w:ascii="Cambria Math" w:hAnsi="Cambria Math" w:cs="Arial"/>
                      <w:bCs/>
                      <w:i/>
                      <w:sz w:val="18"/>
                      <w:szCs w:val="18"/>
                    </w:rPr>
                  </w:del>
                </m:ctrlPr>
              </m:sSubPr>
              <m:e>
                <w:del w:id="372" w:author="LRC" w:date="2026-06-26T15:34:00Z">
                  <m:r>
                    <m:rPr/>
                    <w:rPr>
                      <w:rFonts w:ascii="Cambria Math" w:hAnsi="Cambria Math" w:cs="Arial"/>
                      <w:sz w:val="18"/>
                      <w:szCs w:val="18"/>
                    </w:rPr>
                    <m:t>v</m:t>
                  </m:r>
                </w:del>
                <m:ctrlPr>
                  <w:del w:id="373" w:author="LRC" w:date="2026-06-26T15:34:00Z">
                    <w:rPr>
                      <w:rFonts w:ascii="Cambria Math" w:hAnsi="Cambria Math" w:cs="Arial"/>
                      <w:bCs/>
                      <w:i/>
                      <w:sz w:val="18"/>
                      <w:szCs w:val="18"/>
                    </w:rPr>
                  </w:del>
                </m:ctrlPr>
              </m:e>
              <m:sub>
                <w:del w:id="374" w:author="LRC" w:date="2026-06-26T15:34:00Z">
                  <m:r>
                    <m:rPr/>
                    <w:rPr>
                      <w:rFonts w:ascii="Cambria Math" w:hAnsi="Cambria Math" w:cs="Arial"/>
                      <w:sz w:val="18"/>
                      <w:szCs w:val="18"/>
                    </w:rPr>
                    <m:t>s</m:t>
                  </m:r>
                </w:del>
                <m:ctrlPr>
                  <w:del w:id="375" w:author="LRC" w:date="2026-06-26T15:34:00Z">
                    <w:rPr>
                      <w:rFonts w:ascii="Cambria Math" w:hAnsi="Cambria Math" w:cs="Arial"/>
                      <w:bCs/>
                      <w:i/>
                      <w:sz w:val="18"/>
                      <w:szCs w:val="18"/>
                    </w:rPr>
                  </w:del>
                </m:ctrlPr>
              </m:sub>
            </m:sSub>
            <m:ctrlPr>
              <w:del w:id="376" w:author="LRC" w:date="2026-06-26T15:34:00Z">
                <w:rPr>
                  <w:rFonts w:ascii="Cambria Math" w:hAnsi="Cambria Math" w:cs="Arial"/>
                  <w:bCs/>
                  <w:i/>
                  <w:sz w:val="18"/>
                  <w:szCs w:val="18"/>
                </w:rPr>
              </w:del>
            </m:ctrlPr>
          </m:e>
        </m:d>
        <m:r>
          <m:rPr/>
          <w:rPr>
            <w:rFonts w:ascii="Cambria Math" w:hAnsi="Cambria Math" w:cs="Arial"/>
            <w:sz w:val="18"/>
            <w:szCs w:val="18"/>
          </w:rPr>
          <m:t>/</m:t>
        </m:r>
      </m:oMath>
      <w:r>
        <w:rPr>
          <w:rFonts w:ascii="Cambria Math" w:hAnsi="Cambria Math" w:cs="Arial"/>
          <w:bCs/>
          <w:sz w:val="18"/>
          <w:szCs w:val="18"/>
        </w:rPr>
        <w:t>2;</w:t>
      </w:r>
    </w:p>
    <w:p w14:paraId="7FBD6B15">
      <w:pPr>
        <w:ind w:firstLine="360" w:firstLineChars="200"/>
        <w:rPr>
          <w:b/>
          <w:sz w:val="18"/>
          <w:szCs w:val="18"/>
        </w:rPr>
      </w:pPr>
      <w:r>
        <w:rPr>
          <w:rFonts w:hint="eastAsia"/>
          <w:sz w:val="18"/>
          <w:szCs w:val="18"/>
        </w:rPr>
        <w:t>（1</w:t>
      </w:r>
      <w:r>
        <w:rPr>
          <w:sz w:val="18"/>
          <w:szCs w:val="18"/>
        </w:rPr>
        <w:t>5</w:t>
      </w:r>
      <w:r>
        <w:rPr>
          <w:rFonts w:hint="eastAsia"/>
          <w:sz w:val="18"/>
          <w:szCs w:val="18"/>
        </w:rPr>
        <w:t>）</w:t>
      </w:r>
      <m:oMath>
        <m:r>
          <m:rPr>
            <m:sty m:val="b"/>
          </m:rPr>
          <w:rPr>
            <w:rFonts w:ascii="Cambria Math" w:hAnsi="Cambria Math" w:cs="Arial"/>
            <w:sz w:val="18"/>
            <w:szCs w:val="18"/>
          </w:rPr>
          <m:t>End  while</m:t>
        </m:r>
      </m:oMath>
      <w:r>
        <w:rPr>
          <w:rFonts w:hint="eastAsia"/>
          <w:b/>
          <w:sz w:val="18"/>
          <w:szCs w:val="18"/>
        </w:rPr>
        <w:t>;</w:t>
      </w:r>
    </w:p>
    <w:p w14:paraId="33B82A19">
      <w:pPr>
        <w:ind w:firstLine="360" w:firstLineChars="200"/>
        <w:rPr>
          <w:rFonts w:ascii="黑体" w:hAnsi="黑体" w:eastAsia="黑体"/>
          <w:bCs/>
        </w:rPr>
      </w:pPr>
      <w:r>
        <w:rPr>
          <w:rFonts w:hint="eastAsia"/>
          <w:sz w:val="18"/>
          <w:szCs w:val="18"/>
        </w:rPr>
        <w:t>（1</w:t>
      </w:r>
      <w:r>
        <w:rPr>
          <w:sz w:val="18"/>
          <w:szCs w:val="18"/>
        </w:rPr>
        <w:t>6</w:t>
      </w:r>
      <w:r>
        <w:rPr>
          <w:rFonts w:hint="eastAsia"/>
          <w:sz w:val="18"/>
          <w:szCs w:val="18"/>
        </w:rPr>
        <w:t>）</w:t>
      </w:r>
      <m:oMath>
        <m:r>
          <m:rPr>
            <m:sty m:val="b"/>
          </m:rPr>
          <w:rPr>
            <w:rFonts w:ascii="Cambria Math" w:hAnsi="Cambria Math" w:cs="Arial"/>
            <w:sz w:val="18"/>
            <w:szCs w:val="18"/>
          </w:rPr>
          <m:t>Return</m:t>
        </m:r>
        <m:r>
          <m:rPr>
            <m:sty m:val="p"/>
          </m:rPr>
          <w:rPr>
            <w:rFonts w:ascii="Cambria Math" w:hAnsi="Cambria Math" w:cs="Arial"/>
            <w:sz w:val="18"/>
            <w:szCs w:val="18"/>
          </w:rPr>
          <m:t xml:space="preserve">  </m:t>
        </m:r>
        <m:sSub>
          <m:sSubPr>
            <m:ctrlPr>
              <w:rPr>
                <w:rFonts w:ascii="Cambria Math" w:hAnsi="Cambria Math" w:cs="Arial"/>
                <w:bCs/>
                <w:i/>
                <w:sz w:val="18"/>
                <w:szCs w:val="18"/>
              </w:rPr>
            </m:ctrlPr>
          </m:sSubPr>
          <m:e>
            <m:r>
              <m:rPr/>
              <w:rPr>
                <w:rFonts w:ascii="Cambria Math" w:hAnsi="Cambria Math" w:cs="Arial"/>
                <w:sz w:val="18"/>
                <w:szCs w:val="18"/>
              </w:rPr>
              <m:t>G</m:t>
            </m:r>
            <m:ctrlPr>
              <w:rPr>
                <w:rFonts w:ascii="Cambria Math" w:hAnsi="Cambria Math" w:cs="Arial"/>
                <w:bCs/>
                <w:i/>
                <w:sz w:val="18"/>
                <w:szCs w:val="18"/>
              </w:rPr>
            </m:ctrlPr>
          </m:e>
          <m:sub>
            <m:r>
              <m:rPr>
                <m:sty m:val="p"/>
              </m:rPr>
              <w:rPr>
                <w:rFonts w:ascii="Cambria Math" w:hAnsi="Cambria Math" w:cs="Arial"/>
                <w:sz w:val="18"/>
                <w:szCs w:val="18"/>
              </w:rPr>
              <m:t>s</m:t>
            </m:r>
            <m:ctrlPr>
              <w:rPr>
                <w:rFonts w:ascii="Cambria Math" w:hAnsi="Cambria Math" w:cs="Arial"/>
                <w:bCs/>
                <w:i/>
                <w:sz w:val="18"/>
                <w:szCs w:val="18"/>
              </w:rPr>
            </m:ctrlPr>
          </m:sub>
        </m:sSub>
      </m:oMath>
      <w:r>
        <w:rPr>
          <w:rFonts w:hint="eastAsia" w:ascii="Cambria Math" w:hAnsi="Cambria Math" w:cs="Arial"/>
          <w:bCs/>
          <w:sz w:val="18"/>
          <w:szCs w:val="18"/>
        </w:rPr>
        <w:t>。</w:t>
      </w:r>
    </w:p>
    <w:p w14:paraId="0AAADD19">
      <w:pPr>
        <w:spacing w:line="360" w:lineRule="auto"/>
        <w:rPr>
          <w:rFonts w:ascii="黑体" w:hAnsi="黑体" w:eastAsia="黑体" w:cs="黑体"/>
          <w:bCs/>
        </w:rPr>
      </w:pPr>
      <w:r>
        <w:rPr>
          <w:rFonts w:ascii="黑体" w:hAnsi="黑体" w:eastAsia="黑体"/>
          <w:bCs/>
        </w:rPr>
        <w:t>2</w:t>
      </w:r>
      <w:r>
        <w:rPr>
          <w:rFonts w:hint="eastAsia" w:ascii="黑体" w:hAnsi="黑体" w:eastAsia="黑体"/>
          <w:bCs/>
        </w:rPr>
        <w:t>.2</w:t>
      </w:r>
      <w:del w:id="377" w:author="LRC" w:date="2026-06-26T16:21:00Z">
        <w:r>
          <w:rPr>
            <w:rFonts w:hint="eastAsia" w:ascii="黑体" w:hAnsi="黑体" w:eastAsia="黑体"/>
            <w:bCs/>
          </w:rPr>
          <w:delText>.1</w:delText>
        </w:r>
      </w:del>
      <w:r>
        <w:rPr>
          <w:rFonts w:hint="eastAsia" w:ascii="黑体" w:hAnsi="黑体" w:eastAsia="黑体" w:cs="黑体"/>
          <w:bCs/>
        </w:rPr>
        <w:t xml:space="preserve"> 节点权重</w:t>
      </w:r>
      <w:r>
        <w:rPr>
          <w:rFonts w:hint="eastAsia" w:ascii="黑体" w:hAnsi="黑体" w:eastAsia="黑体"/>
          <w:bCs/>
        </w:rPr>
        <w:t>预测模型</w:t>
      </w:r>
    </w:p>
    <w:p w14:paraId="3154FD6F">
      <w:pPr>
        <w:ind w:firstLine="420" w:firstLineChars="200"/>
        <w:rPr>
          <w:ins w:id="378" w:author="LRC" w:date="2026-06-26T16:40:00Z"/>
        </w:rPr>
      </w:pPr>
      <w:r>
        <w:rPr>
          <w:rFonts w:hint="eastAsia"/>
        </w:rPr>
        <w:t>为预测图中节点的重要性</w:t>
      </w:r>
      <w:del w:id="379" w:author="LRC" w:date="2026-06-26T16:34:00Z">
        <w:r>
          <w:rPr>
            <w:rFonts w:hint="eastAsia"/>
          </w:rPr>
          <w:delText>的预测</w:delText>
        </w:r>
      </w:del>
      <w:r>
        <w:rPr>
          <w:rFonts w:hint="eastAsia"/>
        </w:rPr>
        <w:t>，本研究设计</w:t>
      </w:r>
      <w:del w:id="380" w:author="LRC" w:date="2026-06-26T16:34:00Z">
        <w:r>
          <w:rPr>
            <w:rFonts w:hint="eastAsia"/>
          </w:rPr>
          <w:delText>了一种基于邻域匹配机制的</w:delText>
        </w:r>
      </w:del>
      <w:r>
        <w:rPr>
          <w:rFonts w:hint="eastAsia"/>
        </w:rPr>
        <w:t>节点权重预测模型EchoModel</w:t>
      </w:r>
      <w:bookmarkStart w:id="8" w:name="_Hlk215854544"/>
      <w:r>
        <w:rPr>
          <w:rFonts w:hint="eastAsia"/>
        </w:rPr>
        <w:t>，采用双分支架构</w:t>
      </w:r>
      <w:del w:id="381" w:author="LRC" w:date="2026-06-26T16:40:00Z">
        <w:r>
          <w:rPr>
            <w:rFonts w:hint="eastAsia"/>
          </w:rPr>
          <w:delText>分别得到</w:delText>
        </w:r>
      </w:del>
      <w:del w:id="382" w:author="LRC" w:date="2026-06-26T16:38:00Z">
        <w:r>
          <w:rPr>
            <w:rFonts w:hint="eastAsia"/>
          </w:rPr>
          <w:delText>图</w:delText>
        </w:r>
      </w:del>
      <m:oMath>
        <w:del w:id="383" w:author="LRC" w:date="2026-06-26T16:40:00Z">
          <m:r>
            <m:rPr/>
            <w:rPr>
              <w:rFonts w:ascii="Cambria Math" w:hAnsi="Cambria Math"/>
            </w:rPr>
            <m:t>G</m:t>
          </m:r>
        </w:del>
      </m:oMath>
      <w:del w:id="384" w:author="LRC" w:date="2026-06-26T16:40:00Z">
        <w:r>
          <w:rPr>
            <w:rFonts w:hint="eastAsia"/>
          </w:rPr>
          <w:delText>的节点特征表示和</w:delText>
        </w:r>
      </w:del>
      <w:del w:id="385" w:author="LRC" w:date="2026-06-26T16:38:00Z">
        <w:r>
          <w:rPr/>
          <w:delText>Motif</w:delText>
        </w:r>
      </w:del>
      <w:del w:id="386" w:author="LRC" w:date="2026-06-26T16:38:00Z">
        <w:r>
          <w:rPr>
            <w:rFonts w:hint="eastAsia"/>
          </w:rPr>
          <w:delText>模式集合</w:delText>
        </w:r>
      </w:del>
      <m:oMath>
        <m:sSub>
          <m:sSubPr>
            <m:ctrlPr>
              <w:del w:id="387" w:author="LRC" w:date="2026-06-26T16:40:00Z">
                <w:rPr>
                  <w:rFonts w:ascii="Cambria Math" w:hAnsi="Cambria Math"/>
                  <w:i/>
                </w:rPr>
              </w:del>
            </m:ctrlPr>
          </m:sSubPr>
          <m:e>
            <w:del w:id="388" w:author="LRC" w:date="2026-06-26T16:40:00Z">
              <m:r>
                <m:rPr/>
                <w:rPr>
                  <w:rFonts w:ascii="Cambria Math" w:hAnsi="Cambria Math"/>
                </w:rPr>
                <m:t>S</m:t>
              </m:r>
            </w:del>
            <m:ctrlPr>
              <w:del w:id="389" w:author="LRC" w:date="2026-06-26T16:40:00Z">
                <w:rPr>
                  <w:rFonts w:hint="eastAsia" w:ascii="Cambria Math" w:hAnsi="Cambria Math"/>
                  <w:i/>
                </w:rPr>
              </w:del>
            </m:ctrlPr>
          </m:e>
          <m:sub>
            <w:del w:id="390" w:author="LRC" w:date="2026-06-26T16:40:00Z">
              <m:r>
                <m:rPr/>
                <w:rPr>
                  <w:rFonts w:ascii="Cambria Math" w:hAnsi="Cambria Math"/>
                </w:rPr>
                <m:t>m</m:t>
              </m:r>
            </w:del>
            <m:ctrlPr>
              <w:del w:id="391" w:author="LRC" w:date="2026-06-26T16:40:00Z">
                <w:rPr>
                  <w:rFonts w:ascii="Cambria Math" w:hAnsi="Cambria Math"/>
                  <w:i/>
                </w:rPr>
              </w:del>
            </m:ctrlPr>
          </m:sub>
        </m:sSub>
      </m:oMath>
      <w:del w:id="392" w:author="LRC" w:date="2026-06-26T16:40:00Z">
        <w:r>
          <w:rPr>
            <w:rFonts w:hint="eastAsia"/>
          </w:rPr>
          <w:delText>的特征表示，</w:delText>
        </w:r>
      </w:del>
      <w:del w:id="393" w:author="LRC" w:date="2026-06-26T16:39:00Z">
        <w:r>
          <w:rPr>
            <w:rFonts w:hint="eastAsia"/>
          </w:rPr>
          <w:delText>进而</w:delText>
        </w:r>
      </w:del>
      <w:r>
        <w:rPr>
          <w:rFonts w:hint="eastAsia"/>
        </w:rPr>
        <w:t>完成节点权重</w:t>
      </w:r>
      <w:del w:id="394" w:author="LRC" w:date="2026-06-26T16:39:00Z">
        <w:r>
          <w:rPr>
            <w:rFonts w:hint="eastAsia"/>
          </w:rPr>
          <w:delText>的</w:delText>
        </w:r>
      </w:del>
      <w:r>
        <w:rPr>
          <w:rFonts w:hint="eastAsia"/>
        </w:rPr>
        <w:t>预测。</w:t>
      </w:r>
    </w:p>
    <w:p w14:paraId="7AEE8F54">
      <w:pPr>
        <w:ind w:firstLine="420" w:firstLineChars="200"/>
        <w:rPr>
          <w:ins w:id="395" w:author="LRC" w:date="2026-06-26T16:49:00Z"/>
        </w:rPr>
      </w:pPr>
      <w:r>
        <w:rPr>
          <w:rFonts w:hint="eastAsia"/>
        </w:rPr>
        <w:t>分支一产生</w:t>
      </w:r>
      <w:del w:id="396" w:author="LRC" w:date="2026-06-26T16:40:00Z">
        <w:r>
          <w:rPr>
            <w:rFonts w:hint="eastAsia"/>
          </w:rPr>
          <w:delText>图</w:delText>
        </w:r>
      </w:del>
      <m:oMath>
        <m:r>
          <m:rPr/>
          <w:rPr>
            <w:rFonts w:ascii="Cambria Math" w:hAnsi="Cambria Math"/>
          </w:rPr>
          <m:t>G</m:t>
        </m:r>
      </m:oMath>
      <w:r>
        <w:rPr>
          <w:rFonts w:hint="eastAsia"/>
        </w:rPr>
        <w:t>的节点特征表示。由于每个节点仅对应一个类别标签，</w:t>
      </w:r>
      <w:r>
        <w:t>EchoModel</w:t>
      </w:r>
      <w:del w:id="397" w:author="LRC" w:date="2026-06-26T16:45:00Z">
        <w:r>
          <w:rPr>
            <w:rFonts w:hint="eastAsia"/>
          </w:rPr>
          <w:delText>首先</w:delText>
        </w:r>
      </w:del>
      <w:r>
        <w:rPr>
          <w:rFonts w:hint="eastAsia"/>
        </w:rPr>
        <w:t>构建节点属性字典，字典长度为</w:t>
      </w:r>
      <m:oMath>
        <m:sSub>
          <m:sSubPr>
            <m:ctrlPr>
              <w:rPr>
                <w:rFonts w:ascii="Cambria Math" w:hAnsi="Cambria Math"/>
                <w:i/>
              </w:rPr>
            </m:ctrlPr>
          </m:sSubPr>
          <m:e>
            <m:r>
              <m:rPr/>
              <w:rPr>
                <w:rFonts w:ascii="Cambria Math" w:hAnsi="Cambria Math"/>
              </w:rPr>
              <m:t>d</m:t>
            </m:r>
            <m:ctrlPr>
              <w:rPr>
                <w:rFonts w:hint="eastAsia" w:ascii="Cambria Math" w:hAnsi="Cambria Math"/>
                <w:i/>
              </w:rPr>
            </m:ctrlPr>
          </m:e>
          <m:sub>
            <m:r>
              <m:rPr/>
              <w:rPr>
                <w:rFonts w:ascii="Cambria Math" w:hAnsi="Cambria Math"/>
              </w:rPr>
              <m:t>1</m:t>
            </m:r>
            <m:ctrlPr>
              <w:rPr>
                <w:rFonts w:ascii="Cambria Math" w:hAnsi="Cambria Math"/>
                <w:i/>
              </w:rPr>
            </m:ctrlPr>
          </m:sub>
        </m:sSub>
      </m:oMath>
      <w:r>
        <w:rPr>
          <w:rFonts w:hint="eastAsia"/>
        </w:rPr>
        <w:t>（即</w:t>
      </w:r>
      <w:del w:id="398" w:author="LRC" w:date="2026-06-26T16:45:00Z">
        <w:r>
          <w:rPr>
            <w:rFonts w:hint="eastAsia"/>
          </w:rPr>
          <w:delText>图</w:delText>
        </w:r>
      </w:del>
      <m:oMath>
        <m:r>
          <m:rPr/>
          <w:rPr>
            <w:rFonts w:ascii="Cambria Math" w:hAnsi="Cambria Math"/>
          </w:rPr>
          <m:t>G</m:t>
        </m:r>
      </m:oMath>
      <w:r>
        <w:rPr>
          <w:rFonts w:hint="eastAsia"/>
        </w:rPr>
        <w:t>中有</w:t>
      </w:r>
      <m:oMath>
        <m:sSub>
          <m:sSubPr>
            <m:ctrlPr>
              <w:rPr>
                <w:rFonts w:ascii="Cambria Math" w:hAnsi="Cambria Math"/>
                <w:i/>
              </w:rPr>
            </m:ctrlPr>
          </m:sSubPr>
          <m:e>
            <m:r>
              <m:rPr/>
              <w:rPr>
                <w:rFonts w:ascii="Cambria Math" w:hAnsi="Cambria Math"/>
              </w:rPr>
              <m:t>d</m:t>
            </m:r>
            <m:ctrlPr>
              <w:rPr>
                <w:rFonts w:hint="eastAsia" w:ascii="Cambria Math" w:hAnsi="Cambria Math"/>
                <w:i/>
              </w:rPr>
            </m:ctrlPr>
          </m:e>
          <m:sub>
            <m:r>
              <m:rPr/>
              <w:rPr>
                <w:rFonts w:ascii="Cambria Math" w:hAnsi="Cambria Math"/>
              </w:rPr>
              <m:t>1</m:t>
            </m:r>
            <m:ctrlPr>
              <w:rPr>
                <w:rFonts w:ascii="Cambria Math" w:hAnsi="Cambria Math"/>
                <w:i/>
              </w:rPr>
            </m:ctrlPr>
          </m:sub>
        </m:sSub>
      </m:oMath>
      <w:r>
        <w:rPr>
          <w:rFonts w:hint="eastAsia"/>
        </w:rPr>
        <w:t>种不同的属性），</w:t>
      </w:r>
      <w:del w:id="399" w:author="LRC" w:date="2026-06-26T16:46:00Z">
        <w:r>
          <w:rPr>
            <w:rFonts w:hint="eastAsia"/>
          </w:rPr>
          <w:delText>随后</w:delText>
        </w:r>
      </w:del>
      <w:r>
        <w:rPr>
          <w:rFonts w:hint="eastAsia"/>
        </w:rPr>
        <w:t>采用独热编码</w:t>
      </w:r>
      <w:del w:id="400" w:author="LRC" w:date="2026-06-26T16:46:00Z">
        <w:r>
          <w:rPr>
            <w:rFonts w:hint="eastAsia"/>
          </w:rPr>
          <w:delText>（</w:delText>
        </w:r>
      </w:del>
      <w:del w:id="401" w:author="LRC" w:date="2026-06-26T16:46:00Z">
        <w:r>
          <w:rPr/>
          <w:delText>One-Hot Encoding</w:delText>
        </w:r>
      </w:del>
      <w:del w:id="402" w:author="LRC" w:date="2026-06-26T16:46:00Z">
        <w:r>
          <w:rPr>
            <w:rFonts w:hint="eastAsia"/>
          </w:rPr>
          <w:delText>）的</w:delText>
        </w:r>
      </w:del>
      <w:r>
        <w:rPr>
          <w:rFonts w:hint="eastAsia"/>
        </w:rPr>
        <w:t>方式将节点特征初始化为</w:t>
      </w:r>
      <m:oMath>
        <m:sSubSup>
          <m:sSubSupPr>
            <m:ctrlPr>
              <w:rPr>
                <w:rFonts w:ascii="Cambria Math" w:hAnsi="Cambria Math"/>
                <w:i/>
                <w:sz w:val="18"/>
                <w:szCs w:val="18"/>
              </w:rPr>
            </m:ctrlPr>
          </m:sSubSupPr>
          <m:e>
            <m:r>
              <m:rPr>
                <m:sty m:val="bi"/>
              </m:rPr>
              <w:rPr>
                <w:rFonts w:ascii="Cambria Math" w:hAnsi="Cambria Math"/>
                <w:sz w:val="18"/>
                <w:szCs w:val="18"/>
              </w:rPr>
              <m:t>e</m:t>
            </m:r>
            <m:ctrlPr>
              <w:rPr>
                <w:rFonts w:ascii="Cambria Math" w:hAnsi="Cambria Math"/>
                <w:i/>
                <w:sz w:val="18"/>
                <w:szCs w:val="18"/>
              </w:rPr>
            </m:ctrlPr>
          </m:e>
          <m:sub>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b>
          <m:sup>
            <m:r>
              <m:rPr/>
              <w:rPr>
                <w:rFonts w:ascii="Cambria Math" w:hAnsi="Cambria Math"/>
                <w:sz w:val="18"/>
                <w:szCs w:val="18"/>
              </w:rPr>
              <m:t>1</m:t>
            </m:r>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w:t>
      </w:r>
      <w:del w:id="403" w:author="LRC" w:date="2026-06-26T16:46:00Z">
        <w:r>
          <w:rPr>
            <w:rFonts w:hint="eastAsia"/>
          </w:rPr>
          <w:delText>再</w:delText>
        </w:r>
      </w:del>
      <w:r>
        <w:rPr>
          <w:rFonts w:hint="eastAsia"/>
        </w:rPr>
        <w:t>经过图卷积神经网络（graph convolutional network，</w:t>
      </w:r>
      <w:r>
        <w:t>GCN</w:t>
      </w:r>
      <w:r>
        <w:rPr>
          <w:rFonts w:hint="eastAsia"/>
        </w:rPr>
        <w:t>）</w:t>
      </w:r>
      <w:del w:id="404" w:author="LRC" w:date="2026-06-26T16:49:00Z">
        <w:r>
          <w:rPr>
            <w:rFonts w:hint="eastAsia"/>
          </w:rPr>
          <w:delText>将其</w:delText>
        </w:r>
      </w:del>
      <w:r>
        <w:rPr>
          <w:rFonts w:hint="eastAsia"/>
        </w:rPr>
        <w:t>转化为节点特征表示</w:t>
      </w:r>
      <m:oMath>
        <m:sSubSup>
          <m:sSubSupPr>
            <m:ctrlPr>
              <w:rPr>
                <w:rFonts w:ascii="Cambria Math" w:hAnsi="Cambria Math"/>
                <w:i/>
                <w:sz w:val="18"/>
                <w:szCs w:val="18"/>
              </w:rPr>
            </m:ctrlPr>
          </m:sSubSupPr>
          <m:e>
            <m:r>
              <m:rPr>
                <m:sty m:val="bi"/>
              </m:rPr>
              <w:rPr>
                <w:rFonts w:ascii="Cambria Math" w:hAnsi="Cambria Math"/>
                <w:sz w:val="18"/>
                <w:szCs w:val="18"/>
              </w:rPr>
              <m:t>e</m:t>
            </m:r>
            <m:ctrlPr>
              <w:rPr>
                <w:rFonts w:ascii="Cambria Math" w:hAnsi="Cambria Math"/>
                <w:i/>
                <w:sz w:val="18"/>
                <w:szCs w:val="18"/>
              </w:rPr>
            </m:ctrlPr>
          </m:e>
          <m:sub>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2</m:t>
                </m:r>
                <m:ctrlPr>
                  <w:rPr>
                    <w:rFonts w:ascii="Cambria Math" w:hAnsi="Cambria Math"/>
                    <w:i/>
                    <w:sz w:val="18"/>
                    <w:szCs w:val="18"/>
                  </w:rPr>
                </m:ctrlPr>
              </m:sub>
            </m:sSub>
            <m:ctrlPr>
              <w:rPr>
                <w:rFonts w:ascii="Cambria Math" w:hAnsi="Cambria Math"/>
                <w:i/>
                <w:sz w:val="18"/>
                <w:szCs w:val="18"/>
              </w:rPr>
            </m:ctrlPr>
          </m:sub>
          <m:sup>
            <m:r>
              <m:rPr/>
              <w:rPr>
                <w:rFonts w:ascii="Cambria Math" w:hAnsi="Cambria Math"/>
                <w:sz w:val="18"/>
                <w:szCs w:val="18"/>
              </w:rPr>
              <m:t>1</m:t>
            </m:r>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w:t>
      </w:r>
    </w:p>
    <w:p w14:paraId="3A703B31">
      <w:pPr>
        <w:ind w:firstLine="420" w:firstLineChars="200"/>
        <w:rPr>
          <w:b/>
        </w:rPr>
      </w:pPr>
      <w:r>
        <w:rPr>
          <w:rFonts w:hint="eastAsia"/>
        </w:rPr>
        <w:t>分支二产生</w:t>
      </w:r>
      <w:del w:id="405" w:author="LRC" w:date="2026-06-26T16:49:00Z">
        <w:r>
          <w:rPr/>
          <w:delText>Motif</w:delText>
        </w:r>
      </w:del>
      <w:del w:id="406" w:author="LRC" w:date="2026-06-26T16:49:00Z">
        <w:r>
          <w:rPr>
            <w:rFonts w:hint="eastAsia"/>
          </w:rPr>
          <w:delText>模式集合</w:delText>
        </w:r>
      </w:del>
      <m:oMath>
        <m:sSub>
          <m:sSubPr>
            <m:ctrlPr>
              <w:rPr>
                <w:rFonts w:ascii="Cambria Math" w:hAnsi="Cambria Math"/>
                <w:i/>
              </w:rPr>
            </m:ctrlPr>
          </m:sSubPr>
          <m:e>
            <m:r>
              <m:rPr/>
              <w:rPr>
                <w:rFonts w:ascii="Cambria Math" w:hAnsi="Cambria Math"/>
              </w:rPr>
              <m:t>S</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的特征表示。</w:t>
      </w:r>
      <w:del w:id="407" w:author="LRC" w:date="2026-06-26T16:50:00Z">
        <w:r>
          <w:rPr>
            <w:rFonts w:hint="eastAsia"/>
          </w:rPr>
          <w:delText>首先，</w:delText>
        </w:r>
      </w:del>
      <w:del w:id="408" w:author="LRC" w:date="2026-06-26T16:50:00Z">
        <w:r>
          <w:rPr/>
          <w:delText>EchoModel</w:delText>
        </w:r>
      </w:del>
      <w:r>
        <w:rPr>
          <w:rFonts w:hint="eastAsia"/>
        </w:rPr>
        <w:t>采用独热编码初始化</w:t>
      </w:r>
      <m:oMath>
        <m:sSub>
          <m:sSubPr>
            <m:ctrlPr>
              <w:rPr>
                <w:rFonts w:ascii="Cambria Math" w:hAnsi="Cambria Math"/>
                <w:i/>
              </w:rPr>
            </m:ctrlPr>
          </m:sSubPr>
          <m:e>
            <m:r>
              <m:rPr/>
              <w:rPr>
                <w:rFonts w:ascii="Cambria Math" w:hAnsi="Cambria Math"/>
              </w:rPr>
              <m:t>S</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中的每</w:t>
      </w:r>
      <w:del w:id="409" w:author="LRC" w:date="2026-06-26T16:50:00Z">
        <w:r>
          <w:rPr>
            <w:rFonts w:hint="eastAsia"/>
          </w:rPr>
          <w:delText>一</w:delText>
        </w:r>
      </w:del>
      <w:r>
        <w:rPr>
          <w:rFonts w:hint="eastAsia"/>
        </w:rPr>
        <w:t>个节点，得到矩阵</w:t>
      </w:r>
      <m:oMath>
        <m:sSubSup>
          <m:sSubSupPr>
            <m:ctrlPr>
              <w:rPr>
                <w:rFonts w:ascii="Cambria Math" w:hAnsi="Cambria Math"/>
                <w:i/>
                <w:sz w:val="18"/>
                <w:szCs w:val="18"/>
              </w:rPr>
            </m:ctrlPr>
          </m:sSubSupPr>
          <m:e>
            <m:r>
              <m:rPr>
                <m:sty m:val="bi"/>
              </m:rPr>
              <w:rPr>
                <w:rFonts w:ascii="Cambria Math" w:hAnsi="Cambria Math"/>
                <w:sz w:val="18"/>
                <w:szCs w:val="18"/>
              </w:rPr>
              <m:t>H</m:t>
            </m:r>
            <m:ctrlPr>
              <w:rPr>
                <w:rFonts w:ascii="Cambria Math" w:hAnsi="Cambria Math"/>
                <w:b/>
                <w:bCs/>
                <w:i/>
                <w:sz w:val="18"/>
                <w:szCs w:val="18"/>
              </w:rPr>
            </m:ctrlPr>
          </m:e>
          <m:sub>
            <m:sSub>
              <m:sSubPr>
                <m:ctrlPr>
                  <w:rPr>
                    <w:rFonts w:ascii="Cambria Math" w:hAnsi="Cambria Math"/>
                    <w:i/>
                    <w:sz w:val="18"/>
                    <w:szCs w:val="18"/>
                  </w:rPr>
                </m:ctrlPr>
              </m:sSubPr>
              <m:e>
                <m:r>
                  <m:rPr/>
                  <w:rPr>
                    <w:rFonts w:ascii="Cambria Math" w:hAnsi="Cambria Math"/>
                    <w:sz w:val="18"/>
                    <w:szCs w:val="18"/>
                  </w:rPr>
                  <m:t>S</m:t>
                </m:r>
                <m:ctrlPr>
                  <w:rPr>
                    <w:rFonts w:ascii="Cambria Math" w:hAnsi="Cambria Math"/>
                    <w:i/>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b>
          <m:sup>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2</m:t>
                </m:r>
                <m:ctrlPr>
                  <w:rPr>
                    <w:rFonts w:ascii="Cambria Math" w:hAnsi="Cambria Math"/>
                    <w:i/>
                    <w:sz w:val="18"/>
                    <w:szCs w:val="18"/>
                  </w:rPr>
                </m:ctrlPr>
              </m:sub>
            </m:sSub>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，其中</w:t>
      </w:r>
      <m:oMath>
        <m:sSub>
          <m:sSubPr>
            <m:ctrlPr>
              <w:rPr>
                <w:rFonts w:ascii="Cambria Math" w:hAnsi="Cambria Math"/>
                <w:i/>
              </w:rPr>
            </m:ctrlPr>
          </m:sSubPr>
          <m:e>
            <m:r>
              <m:rPr/>
              <w:rPr>
                <w:rFonts w:ascii="Cambria Math" w:hAnsi="Cambria Math"/>
              </w:rPr>
              <m:t>d</m:t>
            </m:r>
            <m:ctrlPr>
              <w:rPr>
                <w:rFonts w:hint="eastAsia" w:ascii="Cambria Math" w:hAnsi="Cambria Math"/>
                <w:i/>
              </w:rPr>
            </m:ctrlPr>
          </m:e>
          <m:sub>
            <m:r>
              <m:rPr/>
              <w:rPr>
                <w:rFonts w:ascii="Cambria Math" w:hAnsi="Cambria Math"/>
              </w:rPr>
              <m:t>2</m:t>
            </m:r>
            <m:ctrlPr>
              <w:rPr>
                <w:rFonts w:ascii="Cambria Math" w:hAnsi="Cambria Math"/>
                <w:i/>
              </w:rPr>
            </m:ctrlPr>
          </m:sub>
        </m:sSub>
      </m:oMath>
      <w:r>
        <w:rPr>
          <w:rFonts w:hint="eastAsia"/>
        </w:rPr>
        <w:t>为</w:t>
      </w:r>
      <w:del w:id="410" w:author="LRC" w:date="2026-06-26T16:50:00Z">
        <w:r>
          <w:rPr>
            <w:rFonts w:hint="eastAsia"/>
          </w:rPr>
          <w:delText>集合</w:delText>
        </w:r>
      </w:del>
      <m:oMath>
        <m:sSub>
          <m:sSubPr>
            <m:ctrlPr>
              <w:rPr>
                <w:rFonts w:ascii="Cambria Math" w:hAnsi="Cambria Math"/>
                <w:i/>
              </w:rPr>
            </m:ctrlPr>
          </m:sSubPr>
          <m:e>
            <m:r>
              <m:rPr/>
              <w:rPr>
                <w:rFonts w:ascii="Cambria Math" w:hAnsi="Cambria Math"/>
              </w:rPr>
              <m:t>S</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的总节点数。</w:t>
      </w:r>
      <w:del w:id="411" w:author="LRC" w:date="2026-06-26T16:50:00Z">
        <w:r>
          <w:rPr>
            <w:rFonts w:hint="eastAsia"/>
          </w:rPr>
          <w:delText>随后</w:delText>
        </w:r>
      </w:del>
      <w:r>
        <w:rPr>
          <w:rFonts w:hint="eastAsia"/>
        </w:rPr>
        <w:t>将</w:t>
      </w:r>
      <m:oMath>
        <m:sSub>
          <m:sSubPr>
            <m:ctrlPr>
              <w:rPr>
                <w:rFonts w:ascii="Cambria Math" w:hAnsi="Cambria Math"/>
                <w:i/>
              </w:rPr>
            </m:ctrlPr>
          </m:sSubPr>
          <m:e>
            <m:r>
              <m:rPr/>
              <w:rPr>
                <w:rFonts w:ascii="Cambria Math" w:hAnsi="Cambria Math"/>
              </w:rPr>
              <m:t>S</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中的每个</w:t>
      </w:r>
      <w:del w:id="412" w:author="LRC" w:date="2026-06-26T16:50:00Z">
        <w:r>
          <w:rPr/>
          <w:delText>Motif</w:delText>
        </w:r>
      </w:del>
      <w:del w:id="413" w:author="LRC" w:date="2026-06-26T16:50:00Z">
        <w:r>
          <w:rPr>
            <w:rFonts w:hint="eastAsia"/>
          </w:rPr>
          <w:delText>模式</w:delText>
        </w:r>
      </w:del>
      <m:oMath>
        <m:sSub>
          <m:sSubPr>
            <m:ctrlPr>
              <w:rPr>
                <w:rFonts w:ascii="Cambria Math" w:hAnsi="Cambria Math"/>
                <w:i/>
              </w:rPr>
            </m:ctrlPr>
          </m:sSubPr>
          <m:e>
            <m:r>
              <m:rPr/>
              <w:rPr>
                <w:rFonts w:ascii="Cambria Math" w:hAnsi="Cambria Math"/>
              </w:rPr>
              <m:t>Q</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放入</w:t>
      </w:r>
      <w:r>
        <w:t>GCN</w:t>
      </w:r>
      <w:r>
        <w:rPr>
          <w:rFonts w:hint="eastAsia"/>
        </w:rPr>
        <w:t>学习</w:t>
      </w:r>
      <w:del w:id="414" w:author="LRC" w:date="2026-06-26T16:50:00Z">
        <w:r>
          <w:rPr>
            <w:rFonts w:hint="eastAsia"/>
          </w:rPr>
          <w:delText>其</w:delText>
        </w:r>
      </w:del>
      <w:r>
        <w:rPr>
          <w:rFonts w:hint="eastAsia"/>
        </w:rPr>
        <w:t>节点嵌入，</w:t>
      </w:r>
      <w:del w:id="415" w:author="LRC" w:date="2026-06-26T16:50:00Z">
        <w:r>
          <w:rPr>
            <w:rFonts w:hint="eastAsia"/>
          </w:rPr>
          <w:delText>从而</w:delText>
        </w:r>
      </w:del>
      <w:r>
        <w:rPr>
          <w:rFonts w:hint="eastAsia"/>
        </w:rPr>
        <w:t>得到矩阵</w:t>
      </w:r>
      <m:oMath>
        <m:sSubSup>
          <m:sSubSupPr>
            <m:ctrlPr>
              <w:rPr>
                <w:rFonts w:ascii="Cambria Math" w:hAnsi="Cambria Math"/>
                <w:i/>
                <w:sz w:val="18"/>
                <w:szCs w:val="18"/>
              </w:rPr>
            </m:ctrlPr>
          </m:sSubSupPr>
          <m:e>
            <m:r>
              <m:rPr>
                <m:sty m:val="bi"/>
              </m:rPr>
              <w:rPr>
                <w:rFonts w:ascii="Cambria Math" w:hAnsi="Cambria Math"/>
                <w:sz w:val="18"/>
                <w:szCs w:val="18"/>
              </w:rPr>
              <m:t>H</m:t>
            </m:r>
            <m:ctrlPr>
              <w:rPr>
                <w:rFonts w:ascii="Cambria Math" w:hAnsi="Cambria Math"/>
                <w:b/>
                <w:bCs/>
                <w:i/>
                <w:sz w:val="18"/>
                <w:szCs w:val="18"/>
              </w:rPr>
            </m:ctrlPr>
          </m:e>
          <m:sub>
            <m:sSub>
              <m:sSubPr>
                <m:ctrlPr>
                  <w:rPr>
                    <w:rFonts w:ascii="Cambria Math" w:hAnsi="Cambria Math"/>
                    <w:i/>
                    <w:sz w:val="18"/>
                    <w:szCs w:val="18"/>
                  </w:rPr>
                </m:ctrlPr>
              </m:sSubPr>
              <m:e>
                <m:r>
                  <m:rPr/>
                  <w:rPr>
                    <w:rFonts w:ascii="Cambria Math" w:hAnsi="Cambria Math"/>
                    <w:sz w:val="18"/>
                    <w:szCs w:val="18"/>
                  </w:rPr>
                  <m:t>S</m:t>
                </m:r>
                <m:ctrlPr>
                  <w:rPr>
                    <w:rFonts w:ascii="Cambria Math" w:hAnsi="Cambria Math"/>
                    <w:i/>
                    <w:sz w:val="18"/>
                    <w:szCs w:val="18"/>
                  </w:rPr>
                </m:ctrlPr>
              </m:e>
              <m:sub>
                <m:r>
                  <m:rPr/>
                  <w:rPr>
                    <w:rFonts w:ascii="Cambria Math" w:hAnsi="Cambria Math"/>
                    <w:sz w:val="18"/>
                    <w:szCs w:val="18"/>
                  </w:rPr>
                  <m:t>2</m:t>
                </m:r>
                <m:ctrlPr>
                  <w:rPr>
                    <w:rFonts w:ascii="Cambria Math" w:hAnsi="Cambria Math"/>
                    <w:i/>
                    <w:sz w:val="18"/>
                    <w:szCs w:val="18"/>
                  </w:rPr>
                </m:ctrlPr>
              </m:sub>
            </m:sSub>
            <m:ctrlPr>
              <w:rPr>
                <w:rFonts w:ascii="Cambria Math" w:hAnsi="Cambria Math"/>
                <w:i/>
                <w:sz w:val="18"/>
                <w:szCs w:val="18"/>
              </w:rPr>
            </m:ctrlPr>
          </m:sub>
          <m:sup>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2</m:t>
                </m:r>
                <m:ctrlPr>
                  <w:rPr>
                    <w:rFonts w:ascii="Cambria Math" w:hAnsi="Cambria Math"/>
                    <w:i/>
                    <w:sz w:val="18"/>
                    <w:szCs w:val="18"/>
                  </w:rPr>
                </m:ctrlPr>
              </m:sub>
            </m:sSub>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w:t>
      </w:r>
      <w:del w:id="416" w:author="LRC" w:date="2026-06-26T16:52:00Z">
        <w:r>
          <w:rPr>
            <w:rFonts w:hint="eastAsia"/>
          </w:rPr>
          <w:delText>在此之后，</w:delText>
        </w:r>
      </w:del>
      <w:del w:id="417" w:author="LRC" w:date="2026-06-26T16:52:00Z">
        <w:r>
          <w:rPr/>
          <w:delText>EchoModel</w:delText>
        </w:r>
      </w:del>
      <w:r>
        <w:rPr>
          <w:rFonts w:hint="eastAsia"/>
        </w:rPr>
        <w:t>以</w:t>
      </w:r>
      <m:oMath>
        <m:sSub>
          <m:sSubPr>
            <m:ctrlPr>
              <w:rPr>
                <w:rFonts w:ascii="Cambria Math" w:hAnsi="Cambria Math"/>
                <w:i/>
              </w:rPr>
            </m:ctrlPr>
          </m:sSubPr>
          <m:e>
            <m:r>
              <m:rPr/>
              <w:rPr>
                <w:rFonts w:ascii="Cambria Math" w:hAnsi="Cambria Math"/>
              </w:rPr>
              <m:t>Q</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为单位，对</w:t>
      </w:r>
      <m:oMath>
        <m:sSub>
          <m:sSubPr>
            <m:ctrlPr>
              <w:rPr>
                <w:rFonts w:ascii="Cambria Math" w:hAnsi="Cambria Math"/>
                <w:i/>
              </w:rPr>
            </m:ctrlPr>
          </m:sSubPr>
          <m:e>
            <m:r>
              <m:rPr/>
              <w:rPr>
                <w:rFonts w:ascii="Cambria Math" w:hAnsi="Cambria Math"/>
              </w:rPr>
              <m:t>Q</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中的节点特征进行求和池化，得到矩阵</w:t>
      </w:r>
      <m:oMath>
        <m:sSubSup>
          <m:sSubSupPr>
            <m:ctrlPr>
              <w:rPr>
                <w:rFonts w:ascii="Cambria Math" w:hAnsi="Cambria Math"/>
                <w:i/>
                <w:sz w:val="18"/>
                <w:szCs w:val="18"/>
              </w:rPr>
            </m:ctrlPr>
          </m:sSubSupPr>
          <m:e>
            <m:r>
              <m:rPr>
                <m:sty m:val="bi"/>
              </m:rPr>
              <w:rPr>
                <w:rFonts w:ascii="Cambria Math" w:hAnsi="Cambria Math"/>
                <w:sz w:val="18"/>
                <w:szCs w:val="18"/>
              </w:rPr>
              <m:t>H</m:t>
            </m:r>
            <m:ctrlPr>
              <w:rPr>
                <w:rFonts w:ascii="Cambria Math" w:hAnsi="Cambria Math"/>
                <w:b/>
                <w:bCs/>
                <w:i/>
                <w:sz w:val="18"/>
                <w:szCs w:val="18"/>
              </w:rPr>
            </m:ctrlPr>
          </m:e>
          <m:sub>
            <m:sSub>
              <m:sSubPr>
                <m:ctrlPr>
                  <w:rPr>
                    <w:rFonts w:ascii="Cambria Math" w:hAnsi="Cambria Math"/>
                    <w:i/>
                    <w:sz w:val="18"/>
                    <w:szCs w:val="18"/>
                  </w:rPr>
                </m:ctrlPr>
              </m:sSubPr>
              <m:e>
                <m:r>
                  <m:rPr/>
                  <w:rPr>
                    <w:rFonts w:ascii="Cambria Math" w:hAnsi="Cambria Math"/>
                    <w:sz w:val="18"/>
                    <w:szCs w:val="18"/>
                  </w:rPr>
                  <m:t>S</m:t>
                </m:r>
                <m:ctrlPr>
                  <w:rPr>
                    <w:rFonts w:ascii="Cambria Math" w:hAnsi="Cambria Math"/>
                    <w:i/>
                    <w:sz w:val="18"/>
                    <w:szCs w:val="18"/>
                  </w:rPr>
                </m:ctrlPr>
              </m:e>
              <m:sub>
                <m:r>
                  <m:rPr/>
                  <w:rPr>
                    <w:rFonts w:ascii="Cambria Math" w:hAnsi="Cambria Math"/>
                    <w:sz w:val="18"/>
                    <w:szCs w:val="18"/>
                  </w:rPr>
                  <m:t>3</m:t>
                </m:r>
                <m:ctrlPr>
                  <w:rPr>
                    <w:rFonts w:ascii="Cambria Math" w:hAnsi="Cambria Math"/>
                    <w:i/>
                    <w:sz w:val="18"/>
                    <w:szCs w:val="18"/>
                  </w:rPr>
                </m:ctrlPr>
              </m:sub>
            </m:sSub>
            <m:ctrlPr>
              <w:rPr>
                <w:rFonts w:ascii="Cambria Math" w:hAnsi="Cambria Math"/>
                <w:i/>
                <w:sz w:val="18"/>
                <w:szCs w:val="18"/>
              </w:rPr>
            </m:ctrlPr>
          </m:sub>
          <m:sup>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3</m:t>
                </m:r>
                <m:ctrlPr>
                  <w:rPr>
                    <w:rFonts w:ascii="Cambria Math" w:hAnsi="Cambria Math"/>
                    <w:i/>
                    <w:sz w:val="18"/>
                    <w:szCs w:val="18"/>
                  </w:rPr>
                </m:ctrlPr>
              </m:sub>
            </m:sSub>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，其中</w:t>
      </w:r>
      <m:oMath>
        <m:sSub>
          <m:sSubPr>
            <m:ctrlPr>
              <w:rPr>
                <w:rFonts w:ascii="Cambria Math" w:hAnsi="Cambria Math"/>
                <w:i/>
              </w:rPr>
            </m:ctrlPr>
          </m:sSubPr>
          <m:e>
            <m:r>
              <m:rPr/>
              <w:rPr>
                <w:rFonts w:ascii="Cambria Math" w:hAnsi="Cambria Math"/>
              </w:rPr>
              <m:t>d</m:t>
            </m:r>
            <m:ctrlPr>
              <w:rPr>
                <w:rFonts w:hint="eastAsia" w:ascii="Cambria Math" w:hAnsi="Cambria Math"/>
                <w:i/>
              </w:rPr>
            </m:ctrlPr>
          </m:e>
          <m:sub>
            <m:r>
              <m:rPr/>
              <w:rPr>
                <w:rFonts w:ascii="Cambria Math" w:hAnsi="Cambria Math"/>
              </w:rPr>
              <m:t>3</m:t>
            </m:r>
            <m:ctrlPr>
              <w:rPr>
                <w:rFonts w:ascii="Cambria Math" w:hAnsi="Cambria Math"/>
                <w:i/>
              </w:rPr>
            </m:ctrlPr>
          </m:sub>
        </m:sSub>
      </m:oMath>
      <w:r>
        <w:rPr>
          <w:rFonts w:hint="eastAsia"/>
        </w:rPr>
        <w:t>为</w:t>
      </w:r>
      <m:oMath>
        <m:sSub>
          <m:sSubPr>
            <m:ctrlPr>
              <w:rPr>
                <w:rFonts w:ascii="Cambria Math" w:hAnsi="Cambria Math"/>
                <w:i/>
              </w:rPr>
            </m:ctrlPr>
          </m:sSubPr>
          <m:e>
            <m:r>
              <m:rPr/>
              <w:rPr>
                <w:rFonts w:ascii="Cambria Math" w:hAnsi="Cambria Math"/>
              </w:rPr>
              <m:t>S</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中</w:t>
      </w:r>
      <w:r>
        <w:t>Motif</w:t>
      </w:r>
      <w:r>
        <w:rPr>
          <w:rFonts w:hint="eastAsia"/>
        </w:rPr>
        <w:t>模式的总数</w:t>
      </w:r>
      <w:del w:id="418" w:author="LRC" w:date="2026-06-26T16:53:00Z">
        <w:r>
          <w:rPr>
            <w:rFonts w:hint="eastAsia"/>
          </w:rPr>
          <w:delText>）</w:delText>
        </w:r>
      </w:del>
      <w:r>
        <w:rPr>
          <w:rFonts w:hint="eastAsia"/>
        </w:rPr>
        <w:t>。</w:t>
      </w:r>
      <w:del w:id="419" w:author="LRC" w:date="2026-06-26T16:53:00Z">
        <w:r>
          <w:rPr>
            <w:rFonts w:hint="eastAsia"/>
          </w:rPr>
          <w:delText>在</w:delText>
        </w:r>
      </w:del>
      <w:r>
        <w:rPr>
          <w:rFonts w:hint="eastAsia"/>
        </w:rPr>
        <w:t>处理完所有</w:t>
      </w:r>
      <w:r>
        <w:t>Motif</w:t>
      </w:r>
      <w:r>
        <w:rPr>
          <w:rFonts w:hint="eastAsia"/>
        </w:rPr>
        <w:t>模式后，</w:t>
      </w:r>
      <w:del w:id="420" w:author="LRC" w:date="2026-06-26T16:53:00Z">
        <w:r>
          <w:rPr/>
          <w:delText>EchoModel</w:delText>
        </w:r>
      </w:del>
      <w:r>
        <w:rPr>
          <w:rFonts w:hint="eastAsia"/>
        </w:rPr>
        <w:t>将</w:t>
      </w:r>
      <w:del w:id="421" w:author="LRC" w:date="2026-06-26T16:53:00Z">
        <w:r>
          <w:rPr>
            <w:rFonts w:hint="eastAsia"/>
          </w:rPr>
          <w:delText>矩阵</w:delText>
        </w:r>
      </w:del>
      <m:oMath>
        <m:sSubSup>
          <m:sSubSupPr>
            <m:ctrlPr>
              <w:rPr>
                <w:rFonts w:ascii="Cambria Math" w:hAnsi="Cambria Math"/>
                <w:i/>
                <w:sz w:val="18"/>
                <w:szCs w:val="18"/>
              </w:rPr>
            </m:ctrlPr>
          </m:sSubSupPr>
          <m:e>
            <m:r>
              <m:rPr>
                <m:sty m:val="bi"/>
              </m:rPr>
              <w:rPr>
                <w:rFonts w:ascii="Cambria Math" w:hAnsi="Cambria Math"/>
                <w:sz w:val="18"/>
                <w:szCs w:val="18"/>
              </w:rPr>
              <m:t>H</m:t>
            </m:r>
            <m:ctrlPr>
              <w:rPr>
                <w:rFonts w:ascii="Cambria Math" w:hAnsi="Cambria Math"/>
                <w:b/>
                <w:bCs/>
                <w:i/>
                <w:sz w:val="18"/>
                <w:szCs w:val="18"/>
              </w:rPr>
            </m:ctrlPr>
          </m:e>
          <m:sub>
            <m:sSub>
              <m:sSubPr>
                <m:ctrlPr>
                  <w:rPr>
                    <w:rFonts w:ascii="Cambria Math" w:hAnsi="Cambria Math"/>
                    <w:i/>
                    <w:sz w:val="18"/>
                    <w:szCs w:val="18"/>
                  </w:rPr>
                </m:ctrlPr>
              </m:sSubPr>
              <m:e>
                <m:r>
                  <m:rPr/>
                  <w:rPr>
                    <w:rFonts w:ascii="Cambria Math" w:hAnsi="Cambria Math"/>
                    <w:sz w:val="18"/>
                    <w:szCs w:val="18"/>
                  </w:rPr>
                  <m:t>S</m:t>
                </m:r>
                <m:ctrlPr>
                  <w:rPr>
                    <w:rFonts w:ascii="Cambria Math" w:hAnsi="Cambria Math"/>
                    <w:i/>
                    <w:sz w:val="18"/>
                    <w:szCs w:val="18"/>
                  </w:rPr>
                </m:ctrlPr>
              </m:e>
              <m:sub>
                <m:r>
                  <m:rPr/>
                  <w:rPr>
                    <w:rFonts w:ascii="Cambria Math" w:hAnsi="Cambria Math"/>
                    <w:sz w:val="18"/>
                    <w:szCs w:val="18"/>
                  </w:rPr>
                  <m:t>3</m:t>
                </m:r>
                <m:ctrlPr>
                  <w:rPr>
                    <w:rFonts w:ascii="Cambria Math" w:hAnsi="Cambria Math"/>
                    <w:i/>
                    <w:sz w:val="18"/>
                    <w:szCs w:val="18"/>
                  </w:rPr>
                </m:ctrlPr>
              </m:sub>
            </m:sSub>
            <m:ctrlPr>
              <w:rPr>
                <w:rFonts w:ascii="Cambria Math" w:hAnsi="Cambria Math"/>
                <w:i/>
                <w:sz w:val="18"/>
                <w:szCs w:val="18"/>
              </w:rPr>
            </m:ctrlPr>
          </m:sub>
          <m:sup>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3</m:t>
                </m:r>
                <m:ctrlPr>
                  <w:rPr>
                    <w:rFonts w:ascii="Cambria Math" w:hAnsi="Cambria Math"/>
                    <w:i/>
                    <w:sz w:val="18"/>
                    <w:szCs w:val="18"/>
                  </w:rPr>
                </m:ctrlPr>
              </m:sub>
            </m:sSub>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进行平均池化，生成</w:t>
      </w:r>
      <w:del w:id="422" w:author="LRC" w:date="2026-06-26T16:53:00Z">
        <w:r>
          <w:rPr>
            <w:rFonts w:hint="eastAsia"/>
          </w:rPr>
          <w:delText>集合</w:delText>
        </w:r>
      </w:del>
      <m:oMath>
        <m:sSub>
          <m:sSubPr>
            <m:ctrlPr>
              <w:rPr>
                <w:rFonts w:ascii="Cambria Math" w:hAnsi="Cambria Math"/>
                <w:i/>
              </w:rPr>
            </m:ctrlPr>
          </m:sSubPr>
          <m:e>
            <m:r>
              <m:rPr/>
              <w:rPr>
                <w:rFonts w:ascii="Cambria Math" w:hAnsi="Cambria Math"/>
              </w:rPr>
              <m:t>S</m:t>
            </m:r>
            <m:ctrlPr>
              <w:rPr>
                <w:rFonts w:hint="eastAsia" w:ascii="Cambria Math" w:hAnsi="Cambria Math"/>
                <w:i/>
              </w:rPr>
            </m:ctrlPr>
          </m:e>
          <m:sub>
            <m:r>
              <m:rPr/>
              <w:rPr>
                <w:rFonts w:ascii="Cambria Math" w:hAnsi="Cambria Math"/>
              </w:rPr>
              <m:t>m</m:t>
            </m:r>
            <m:ctrlPr>
              <w:rPr>
                <w:rFonts w:ascii="Cambria Math" w:hAnsi="Cambria Math"/>
                <w:i/>
              </w:rPr>
            </m:ctrlPr>
          </m:sub>
        </m:sSub>
      </m:oMath>
      <w:r>
        <w:rPr>
          <w:rFonts w:hint="eastAsia"/>
        </w:rPr>
        <w:t>的特征表示</w:t>
      </w:r>
      <m:oMath>
        <m:sSubSup>
          <m:sSubSupPr>
            <m:ctrlPr>
              <w:rPr>
                <w:rFonts w:ascii="Cambria Math" w:hAnsi="Cambria Math"/>
                <w:i/>
                <w:sz w:val="18"/>
                <w:szCs w:val="18"/>
              </w:rPr>
            </m:ctrlPr>
          </m:sSubSupPr>
          <m:e>
            <m:r>
              <m:rPr>
                <m:sty m:val="bi"/>
              </m:rPr>
              <w:rPr>
                <w:rFonts w:ascii="Cambria Math" w:hAnsi="Cambria Math"/>
                <w:sz w:val="18"/>
                <w:szCs w:val="18"/>
              </w:rPr>
              <m:t>H</m:t>
            </m:r>
            <m:ctrlPr>
              <w:rPr>
                <w:rFonts w:ascii="Cambria Math" w:hAnsi="Cambria Math"/>
                <w:i/>
                <w:sz w:val="18"/>
                <w:szCs w:val="18"/>
              </w:rPr>
            </m:ctrlPr>
          </m:e>
          <m:sub>
            <m:sSub>
              <m:sSubPr>
                <m:ctrlPr>
                  <w:rPr>
                    <w:rFonts w:ascii="Cambria Math" w:hAnsi="Cambria Math"/>
                    <w:i/>
                    <w:sz w:val="18"/>
                    <w:szCs w:val="18"/>
                  </w:rPr>
                </m:ctrlPr>
              </m:sSubPr>
              <m:e>
                <m:r>
                  <m:rPr/>
                  <w:rPr>
                    <w:rFonts w:ascii="Cambria Math" w:hAnsi="Cambria Math"/>
                    <w:sz w:val="18"/>
                    <w:szCs w:val="18"/>
                  </w:rPr>
                  <m:t>S</m:t>
                </m:r>
                <m:ctrlPr>
                  <w:rPr>
                    <w:rFonts w:ascii="Cambria Math" w:hAnsi="Cambria Math"/>
                    <w:i/>
                    <w:sz w:val="18"/>
                    <w:szCs w:val="18"/>
                  </w:rPr>
                </m:ctrlPr>
              </m:e>
              <m:sub>
                <m:r>
                  <m:rPr/>
                  <w:rPr>
                    <w:rFonts w:ascii="Cambria Math" w:hAnsi="Cambria Math"/>
                    <w:sz w:val="18"/>
                    <w:szCs w:val="18"/>
                  </w:rPr>
                  <m:t>4</m:t>
                </m:r>
                <m:ctrlPr>
                  <w:rPr>
                    <w:rFonts w:ascii="Cambria Math" w:hAnsi="Cambria Math"/>
                    <w:i/>
                    <w:sz w:val="18"/>
                    <w:szCs w:val="18"/>
                  </w:rPr>
                </m:ctrlPr>
              </m:sub>
            </m:sSub>
            <m:ctrlPr>
              <w:rPr>
                <w:rFonts w:ascii="Cambria Math" w:hAnsi="Cambria Math"/>
                <w:i/>
                <w:sz w:val="18"/>
                <w:szCs w:val="18"/>
              </w:rPr>
            </m:ctrlPr>
          </m:sub>
          <m:sup>
            <m:r>
              <m:rPr/>
              <w:rPr>
                <w:rFonts w:ascii="Cambria Math" w:hAnsi="Cambria Math"/>
                <w:sz w:val="18"/>
                <w:szCs w:val="18"/>
              </w:rPr>
              <m:t>1</m:t>
            </m:r>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w:t>
      </w:r>
      <w:del w:id="423" w:author="LRC" w:date="2026-06-26T16:53:00Z">
        <w:r>
          <w:rPr>
            <w:rFonts w:hint="eastAsia"/>
          </w:rPr>
          <w:delText>最后，模型</w:delText>
        </w:r>
      </w:del>
      <w:r>
        <w:rPr>
          <w:rFonts w:hint="eastAsia"/>
        </w:rPr>
        <w:t>将</w:t>
      </w:r>
      <m:oMath>
        <m:sSubSup>
          <m:sSubSupPr>
            <m:ctrlPr>
              <w:rPr>
                <w:rFonts w:ascii="Cambria Math" w:hAnsi="Cambria Math"/>
                <w:i/>
                <w:sz w:val="18"/>
                <w:szCs w:val="18"/>
              </w:rPr>
            </m:ctrlPr>
          </m:sSubSupPr>
          <m:e>
            <m:r>
              <m:rPr>
                <m:sty m:val="bi"/>
              </m:rPr>
              <w:rPr>
                <w:rFonts w:ascii="Cambria Math" w:hAnsi="Cambria Math"/>
                <w:sz w:val="18"/>
                <w:szCs w:val="18"/>
              </w:rPr>
              <m:t>e</m:t>
            </m:r>
            <m:ctrlPr>
              <w:rPr>
                <w:rFonts w:ascii="Cambria Math" w:hAnsi="Cambria Math"/>
                <w:i/>
                <w:sz w:val="18"/>
                <w:szCs w:val="18"/>
              </w:rPr>
            </m:ctrlPr>
          </m:e>
          <m:sub>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2</m:t>
                </m:r>
                <m:ctrlPr>
                  <w:rPr>
                    <w:rFonts w:ascii="Cambria Math" w:hAnsi="Cambria Math"/>
                    <w:i/>
                    <w:sz w:val="18"/>
                    <w:szCs w:val="18"/>
                  </w:rPr>
                </m:ctrlPr>
              </m:sub>
            </m:sSub>
            <m:ctrlPr>
              <w:rPr>
                <w:rFonts w:ascii="Cambria Math" w:hAnsi="Cambria Math"/>
                <w:i/>
                <w:sz w:val="18"/>
                <w:szCs w:val="18"/>
              </w:rPr>
            </m:ctrlPr>
          </m:sub>
          <m:sup>
            <m:r>
              <m:rPr/>
              <w:rPr>
                <w:rFonts w:ascii="Cambria Math" w:hAnsi="Cambria Math"/>
                <w:sz w:val="18"/>
                <w:szCs w:val="18"/>
              </w:rPr>
              <m:t>1</m:t>
            </m:r>
            <m:r>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与</w:t>
      </w:r>
      <m:oMath>
        <m:sSubSup>
          <m:sSubSupPr>
            <m:ctrlPr>
              <w:rPr>
                <w:rFonts w:ascii="Cambria Math" w:hAnsi="Cambria Math"/>
                <w:i/>
                <w:sz w:val="18"/>
                <w:szCs w:val="18"/>
              </w:rPr>
            </m:ctrlPr>
          </m:sSubSupPr>
          <m:e>
            <m:r>
              <m:rPr>
                <m:sty m:val="bi"/>
              </m:rPr>
              <w:rPr>
                <w:rFonts w:ascii="Cambria Math" w:hAnsi="Cambria Math"/>
                <w:sz w:val="18"/>
                <w:szCs w:val="18"/>
              </w:rPr>
              <m:t>H</m:t>
            </m:r>
            <m:ctrlPr>
              <w:rPr>
                <w:rFonts w:ascii="Cambria Math" w:hAnsi="Cambria Math"/>
                <w:i/>
                <w:sz w:val="18"/>
                <w:szCs w:val="18"/>
              </w:rPr>
            </m:ctrlPr>
          </m:e>
          <m:sub>
            <m:sSub>
              <m:sSubPr>
                <m:ctrlPr>
                  <w:rPr>
                    <w:rFonts w:ascii="Cambria Math" w:hAnsi="Cambria Math"/>
                    <w:i/>
                    <w:sz w:val="18"/>
                    <w:szCs w:val="18"/>
                  </w:rPr>
                </m:ctrlPr>
              </m:sSubPr>
              <m:e>
                <m:r>
                  <m:rPr/>
                  <w:rPr>
                    <w:rFonts w:ascii="Cambria Math" w:hAnsi="Cambria Math"/>
                    <w:sz w:val="18"/>
                    <w:szCs w:val="18"/>
                  </w:rPr>
                  <m:t>S</m:t>
                </m:r>
                <m:ctrlPr>
                  <w:rPr>
                    <w:rFonts w:ascii="Cambria Math" w:hAnsi="Cambria Math"/>
                    <w:i/>
                    <w:sz w:val="18"/>
                    <w:szCs w:val="18"/>
                  </w:rPr>
                </m:ctrlPr>
              </m:e>
              <m:sub>
                <m:r>
                  <m:rPr/>
                  <w:rPr>
                    <w:rFonts w:ascii="Cambria Math" w:hAnsi="Cambria Math"/>
                    <w:sz w:val="18"/>
                    <w:szCs w:val="18"/>
                  </w:rPr>
                  <m:t>4</m:t>
                </m:r>
                <m:ctrlPr>
                  <w:rPr>
                    <w:rFonts w:ascii="Cambria Math" w:hAnsi="Cambria Math"/>
                    <w:i/>
                    <w:sz w:val="18"/>
                    <w:szCs w:val="18"/>
                  </w:rPr>
                </m:ctrlPr>
              </m:sub>
            </m:sSub>
            <m:ctrlPr>
              <w:rPr>
                <w:rFonts w:ascii="Cambria Math" w:hAnsi="Cambria Math"/>
                <w:i/>
                <w:sz w:val="18"/>
                <w:szCs w:val="18"/>
              </w:rPr>
            </m:ctrlPr>
          </m:sub>
          <m:sup>
            <m:r>
              <m:rPr/>
              <w:rPr>
                <w:rFonts w:ascii="Cambria Math" w:hAnsi="Cambria Math"/>
                <w:sz w:val="18"/>
                <w:szCs w:val="18"/>
              </w:rPr>
              <m:t>1</m:t>
            </m:r>
            <m:r>
              <m:rPr>
                <m:sty m:val="p"/>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sz w:val="18"/>
                    <w:szCs w:val="18"/>
                  </w:rPr>
                </m:ctrlPr>
              </m:e>
              <m:sub>
                <m:r>
                  <m:rPr/>
                  <w:rPr>
                    <w:rFonts w:ascii="Cambria Math" w:hAnsi="Cambria Math"/>
                    <w:sz w:val="18"/>
                    <w:szCs w:val="18"/>
                  </w:rPr>
                  <m:t>1</m:t>
                </m:r>
                <m:ctrlPr>
                  <w:rPr>
                    <w:rFonts w:ascii="Cambria Math" w:hAnsi="Cambria Math"/>
                    <w:i/>
                    <w:sz w:val="18"/>
                    <w:szCs w:val="18"/>
                  </w:rPr>
                </m:ctrlPr>
              </m:sub>
            </m:sSub>
            <m:ctrlPr>
              <w:rPr>
                <w:rFonts w:ascii="Cambria Math" w:hAnsi="Cambria Math"/>
                <w:i/>
                <w:sz w:val="18"/>
                <w:szCs w:val="18"/>
              </w:rPr>
            </m:ctrlPr>
          </m:sup>
        </m:sSubSup>
      </m:oMath>
      <w:r>
        <w:rPr>
          <w:rFonts w:hint="eastAsia"/>
        </w:rPr>
        <w:t>进行拼接，形成</w:t>
      </w:r>
      <w:del w:id="424" w:author="LRC" w:date="2026-06-26T16:53:00Z">
        <w:r>
          <w:rPr>
            <w:rFonts w:hint="eastAsia"/>
          </w:rPr>
          <w:delText>一个维度为</w:delText>
        </w:r>
      </w:del>
      <m:oMath>
        <w:del w:id="425" w:author="LRC" w:date="2026-06-26T16:53:00Z">
          <m:r>
            <m:rPr/>
            <w:rPr>
              <w:rFonts w:ascii="Cambria Math" w:hAnsi="Cambria Math"/>
            </w:rPr>
            <m:t>1</m:t>
          </m:r>
        </w:del>
        <w:del w:id="426" w:author="LRC" w:date="2026-06-26T16:53:00Z">
          <m:r>
            <m:rPr>
              <m:sty m:val="p"/>
            </m:rPr>
            <w:rPr>
              <w:rFonts w:hint="eastAsia" w:ascii="Cambria Math" w:hAnsi="Cambria Math"/>
            </w:rPr>
            <m:t>×</m:t>
          </m:r>
        </w:del>
        <m:sSub>
          <m:sSubPr>
            <m:ctrlPr>
              <w:del w:id="427" w:author="LRC" w:date="2026-06-26T16:53:00Z">
                <w:rPr>
                  <w:rFonts w:ascii="Cambria Math" w:hAnsi="Cambria Math"/>
                  <w:i/>
                </w:rPr>
              </w:del>
            </m:ctrlPr>
          </m:sSubPr>
          <m:e>
            <w:del w:id="428" w:author="LRC" w:date="2026-06-26T16:53:00Z">
              <m:r>
                <m:rPr/>
                <w:rPr>
                  <w:rFonts w:ascii="Cambria Math" w:hAnsi="Cambria Math"/>
                </w:rPr>
                <m:t>d</m:t>
              </m:r>
            </w:del>
            <m:ctrlPr>
              <w:del w:id="429" w:author="LRC" w:date="2026-06-26T16:53:00Z">
                <w:rPr>
                  <w:rFonts w:ascii="Cambria Math" w:hAnsi="Cambria Math"/>
                </w:rPr>
              </w:del>
            </m:ctrlPr>
          </m:e>
          <m:sub>
            <w:del w:id="430" w:author="LRC" w:date="2026-06-26T16:53:00Z">
              <m:r>
                <m:rPr/>
                <w:rPr>
                  <w:rFonts w:ascii="Cambria Math" w:hAnsi="Cambria Math"/>
                </w:rPr>
                <m:t>4</m:t>
              </m:r>
            </w:del>
            <m:ctrlPr>
              <w:del w:id="431" w:author="LRC" w:date="2026-06-26T16:53:00Z">
                <w:rPr>
                  <w:rFonts w:ascii="Cambria Math" w:hAnsi="Cambria Math"/>
                  <w:i/>
                </w:rPr>
              </w:del>
            </m:ctrlPr>
          </m:sub>
        </m:sSub>
      </m:oMath>
      <w:del w:id="432" w:author="LRC" w:date="2026-06-26T16:54:00Z">
        <w:r>
          <w:rPr>
            <w:rFonts w:hint="eastAsia"/>
          </w:rPr>
          <w:delText>（</w:delText>
        </w:r>
      </w:del>
      <m:oMath>
        <m:sSub>
          <m:sSubPr>
            <m:ctrlPr>
              <w:del w:id="433" w:author="LRC" w:date="2026-06-26T16:54:00Z">
                <w:rPr>
                  <w:rFonts w:ascii="Cambria Math" w:hAnsi="Cambria Math"/>
                  <w:i/>
                </w:rPr>
              </w:del>
            </m:ctrlPr>
          </m:sSubPr>
          <m:e>
            <w:del w:id="434" w:author="LRC" w:date="2026-06-26T16:54:00Z">
              <m:r>
                <m:rPr/>
                <w:rPr>
                  <w:rFonts w:ascii="Cambria Math" w:hAnsi="Cambria Math"/>
                </w:rPr>
                <m:t>d</m:t>
              </m:r>
            </w:del>
            <m:ctrlPr>
              <w:del w:id="435" w:author="LRC" w:date="2026-06-26T16:54:00Z">
                <w:rPr>
                  <w:rFonts w:hint="eastAsia" w:ascii="Cambria Math" w:hAnsi="Cambria Math"/>
                  <w:i/>
                </w:rPr>
              </w:del>
            </m:ctrlPr>
          </m:e>
          <m:sub>
            <w:del w:id="436" w:author="LRC" w:date="2026-06-26T16:54:00Z">
              <m:r>
                <m:rPr/>
                <w:rPr>
                  <w:rFonts w:ascii="Cambria Math" w:hAnsi="Cambria Math"/>
                </w:rPr>
                <m:t>4</m:t>
              </m:r>
            </w:del>
            <m:ctrlPr>
              <w:del w:id="437" w:author="LRC" w:date="2026-06-26T16:54:00Z">
                <w:rPr>
                  <w:rFonts w:ascii="Cambria Math" w:hAnsi="Cambria Math"/>
                  <w:i/>
                </w:rPr>
              </w:del>
            </m:ctrlPr>
          </m:sub>
        </m:sSub>
        <w:del w:id="438" w:author="LRC" w:date="2026-06-26T16:54:00Z">
          <m:r>
            <m:rPr/>
            <w:rPr>
              <w:rFonts w:ascii="Cambria Math" w:hAnsi="Cambria Math"/>
            </w:rPr>
            <m:t>=2</m:t>
          </m:r>
        </w:del>
        <m:sSub>
          <m:sSubPr>
            <m:ctrlPr>
              <w:del w:id="439" w:author="LRC" w:date="2026-06-26T16:54:00Z">
                <w:rPr>
                  <w:rFonts w:ascii="Cambria Math" w:hAnsi="Cambria Math"/>
                  <w:i/>
                </w:rPr>
              </w:del>
            </m:ctrlPr>
          </m:sSubPr>
          <m:e>
            <w:del w:id="440" w:author="LRC" w:date="2026-06-26T16:54:00Z">
              <m:r>
                <m:rPr/>
                <w:rPr>
                  <w:rFonts w:ascii="Cambria Math" w:hAnsi="Cambria Math"/>
                </w:rPr>
                <m:t>d</m:t>
              </m:r>
            </w:del>
            <m:ctrlPr>
              <w:del w:id="441" w:author="LRC" w:date="2026-06-26T16:54:00Z">
                <w:rPr>
                  <w:rFonts w:ascii="Cambria Math" w:hAnsi="Cambria Math"/>
                  <w:i/>
                </w:rPr>
              </w:del>
            </m:ctrlPr>
          </m:e>
          <m:sub>
            <w:del w:id="442" w:author="LRC" w:date="2026-06-26T16:54:00Z">
              <m:r>
                <m:rPr/>
                <w:rPr>
                  <w:rFonts w:ascii="Cambria Math" w:hAnsi="Cambria Math"/>
                </w:rPr>
                <m:t>1</m:t>
              </m:r>
            </w:del>
            <m:ctrlPr>
              <w:del w:id="443" w:author="LRC" w:date="2026-06-26T16:54:00Z">
                <w:rPr>
                  <w:rFonts w:ascii="Cambria Math" w:hAnsi="Cambria Math"/>
                  <w:i/>
                </w:rPr>
              </w:del>
            </m:ctrlPr>
          </m:sub>
        </m:sSub>
      </m:oMath>
      <w:del w:id="444" w:author="LRC" w:date="2026-06-26T16:54:00Z">
        <w:r>
          <w:rPr>
            <w:rFonts w:hint="eastAsia"/>
          </w:rPr>
          <w:delText>）的</w:delText>
        </w:r>
      </w:del>
      <w:r>
        <w:rPr>
          <w:rFonts w:hint="eastAsia"/>
        </w:rPr>
        <w:t>特征表示</w:t>
      </w:r>
      <m:oMath>
        <m:sSubSup>
          <m:sSubSupPr>
            <m:ctrlPr>
              <w:rPr>
                <w:rFonts w:ascii="Cambria Math" w:hAnsi="Cambria Math"/>
                <w:i/>
                <w:sz w:val="18"/>
                <w:szCs w:val="18"/>
              </w:rPr>
            </m:ctrlPr>
          </m:sSubSupPr>
          <m:e>
            <m:r>
              <m:rPr>
                <m:sty m:val="bi"/>
              </m:rPr>
              <w:rPr>
                <w:rFonts w:ascii="Cambria Math" w:hAnsi="Cambria Math"/>
                <w:sz w:val="18"/>
                <w:szCs w:val="18"/>
              </w:rPr>
              <m:t>e</m:t>
            </m:r>
            <m:ctrlPr>
              <w:rPr>
                <w:rFonts w:ascii="Cambria Math" w:hAnsi="Cambria Math"/>
                <w:i/>
                <w:sz w:val="18"/>
                <w:szCs w:val="18"/>
              </w:rPr>
            </m:ctrlPr>
          </m:e>
          <m:sub>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3</m:t>
                </m:r>
                <m:ctrlPr>
                  <w:rPr>
                    <w:rFonts w:ascii="Cambria Math" w:hAnsi="Cambria Math"/>
                    <w:i/>
                    <w:sz w:val="18"/>
                    <w:szCs w:val="18"/>
                  </w:rPr>
                </m:ctrlPr>
              </m:sub>
            </m:sSub>
            <m:ctrlPr>
              <w:rPr>
                <w:rFonts w:ascii="Cambria Math" w:hAnsi="Cambria Math"/>
                <w:i/>
                <w:sz w:val="18"/>
                <w:szCs w:val="18"/>
              </w:rPr>
            </m:ctrlPr>
          </m:sub>
          <m:sup>
            <m:r>
              <m:rPr/>
              <w:rPr>
                <w:rFonts w:ascii="Cambria Math" w:hAnsi="Cambria Math"/>
                <w:sz w:val="18"/>
                <w:szCs w:val="18"/>
              </w:rPr>
              <m:t>1</m:t>
            </m:r>
            <m:r>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4</m:t>
                </m:r>
                <m:ctrlPr>
                  <w:rPr>
                    <w:rFonts w:ascii="Cambria Math" w:hAnsi="Cambria Math"/>
                    <w:i/>
                    <w:sz w:val="18"/>
                    <w:szCs w:val="18"/>
                  </w:rPr>
                </m:ctrlPr>
              </m:sub>
            </m:sSub>
            <m:ctrlPr>
              <w:rPr>
                <w:rFonts w:ascii="Cambria Math" w:hAnsi="Cambria Math"/>
                <w:i/>
                <w:sz w:val="18"/>
                <w:szCs w:val="18"/>
              </w:rPr>
            </m:ctrlPr>
          </m:sup>
        </m:sSubSup>
      </m:oMath>
      <w:r>
        <w:rPr>
          <w:rFonts w:hint="eastAsia"/>
        </w:rPr>
        <w:t>，其中</w:t>
      </w:r>
      <m:oMath>
        <m:sSub>
          <m:sSubPr>
            <m:ctrlPr>
              <w:rPr>
                <w:rFonts w:ascii="Cambria Math" w:hAnsi="Cambria Math"/>
                <w:i/>
              </w:rPr>
            </m:ctrlPr>
          </m:sSubPr>
          <m:e>
            <m:r>
              <m:rPr/>
              <w:rPr>
                <w:rFonts w:ascii="Cambria Math" w:hAnsi="Cambria Math"/>
              </w:rPr>
              <m:t>d</m:t>
            </m:r>
            <m:ctrlPr>
              <w:rPr>
                <w:rFonts w:hint="eastAsia" w:ascii="Cambria Math" w:hAnsi="Cambria Math"/>
                <w:i/>
              </w:rPr>
            </m:ctrlPr>
          </m:e>
          <m:sub>
            <m:r>
              <m:rPr/>
              <w:rPr>
                <w:rFonts w:ascii="Cambria Math" w:hAnsi="Cambria Math"/>
              </w:rPr>
              <m:t>4</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。将</w:t>
      </w:r>
      <m:oMath>
        <m:sSubSup>
          <m:sSubSupPr>
            <m:ctrlPr>
              <w:rPr>
                <w:rFonts w:ascii="Cambria Math" w:hAnsi="Cambria Math"/>
                <w:i/>
                <w:sz w:val="18"/>
                <w:szCs w:val="18"/>
              </w:rPr>
            </m:ctrlPr>
          </m:sSubSupPr>
          <m:e>
            <m:r>
              <m:rPr>
                <m:sty m:val="bi"/>
              </m:rPr>
              <w:rPr>
                <w:rFonts w:ascii="Cambria Math" w:hAnsi="Cambria Math"/>
                <w:sz w:val="18"/>
                <w:szCs w:val="18"/>
              </w:rPr>
              <m:t>e</m:t>
            </m:r>
            <m:ctrlPr>
              <w:rPr>
                <w:rFonts w:ascii="Cambria Math" w:hAnsi="Cambria Math"/>
                <w:i/>
                <w:sz w:val="18"/>
                <w:szCs w:val="18"/>
              </w:rPr>
            </m:ctrlPr>
          </m:e>
          <m:sub>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i/>
                    <w:sz w:val="18"/>
                    <w:szCs w:val="18"/>
                  </w:rPr>
                </m:ctrlPr>
              </m:e>
              <m:sub>
                <m:r>
                  <m:rPr/>
                  <w:rPr>
                    <w:rFonts w:ascii="Cambria Math" w:hAnsi="Cambria Math"/>
                    <w:sz w:val="18"/>
                    <w:szCs w:val="18"/>
                  </w:rPr>
                  <m:t>3</m:t>
                </m:r>
                <m:ctrlPr>
                  <w:rPr>
                    <w:rFonts w:ascii="Cambria Math" w:hAnsi="Cambria Math"/>
                    <w:i/>
                    <w:sz w:val="18"/>
                    <w:szCs w:val="18"/>
                  </w:rPr>
                </m:ctrlPr>
              </m:sub>
            </m:sSub>
            <m:ctrlPr>
              <w:rPr>
                <w:rFonts w:ascii="Cambria Math" w:hAnsi="Cambria Math"/>
                <w:i/>
                <w:sz w:val="18"/>
                <w:szCs w:val="18"/>
              </w:rPr>
            </m:ctrlPr>
          </m:sub>
          <m:sup>
            <m:r>
              <m:rPr/>
              <w:rPr>
                <w:rFonts w:ascii="Cambria Math" w:hAnsi="Cambria Math"/>
                <w:sz w:val="18"/>
                <w:szCs w:val="18"/>
              </w:rPr>
              <m:t>1</m:t>
            </m:r>
            <m:r>
              <m:rPr/>
              <w:rPr>
                <w:rFonts w:hint="eastAsia" w:ascii="Cambria Math" w:hAnsi="Cambria Math"/>
                <w:sz w:val="18"/>
                <w:szCs w:val="18"/>
              </w:rPr>
              <m:t>×</m:t>
            </m:r>
            <m:sSub>
              <m:sSubPr>
                <m:ctrlPr>
                  <w:rPr>
                    <w:rFonts w:ascii="Cambria Math" w:hAnsi="Cambria Math"/>
                    <w:i/>
                    <w:sz w:val="18"/>
                    <w:szCs w:val="18"/>
                  </w:rPr>
                </m:ctrlPr>
              </m:sSubPr>
              <m:e>
                <m:r>
                  <m:rPr/>
                  <w:rPr>
                    <w:rFonts w:ascii="Cambria Math" w:hAnsi="Cambria Math"/>
                    <w:sz w:val="18"/>
                    <w:szCs w:val="18"/>
                  </w:rPr>
                  <m:t>d</m:t>
                </m:r>
                <m:ctrlPr>
                  <w:rPr>
                    <w:rFonts w:ascii="Cambria Math" w:hAnsi="Cambria Math"/>
                    <w:i/>
                    <w:sz w:val="18"/>
                    <w:szCs w:val="18"/>
                  </w:rPr>
                </m:ctrlPr>
              </m:e>
              <m:sub>
                <m:r>
                  <m:rPr/>
                  <w:rPr>
                    <w:rFonts w:ascii="Cambria Math" w:hAnsi="Cambria Math"/>
                    <w:sz w:val="18"/>
                    <w:szCs w:val="18"/>
                  </w:rPr>
                  <m:t>4</m:t>
                </m:r>
                <m:ctrlPr>
                  <w:rPr>
                    <w:rFonts w:ascii="Cambria Math" w:hAnsi="Cambria Math"/>
                    <w:i/>
                    <w:sz w:val="18"/>
                    <w:szCs w:val="18"/>
                  </w:rPr>
                </m:ctrlPr>
              </m:sub>
            </m:sSub>
            <m:ctrlPr>
              <w:rPr>
                <w:rFonts w:ascii="Cambria Math" w:hAnsi="Cambria Math"/>
                <w:i/>
                <w:sz w:val="18"/>
                <w:szCs w:val="18"/>
              </w:rPr>
            </m:ctrlPr>
          </m:sup>
        </m:sSubSup>
      </m:oMath>
      <w:del w:id="445" w:author="LRC" w:date="2026-06-26T16:55:00Z">
        <w:r>
          <w:rPr>
            <w:rFonts w:hint="eastAsia"/>
          </w:rPr>
          <w:delText>特征最终被</w:delText>
        </w:r>
      </w:del>
      <w:r>
        <w:rPr>
          <w:rFonts w:hint="eastAsia"/>
        </w:rPr>
        <w:t>送入</w:t>
      </w:r>
      <w:del w:id="446" w:author="LRC" w:date="2026-06-26T16:55:00Z">
        <w:r>
          <w:rPr>
            <w:rFonts w:hint="eastAsia"/>
          </w:rPr>
          <w:delText>一个</w:delText>
        </w:r>
      </w:del>
      <w:r>
        <w:rPr>
          <w:rFonts w:hint="eastAsia"/>
        </w:rPr>
        <w:t>多层感知机进行非线性映射，输出预测向量</w:t>
      </w:r>
      <m:oMath>
        <m:sSup>
          <m:sSupPr>
            <m:ctrlPr>
              <w:rPr>
                <w:rFonts w:ascii="Cambria Math" w:hAnsi="Cambria Math"/>
                <w:iCs/>
              </w:rPr>
            </m:ctrlPr>
          </m:sSupPr>
          <m:e>
            <m:r>
              <m:rPr>
                <m:sty m:val="bi"/>
              </m:rPr>
              <w:rPr>
                <w:rFonts w:ascii="Cambria Math" w:hAnsi="Cambria Math"/>
              </w:rPr>
              <m:t>Y</m:t>
            </m:r>
            <m:ctrlPr>
              <w:rPr>
                <w:rFonts w:ascii="Cambria Math" w:hAnsi="Cambria Math"/>
                <w:iCs/>
              </w:rPr>
            </m:ctrlPr>
          </m:e>
          <m:sup>
            <m:r>
              <m:rPr>
                <m:sty m:val="p"/>
              </m:rPr>
              <w:rPr>
                <w:rFonts w:ascii="Cambria Math" w:hAnsi="Cambria Math"/>
              </w:rPr>
              <m:t>'</m:t>
            </m:r>
            <m:d>
              <m:dPr>
                <m:begChr m:val="|"/>
                <m:endChr m:val="|"/>
                <m:ctrlPr>
                  <w:rPr>
                    <w:rFonts w:ascii="Cambria Math" w:hAnsi="Cambria Math"/>
                    <w:iCs/>
                  </w:rPr>
                </m:ctrlPr>
              </m:dPr>
              <m:e>
                <m:r>
                  <m:rPr/>
                  <w:rPr>
                    <w:rFonts w:ascii="Cambria Math" w:hAnsi="Cambria Math"/>
                  </w:rPr>
                  <m:t>V</m:t>
                </m:r>
                <m:ctrlPr>
                  <w:rPr>
                    <w:rFonts w:ascii="Cambria Math" w:hAnsi="Cambria Math"/>
                    <w:iCs/>
                  </w:rPr>
                </m:ctrlPr>
              </m:e>
            </m:d>
            <m:r>
              <m:rPr>
                <m:sty m:val="p"/>
              </m:rPr>
              <w:rPr>
                <w:rFonts w:hint="eastAsia" w:ascii="Cambria Math" w:hAnsi="Cambria Math"/>
              </w:rPr>
              <m:t>×</m:t>
            </m:r>
            <m:d>
              <m:dPr>
                <m:begChr m:val="|"/>
                <m:endChr m:val="|"/>
                <m:ctrlPr>
                  <w:rPr>
                    <w:rFonts w:ascii="Cambria Math" w:hAnsi="Cambria Math"/>
                    <w:iCs/>
                  </w:rPr>
                </m:ctrlPr>
              </m:dPr>
              <m:e>
                <m:r>
                  <m:rPr/>
                  <w:rPr>
                    <w:rFonts w:ascii="Cambria Math" w:hAnsi="Cambria Math"/>
                  </w:rPr>
                  <m:t>L</m:t>
                </m:r>
                <m:ctrlPr>
                  <w:rPr>
                    <w:rFonts w:ascii="Cambria Math" w:hAnsi="Cambria Math"/>
                    <w:iCs/>
                  </w:rPr>
                </m:ctrlPr>
              </m:e>
            </m:d>
            <m:ctrlPr>
              <w:rPr>
                <w:rFonts w:ascii="Cambria Math" w:hAnsi="Cambria Math"/>
                <w:iCs/>
              </w:rPr>
            </m:ctrlPr>
          </m:sup>
        </m:sSup>
      </m:oMath>
      <w:r>
        <w:rPr>
          <w:rFonts w:hint="eastAsia"/>
        </w:rPr>
        <w:t>，其中</w:t>
      </w:r>
      <w:del w:id="447" w:author="LRC" w:date="2026-06-26T16:55:00Z">
        <w:r>
          <w:rPr>
            <w:rFonts w:hint="eastAsia"/>
          </w:rPr>
          <w:delText>，</w:delText>
        </w:r>
      </w:del>
      <m:oMath>
        <m:r>
          <m:rPr/>
          <w:rPr>
            <w:rFonts w:ascii="Cambria Math" w:hAnsi="Cambria Math"/>
          </w:rPr>
          <m:t>|V|</m:t>
        </m:r>
      </m:oMath>
      <w:r>
        <w:rPr>
          <w:rFonts w:hint="eastAsia"/>
        </w:rPr>
        <w:t>为节点集合</w:t>
      </w:r>
      <w:del w:id="448" w:author="LRC" w:date="2026-06-26T16:55:00Z">
        <w:r>
          <w:rPr>
            <w:rFonts w:hint="eastAsia"/>
          </w:rPr>
          <w:delText>的</w:delText>
        </w:r>
      </w:del>
      <w:r>
        <w:rPr>
          <w:rFonts w:hint="eastAsia"/>
        </w:rPr>
        <w:t>大小，</w:t>
      </w:r>
      <m:oMath>
        <m:r>
          <m:rPr/>
          <w:rPr>
            <w:rFonts w:ascii="Cambria Math" w:hAnsi="Cambria Math"/>
          </w:rPr>
          <m:t>|L|</m:t>
        </m:r>
      </m:oMath>
      <w:r>
        <w:rPr>
          <w:rFonts w:hint="eastAsia"/>
        </w:rPr>
        <w:t>为属性集合</w:t>
      </w:r>
      <w:del w:id="449" w:author="LRC" w:date="2026-06-26T16:56:00Z">
        <w:r>
          <w:rPr>
            <w:rFonts w:hint="eastAsia"/>
          </w:rPr>
          <w:delText>的</w:delText>
        </w:r>
      </w:del>
      <w:r>
        <w:rPr>
          <w:rFonts w:hint="eastAsia"/>
        </w:rPr>
        <w:t>大小。</w:t>
      </w:r>
      <w:del w:id="450" w:author="LRC" w:date="2026-06-26T16:56:00Z">
        <w:r>
          <w:rPr/>
          <w:delText>EchoModel</w:delText>
        </w:r>
      </w:del>
      <w:r>
        <w:rPr>
          <w:rFonts w:hint="eastAsia"/>
        </w:rPr>
        <w:t>通过计算</w:t>
      </w:r>
      <m:oMath>
        <m:sSup>
          <m:sSupPr>
            <m:ctrlPr>
              <w:rPr>
                <w:rFonts w:ascii="Cambria Math" w:hAnsi="Cambria Math"/>
                <w:iCs/>
              </w:rPr>
            </m:ctrlPr>
          </m:sSupPr>
          <m:e>
            <m:r>
              <m:rPr>
                <m:sty m:val="bi"/>
              </m:rPr>
              <w:rPr>
                <w:rFonts w:ascii="Cambria Math" w:hAnsi="Cambria Math"/>
              </w:rPr>
              <m:t>Y</m:t>
            </m:r>
            <m:ctrlPr>
              <w:rPr>
                <w:rFonts w:ascii="Cambria Math" w:hAnsi="Cambria Math"/>
                <w:iCs/>
              </w:rPr>
            </m:ctrlPr>
          </m:e>
          <m:sup>
            <m:r>
              <m:rPr>
                <m:sty m:val="p"/>
              </m:rPr>
              <w:rPr>
                <w:rFonts w:ascii="Cambria Math" w:hAnsi="Cambria Math"/>
              </w:rPr>
              <m:t>'</m:t>
            </m:r>
            <m:d>
              <m:dPr>
                <m:begChr m:val="|"/>
                <m:endChr m:val="|"/>
                <m:ctrlPr>
                  <w:rPr>
                    <w:rFonts w:ascii="Cambria Math" w:hAnsi="Cambria Math"/>
                    <w:iCs/>
                  </w:rPr>
                </m:ctrlPr>
              </m:dPr>
              <m:e>
                <m:r>
                  <m:rPr/>
                  <w:rPr>
                    <w:rFonts w:ascii="Cambria Math" w:hAnsi="Cambria Math"/>
                  </w:rPr>
                  <m:t>V</m:t>
                </m:r>
                <m:ctrlPr>
                  <w:rPr>
                    <w:rFonts w:ascii="Cambria Math" w:hAnsi="Cambria Math"/>
                    <w:iCs/>
                  </w:rPr>
                </m:ctrlPr>
              </m:e>
            </m:d>
            <m:r>
              <m:rPr>
                <m:sty m:val="p"/>
              </m:rPr>
              <w:rPr>
                <w:rFonts w:hint="eastAsia" w:ascii="Cambria Math" w:hAnsi="Cambria Math"/>
              </w:rPr>
              <m:t>×</m:t>
            </m:r>
            <m:d>
              <m:dPr>
                <m:begChr m:val="|"/>
                <m:endChr m:val="|"/>
                <m:ctrlPr>
                  <w:rPr>
                    <w:rFonts w:ascii="Cambria Math" w:hAnsi="Cambria Math"/>
                    <w:iCs/>
                  </w:rPr>
                </m:ctrlPr>
              </m:dPr>
              <m:e>
                <m:r>
                  <m:rPr/>
                  <w:rPr>
                    <w:rFonts w:ascii="Cambria Math" w:hAnsi="Cambria Math"/>
                  </w:rPr>
                  <m:t>L</m:t>
                </m:r>
                <m:ctrlPr>
                  <w:rPr>
                    <w:rFonts w:ascii="Cambria Math" w:hAnsi="Cambria Math"/>
                    <w:iCs/>
                  </w:rPr>
                </m:ctrlPr>
              </m:e>
            </m:d>
            <m:ctrlPr>
              <w:rPr>
                <w:rFonts w:ascii="Cambria Math" w:hAnsi="Cambria Math"/>
                <w:iCs/>
              </w:rPr>
            </m:ctrlPr>
          </m:sup>
        </m:sSup>
      </m:oMath>
      <w:r>
        <w:rPr>
          <w:rFonts w:hint="eastAsia"/>
        </w:rPr>
        <w:t>第</w:t>
      </w:r>
      <m:oMath>
        <m:r>
          <m:rPr/>
          <w:rPr>
            <w:rFonts w:ascii="Cambria Math" w:hAnsi="Cambria Math"/>
          </w:rPr>
          <m:t>i</m:t>
        </m:r>
      </m:oMath>
      <w:r>
        <w:rPr>
          <w:rFonts w:hint="eastAsia"/>
        </w:rPr>
        <w:t>行中所有元素的平方和，得到对应节点</w:t>
      </w:r>
      <m:oMath>
        <m:sSub>
          <m:sSubPr>
            <m:ctrlPr>
              <w:rPr>
                <w:rFonts w:ascii="Cambria Math" w:hAnsi="Cambria Math"/>
                <w:i/>
              </w:rPr>
            </m:ctrlPr>
          </m:sSubPr>
          <m:e>
            <m:r>
              <m:rPr/>
              <w:rPr>
                <w:rFonts w:ascii="Cambria Math" w:hAnsi="Cambria Math"/>
              </w:rPr>
              <m:t>v</m:t>
            </m:r>
            <m:ctrlPr>
              <w:rPr>
                <w:rFonts w:hint="eastAsia" w:ascii="Cambria Math" w:hAnsi="Cambria Math"/>
                <w:i/>
              </w:rPr>
            </m:ctrlPr>
          </m:e>
          <m:sub>
            <m:r>
              <m:rPr/>
              <w:rPr>
                <w:rFonts w:ascii="Cambria Math" w:hAnsi="Cambria Math"/>
              </w:rPr>
              <m:t>i</m:t>
            </m:r>
            <m:ctrlPr>
              <w:rPr>
                <w:rFonts w:ascii="Cambria Math" w:hAnsi="Cambria Math"/>
                <w:i/>
              </w:rPr>
            </m:ctrlPr>
          </m:sub>
        </m:sSub>
      </m:oMath>
      <w:r>
        <w:rPr>
          <w:rFonts w:hint="eastAsia"/>
        </w:rPr>
        <w:t>的权重</w:t>
      </w:r>
      <m:oMath>
        <m:sSub>
          <m:sSubPr>
            <m:ctrlPr>
              <w:rPr>
                <w:rFonts w:ascii="Cambria Math" w:hAnsi="Cambria Math" w:cs="Arial"/>
                <w:bCs/>
                <w:i/>
              </w:rPr>
            </m:ctrlPr>
          </m:sSubPr>
          <m:e>
            <m:r>
              <m:rPr/>
              <w:rPr>
                <w:rFonts w:hint="eastAsia" w:ascii="Cambria Math" w:hAnsi="Cambria Math" w:cs="Arial"/>
              </w:rPr>
              <m:t>w</m:t>
            </m:r>
            <m:ctrlPr>
              <w:rPr>
                <w:rFonts w:hint="eastAsia" w:ascii="Cambria Math" w:hAnsi="Cambria Math" w:cs="Arial"/>
                <w:bCs/>
                <w:i/>
              </w:rPr>
            </m:ctrlPr>
          </m:e>
          <m:sub>
            <m:sSub>
              <m:sSubPr>
                <m:ctrlPr>
                  <w:rPr>
                    <w:rFonts w:ascii="Cambria Math" w:hAnsi="Cambria Math" w:cs="Arial"/>
                    <w:bCs/>
                    <w:i/>
                  </w:rPr>
                </m:ctrlPr>
              </m:sSubPr>
              <m:e>
                <m:r>
                  <m:rPr/>
                  <w:rPr>
                    <w:rFonts w:ascii="Cambria Math" w:hAnsi="Cambria Math" w:cs="Arial"/>
                  </w:rPr>
                  <m:t>v</m:t>
                </m:r>
                <m:ctrlPr>
                  <w:rPr>
                    <w:rFonts w:ascii="Cambria Math" w:hAnsi="Cambria Math" w:cs="Arial"/>
                    <w:bCs/>
                    <w:i/>
                  </w:rPr>
                </m:ctrlPr>
              </m:e>
              <m:sub>
                <m:r>
                  <m:rPr/>
                  <w:rPr>
                    <w:rFonts w:hint="eastAsia" w:ascii="Cambria Math" w:hAnsi="Cambria Math" w:cs="Arial"/>
                  </w:rPr>
                  <m:t>i</m:t>
                </m:r>
                <m:ctrlPr>
                  <w:rPr>
                    <w:rFonts w:ascii="Cambria Math" w:hAnsi="Cambria Math" w:cs="Arial"/>
                    <w:bCs/>
                    <w:i/>
                  </w:rPr>
                </m:ctrlPr>
              </m:sub>
            </m:sSub>
            <m:ctrlPr>
              <w:rPr>
                <w:rFonts w:ascii="Cambria Math" w:hAnsi="Cambria Math" w:cs="Arial"/>
                <w:bCs/>
                <w:i/>
              </w:rPr>
            </m:ctrlPr>
          </m:sub>
        </m:sSub>
      </m:oMath>
      <w:r>
        <w:rPr>
          <w:rFonts w:hint="eastAsia"/>
        </w:rPr>
        <w:t>。收集所有节点</w:t>
      </w:r>
      <w:del w:id="451" w:author="LRC" w:date="2026-06-26T16:56:00Z">
        <w:r>
          <w:rPr>
            <w:rFonts w:hint="eastAsia"/>
          </w:rPr>
          <w:delText>的</w:delText>
        </w:r>
      </w:del>
      <w:r>
        <w:rPr>
          <w:rFonts w:hint="eastAsia"/>
        </w:rPr>
        <w:t>权重得到</w:t>
      </w:r>
      <w:del w:id="452" w:author="LRC" w:date="2026-06-26T16:57:00Z">
        <w:r>
          <w:rPr>
            <w:rFonts w:hint="eastAsia"/>
          </w:rPr>
          <w:delText>权重数组</w:delText>
        </w:r>
      </w:del>
      <m:oMath>
        <m:sSub>
          <m:sSubPr>
            <m:ctrlPr>
              <w:rPr>
                <w:rFonts w:ascii="Cambria Math" w:hAnsi="Cambria Math"/>
                <w:i/>
              </w:rPr>
            </m:ctrlPr>
          </m:sSubPr>
          <m:e>
            <m:r>
              <m:rPr/>
              <w:rPr>
                <w:rFonts w:ascii="Cambria Math" w:hAnsi="Cambria Math"/>
              </w:rPr>
              <m:t>W</m:t>
            </m:r>
            <m:ctrlPr>
              <w:rPr>
                <w:rFonts w:hint="eastAsia" w:ascii="Cambria Math" w:hAnsi="Cambria Math"/>
                <w:i/>
              </w:rPr>
            </m:ctrlPr>
          </m:e>
          <m:sub>
            <m:r>
              <m:rPr/>
              <w:rPr>
                <w:rFonts w:ascii="Cambria Math" w:hAnsi="Cambria Math"/>
              </w:rPr>
              <m:t>v</m:t>
            </m:r>
            <m:ctrlPr>
              <w:rPr>
                <w:rFonts w:ascii="Cambria Math" w:hAnsi="Cambria Math"/>
                <w:i/>
              </w:rPr>
            </m:ctrlPr>
          </m:sub>
        </m:sSub>
      </m:oMath>
      <w:r>
        <w:rPr>
          <w:rFonts w:hint="eastAsia"/>
        </w:rPr>
        <w:t>。</w:t>
      </w:r>
      <w:bookmarkStart w:id="62" w:name="_GoBack"/>
      <w:bookmarkEnd w:id="62"/>
    </w:p>
    <w:bookmarkEnd w:id="8"/>
    <w:p w14:paraId="05DDE7C2">
      <w:pPr>
        <w:ind w:firstLine="420" w:firstLineChars="200"/>
      </w:pPr>
      <w:r>
        <w:t>EchoModel的训练过程由</w:t>
      </w:r>
      <w:r>
        <w:rPr>
          <w:rFonts w:hint="eastAsia"/>
        </w:rPr>
        <w:t>目标向量</w:t>
      </w:r>
      <m:oMath>
        <m:sSup>
          <m:sSupPr>
            <m:ctrlPr>
              <w:rPr>
                <w:rFonts w:ascii="Cambria Math" w:hAnsi="Cambria Math"/>
                <w:iCs/>
              </w:rPr>
            </m:ctrlPr>
          </m:sSupPr>
          <m:e>
            <m:r>
              <m:rPr>
                <m:sty m:val="bi"/>
              </m:rPr>
              <w:rPr>
                <w:rFonts w:ascii="Cambria Math" w:hAnsi="Cambria Math"/>
              </w:rPr>
              <m:t>Y</m:t>
            </m:r>
            <m:ctrlPr>
              <w:rPr>
                <w:rFonts w:ascii="Cambria Math" w:hAnsi="Cambria Math"/>
                <w:iCs/>
              </w:rPr>
            </m:ctrlPr>
          </m:e>
          <m:sup>
            <m:d>
              <m:dPr>
                <m:begChr m:val="|"/>
                <m:endChr m:val="|"/>
                <m:ctrlPr>
                  <w:rPr>
                    <w:rFonts w:ascii="Cambria Math" w:hAnsi="Cambria Math"/>
                    <w:iCs/>
                  </w:rPr>
                </m:ctrlPr>
              </m:dPr>
              <m:e>
                <m:r>
                  <m:rPr/>
                  <w:rPr>
                    <w:rFonts w:ascii="Cambria Math" w:hAnsi="Cambria Math"/>
                  </w:rPr>
                  <m:t>V</m:t>
                </m:r>
                <m:ctrlPr>
                  <w:rPr>
                    <w:rFonts w:ascii="Cambria Math" w:hAnsi="Cambria Math"/>
                    <w:iCs/>
                  </w:rPr>
                </m:ctrlPr>
              </m:e>
            </m:d>
            <m:r>
              <m:rPr>
                <m:sty m:val="p"/>
              </m:rPr>
              <w:rPr>
                <w:rFonts w:hint="eastAsia" w:ascii="Cambria Math" w:hAnsi="Cambria Math"/>
              </w:rPr>
              <m:t>×</m:t>
            </m:r>
            <m:d>
              <m:dPr>
                <m:begChr m:val="|"/>
                <m:endChr m:val="|"/>
                <m:ctrlPr>
                  <w:rPr>
                    <w:rFonts w:ascii="Cambria Math" w:hAnsi="Cambria Math"/>
                    <w:iCs/>
                  </w:rPr>
                </m:ctrlPr>
              </m:dPr>
              <m:e>
                <m:r>
                  <m:rPr/>
                  <w:rPr>
                    <w:rFonts w:ascii="Cambria Math" w:hAnsi="Cambria Math"/>
                  </w:rPr>
                  <m:t>L</m:t>
                </m:r>
                <m:ctrlPr>
                  <w:rPr>
                    <w:rFonts w:ascii="Cambria Math" w:hAnsi="Cambria Math"/>
                    <w:iCs/>
                  </w:rPr>
                </m:ctrlPr>
              </m:e>
            </m:d>
            <m:ctrlPr>
              <w:rPr>
                <w:rFonts w:ascii="Cambria Math" w:hAnsi="Cambria Math"/>
                <w:iCs/>
              </w:rPr>
            </m:ctrlPr>
          </m:sup>
        </m:sSup>
      </m:oMath>
      <w:del w:id="453" w:author="LRC" w:date="2026-06-26T16:57:00Z">
        <w:r>
          <w:rPr/>
          <w:delText>所</w:delText>
        </w:r>
      </w:del>
      <w:r>
        <w:t>引导。</w:t>
      </w:r>
      <m:oMath>
        <m:sSup>
          <m:sSupPr>
            <m:ctrlPr>
              <w:rPr>
                <w:rFonts w:ascii="Cambria Math" w:hAnsi="Cambria Math"/>
                <w:iCs/>
              </w:rPr>
            </m:ctrlPr>
          </m:sSupPr>
          <m:e>
            <m:r>
              <m:rPr>
                <m:sty m:val="bi"/>
              </m:rPr>
              <w:rPr>
                <w:rFonts w:ascii="Cambria Math" w:hAnsi="Cambria Math"/>
              </w:rPr>
              <m:t>Y</m:t>
            </m:r>
            <m:ctrlPr>
              <w:rPr>
                <w:rFonts w:ascii="Cambria Math" w:hAnsi="Cambria Math"/>
                <w:iCs/>
              </w:rPr>
            </m:ctrlPr>
          </m:e>
          <m:sup>
            <m:d>
              <m:dPr>
                <m:begChr m:val="|"/>
                <m:endChr m:val="|"/>
                <m:ctrlPr>
                  <w:rPr>
                    <w:rFonts w:ascii="Cambria Math" w:hAnsi="Cambria Math"/>
                    <w:iCs/>
                  </w:rPr>
                </m:ctrlPr>
              </m:dPr>
              <m:e>
                <m:r>
                  <m:rPr/>
                  <w:rPr>
                    <w:rFonts w:ascii="Cambria Math" w:hAnsi="Cambria Math"/>
                  </w:rPr>
                  <m:t>V</m:t>
                </m:r>
                <m:ctrlPr>
                  <w:rPr>
                    <w:rFonts w:ascii="Cambria Math" w:hAnsi="Cambria Math"/>
                    <w:iCs/>
                  </w:rPr>
                </m:ctrlPr>
              </m:e>
            </m:d>
            <m:r>
              <m:rPr>
                <m:sty m:val="p"/>
              </m:rPr>
              <w:rPr>
                <w:rFonts w:hint="eastAsia" w:ascii="Cambria Math" w:hAnsi="Cambria Math"/>
              </w:rPr>
              <m:t>×</m:t>
            </m:r>
            <m:d>
              <m:dPr>
                <m:begChr m:val="|"/>
                <m:endChr m:val="|"/>
                <m:ctrlPr>
                  <w:rPr>
                    <w:rFonts w:ascii="Cambria Math" w:hAnsi="Cambria Math"/>
                    <w:iCs/>
                  </w:rPr>
                </m:ctrlPr>
              </m:dPr>
              <m:e>
                <m:r>
                  <m:rPr/>
                  <w:rPr>
                    <w:rFonts w:ascii="Cambria Math" w:hAnsi="Cambria Math"/>
                  </w:rPr>
                  <m:t>L</m:t>
                </m:r>
                <m:ctrlPr>
                  <w:rPr>
                    <w:rFonts w:ascii="Cambria Math" w:hAnsi="Cambria Math"/>
                    <w:iCs/>
                  </w:rPr>
                </m:ctrlPr>
              </m:e>
            </m:d>
            <m:ctrlPr>
              <w:rPr>
                <w:rFonts w:ascii="Cambria Math" w:hAnsi="Cambria Math"/>
                <w:iCs/>
              </w:rPr>
            </m:ctrlPr>
          </m:sup>
        </m:sSup>
      </m:oMath>
      <w:del w:id="454" w:author="LRC" w:date="2026-06-26T16:57:00Z">
        <w:r>
          <w:rPr/>
          <w:delText>该标签</w:delText>
        </w:r>
      </w:del>
      <w:r>
        <w:t>蕴含</w:t>
      </w:r>
      <w:del w:id="455" w:author="LRC" w:date="2026-06-26T16:57:00Z">
        <w:r>
          <w:rPr/>
          <w:delText>了</w:delText>
        </w:r>
      </w:del>
      <w:r>
        <w:t>与下游任务紧密相关的信息。EchoModel的</w:t>
      </w:r>
      <w:del w:id="456" w:author="LRC" w:date="2026-06-26T16:58:00Z">
        <w:r>
          <w:rPr/>
          <w:delText>模型</w:delText>
        </w:r>
      </w:del>
      <w:r>
        <w:t>训练</w:t>
      </w:r>
      <w:del w:id="457" w:author="LRC" w:date="2026-06-26T16:58:00Z">
        <w:r>
          <w:rPr/>
          <w:delText>的</w:delText>
        </w:r>
      </w:del>
      <w:r>
        <w:t>目标是最小化</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r>
              <m:rPr>
                <m:sty m:val="p"/>
              </m:rPr>
              <w:rPr>
                <w:rFonts w:ascii="Cambria Math" w:hAnsi="Cambria Math"/>
              </w:rPr>
              <m:t>'</m:t>
            </m:r>
            <m:d>
              <m:dPr>
                <m:begChr m:val="|"/>
                <m:endChr m:val="|"/>
                <m:ctrlPr>
                  <w:rPr>
                    <w:rFonts w:ascii="Cambria Math" w:hAnsi="Cambria Math"/>
                  </w:rPr>
                </m:ctrlPr>
              </m:dPr>
              <m:e>
                <m:r>
                  <m:rPr/>
                  <w:rPr>
                    <w:rFonts w:ascii="Cambria Math" w:hAnsi="Cambria Math"/>
                  </w:rPr>
                  <m:t>V</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i/>
                  </w:rPr>
                </m:ctrlPr>
              </m:e>
            </m:d>
            <m:ctrlPr>
              <w:rPr>
                <w:rFonts w:ascii="Cambria Math" w:hAnsi="Cambria Math"/>
              </w:rPr>
            </m:ctrlPr>
          </m:sup>
        </m:sSup>
      </m:oMath>
      <w:r>
        <w:t>与</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d>
              <m:dPr>
                <m:begChr m:val="|"/>
                <m:endChr m:val="|"/>
                <m:ctrlPr>
                  <w:rPr>
                    <w:rFonts w:ascii="Cambria Math" w:hAnsi="Cambria Math"/>
                  </w:rPr>
                </m:ctrlPr>
              </m:dPr>
              <m:e>
                <m:r>
                  <m:rPr/>
                  <w:rPr>
                    <w:rFonts w:ascii="Cambria Math" w:hAnsi="Cambria Math"/>
                  </w:rPr>
                  <m:t>V</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i/>
                  </w:rPr>
                </m:ctrlPr>
              </m:e>
            </m:d>
            <m:ctrlPr>
              <w:rPr>
                <w:rFonts w:ascii="Cambria Math" w:hAnsi="Cambria Math"/>
              </w:rPr>
            </m:ctrlPr>
          </m:sup>
        </m:sSup>
      </m:oMath>
      <w:r>
        <w:t>之间的差异。为此，本</w:t>
      </w:r>
      <w:r>
        <w:rPr>
          <w:rFonts w:hint="eastAsia"/>
        </w:rPr>
        <w:t>研究</w:t>
      </w:r>
      <w:r>
        <w:t>设计</w:t>
      </w:r>
      <w:del w:id="458" w:author="LRC" w:date="2026-06-26T16:58:00Z">
        <w:r>
          <w:rPr/>
          <w:delText>了一个</w:delText>
        </w:r>
      </w:del>
      <w:r>
        <w:t>损失函数</w:t>
      </w:r>
      <m:oMath>
        <m:sSub>
          <m:sSubPr>
            <m:ctrlPr>
              <w:rPr>
                <w:rFonts w:ascii="Cambria Math" w:hAnsi="Cambria Math"/>
                <w:i/>
                <w:szCs w:val="20"/>
              </w:rPr>
            </m:ctrlPr>
          </m:sSubPr>
          <m:e>
            <m:r>
              <m:rPr/>
              <w:rPr>
                <w:rFonts w:ascii="Cambria Math" w:hAnsi="Cambria Math" w:eastAsia="MS Mincho"/>
                <w:szCs w:val="20"/>
              </w:rPr>
              <m:t>L</m:t>
            </m:r>
            <m:ctrlPr>
              <w:rPr>
                <w:rFonts w:ascii="Cambria Math" w:hAnsi="Cambria Math"/>
                <w:i/>
                <w:szCs w:val="20"/>
              </w:rPr>
            </m:ctrlPr>
          </m:e>
          <m:sub>
            <m:r>
              <m:rPr>
                <m:sty m:val="p"/>
              </m:rPr>
              <w:rPr>
                <w:rFonts w:ascii="Cambria Math" w:hAnsi="Cambria Math"/>
                <w:szCs w:val="20"/>
              </w:rPr>
              <m:t>loss</m:t>
            </m:r>
            <m:ctrlPr>
              <w:rPr>
                <w:rFonts w:ascii="Cambria Math" w:hAnsi="Cambria Math"/>
                <w:i/>
                <w:szCs w:val="20"/>
              </w:rPr>
            </m:ctrlPr>
          </m:sub>
        </m:sSub>
      </m:oMath>
      <w:r>
        <w:t>，</w:t>
      </w:r>
      <w:del w:id="459" w:author="LRC" w:date="2026-06-26T16:59:00Z">
        <w:r>
          <w:rPr/>
          <w:delText>该函数</w:delText>
        </w:r>
      </w:del>
      <w:r>
        <w:t>结合</w:t>
      </w:r>
      <w:del w:id="460" w:author="LRC" w:date="2026-06-26T16:59:00Z">
        <w:r>
          <w:rPr/>
          <w:delText>了</w:delText>
        </w:r>
      </w:del>
      <w:r>
        <w:t>均方误差</w:t>
      </w:r>
      <w:r>
        <w:rPr>
          <w:rFonts w:hint="eastAsia"/>
        </w:rPr>
        <w:t>损失</w:t>
      </w:r>
      <m:oMath>
        <m:sSub>
          <m:sSubPr>
            <m:ctrlPr>
              <w:rPr>
                <w:rFonts w:ascii="Cambria Math" w:hAnsi="Cambria Math"/>
                <w:bCs/>
                <w:szCs w:val="20"/>
              </w:rPr>
            </m:ctrlPr>
          </m:sSubPr>
          <m:e>
            <m:r>
              <m:rPr/>
              <w:rPr>
                <w:rFonts w:ascii="Cambria Math" w:hAnsi="Cambria Math" w:eastAsia="MS Mincho"/>
                <w:szCs w:val="20"/>
              </w:rPr>
              <m:t>L</m:t>
            </m:r>
            <m:ctrlPr>
              <w:rPr>
                <w:rFonts w:ascii="Cambria Math" w:hAnsi="Cambria Math"/>
                <w:bCs/>
                <w:szCs w:val="20"/>
              </w:rPr>
            </m:ctrlPr>
          </m:e>
          <m:sub>
            <m:r>
              <m:rPr>
                <m:sty m:val="p"/>
              </m:rPr>
              <w:rPr>
                <w:rFonts w:ascii="Cambria Math" w:hAnsi="Cambria Math"/>
                <w:szCs w:val="20"/>
              </w:rPr>
              <m:t>MSE</m:t>
            </m:r>
            <m:ctrlPr>
              <w:rPr>
                <w:rFonts w:ascii="Cambria Math" w:hAnsi="Cambria Math"/>
                <w:bCs/>
                <w:szCs w:val="20"/>
              </w:rPr>
            </m:ctrlPr>
          </m:sub>
        </m:sSub>
      </m:oMath>
      <w:del w:id="461" w:author="LRC" w:date="2026-06-26T16:59:00Z">
        <w:r>
          <w:rPr/>
          <w:delText>（Mean Squared Error</w:delText>
        </w:r>
      </w:del>
      <w:del w:id="462" w:author="LRC" w:date="2026-06-26T16:59:00Z">
        <w:r>
          <w:rPr>
            <w:rFonts w:hint="eastAsia"/>
          </w:rPr>
          <w:delText>，</w:delText>
        </w:r>
      </w:del>
      <w:del w:id="463" w:author="LRC" w:date="2026-06-26T16:59:00Z">
        <w:r>
          <w:rPr>
            <w:i/>
            <w:iCs/>
          </w:rPr>
          <w:delText>MSE</w:delText>
        </w:r>
      </w:del>
      <w:del w:id="464" w:author="LRC" w:date="2026-06-26T16:59:00Z">
        <w:r>
          <w:rPr/>
          <w:delText>）</w:delText>
        </w:r>
      </w:del>
      <w:r>
        <w:t>和Kullback-Leibler散度</w:t>
      </w:r>
      <m:oMath>
        <m:sSub>
          <m:sSubPr>
            <m:ctrlPr>
              <w:rPr>
                <w:rFonts w:ascii="Cambria Math" w:hAnsi="Cambria Math"/>
                <w:bCs/>
                <w:szCs w:val="20"/>
              </w:rPr>
            </m:ctrlPr>
          </m:sSubPr>
          <m:e>
            <m:r>
              <m:rPr/>
              <w:rPr>
                <w:rFonts w:ascii="Cambria Math" w:hAnsi="Cambria Math" w:eastAsia="MS Mincho"/>
                <w:szCs w:val="20"/>
              </w:rPr>
              <m:t>L</m:t>
            </m:r>
            <m:ctrlPr>
              <w:rPr>
                <w:rFonts w:ascii="Cambria Math" w:hAnsi="Cambria Math"/>
                <w:bCs/>
                <w:szCs w:val="20"/>
              </w:rPr>
            </m:ctrlPr>
          </m:e>
          <m:sub>
            <m:r>
              <m:rPr>
                <m:sty m:val="p"/>
              </m:rPr>
              <w:rPr>
                <w:rFonts w:ascii="Cambria Math" w:hAnsi="Cambria Math"/>
                <w:szCs w:val="20"/>
              </w:rPr>
              <m:t>KL</m:t>
            </m:r>
            <m:ctrlPr>
              <w:rPr>
                <w:rFonts w:ascii="Cambria Math" w:hAnsi="Cambria Math"/>
                <w:bCs/>
                <w:szCs w:val="20"/>
              </w:rPr>
            </m:ctrlPr>
          </m:sub>
        </m:sSub>
      </m:oMath>
      <w:del w:id="465" w:author="LRC" w:date="2026-06-26T17:00:00Z">
        <w:r>
          <w:rPr/>
          <w:delText>（KL Divergence</w:delText>
        </w:r>
      </w:del>
      <w:del w:id="466" w:author="LRC" w:date="2026-06-26T17:00:00Z">
        <w:r>
          <w:rPr>
            <w:rFonts w:hint="eastAsia"/>
          </w:rPr>
          <w:delText>，</w:delText>
        </w:r>
      </w:del>
      <w:del w:id="467" w:author="LRC" w:date="2026-06-26T17:00:00Z">
        <w:r>
          <w:rPr>
            <w:i/>
            <w:iCs/>
          </w:rPr>
          <w:delText>KL</w:delText>
        </w:r>
      </w:del>
      <w:del w:id="468" w:author="LRC" w:date="2026-06-26T17:00:00Z">
        <w:r>
          <w:rPr/>
          <w:delText>）</w:delText>
        </w:r>
      </w:del>
      <w:r>
        <w:t>，</w:t>
      </w:r>
      <w:del w:id="469" w:author="LRC" w:date="2026-06-26T17:00:00Z">
        <w:r>
          <w:rPr/>
          <w:delText>以</w:delText>
        </w:r>
      </w:del>
      <w:r>
        <w:t>确保</w:t>
      </w:r>
      <w:del w:id="470" w:author="LRC" w:date="2026-06-26T17:00:00Z">
        <w:r>
          <w:rPr/>
          <w:delText>预测向量</w:delText>
        </w:r>
      </w:del>
      <m:oMath>
        <m:sSup>
          <m:sSupPr>
            <m:ctrlPr>
              <w:rPr>
                <w:rFonts w:ascii="Cambria Math" w:hAnsi="Cambria Math"/>
              </w:rPr>
            </m:ctrlPr>
          </m:sSupPr>
          <m:e>
            <m:r>
              <m:rPr>
                <m:sty m:val="bi"/>
              </m:rPr>
              <w:rPr>
                <w:rFonts w:ascii="Cambria Math" w:hAnsi="Cambria Math"/>
              </w:rPr>
              <m:t>Y</m:t>
            </m:r>
            <m:ctrlPr>
              <w:rPr>
                <w:rFonts w:ascii="Cambria Math" w:hAnsi="Cambria Math"/>
              </w:rPr>
            </m:ctrlPr>
          </m:e>
          <m:sup>
            <m:r>
              <m:rPr>
                <m:sty m:val="p"/>
              </m:rPr>
              <w:rPr>
                <w:rFonts w:ascii="Cambria Math" w:hAnsi="Cambria Math"/>
              </w:rPr>
              <m:t>'</m:t>
            </m:r>
            <m:d>
              <m:dPr>
                <m:begChr m:val="|"/>
                <m:endChr m:val="|"/>
                <m:ctrlPr>
                  <w:rPr>
                    <w:rFonts w:ascii="Cambria Math" w:hAnsi="Cambria Math"/>
                  </w:rPr>
                </m:ctrlPr>
              </m:dPr>
              <m:e>
                <m:r>
                  <m:rPr/>
                  <w:rPr>
                    <w:rFonts w:ascii="Cambria Math" w:hAnsi="Cambria Math"/>
                  </w:rPr>
                  <m:t>V</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i/>
                  </w:rPr>
                </m:ctrlPr>
              </m:e>
            </m:d>
            <m:ctrlPr>
              <w:rPr>
                <w:rFonts w:ascii="Cambria Math" w:hAnsi="Cambria Math"/>
              </w:rPr>
            </m:ctrlPr>
          </m:sup>
        </m:sSup>
      </m:oMath>
      <w:r>
        <w:t>与</w:t>
      </w:r>
      <w:del w:id="471" w:author="LRC" w:date="2026-06-26T17:01:00Z">
        <w:r>
          <w:rPr/>
          <w:delText>目标向量</w:delText>
        </w:r>
      </w:del>
      <m:oMath>
        <m:sSup>
          <m:sSupPr>
            <m:ctrlPr>
              <w:rPr>
                <w:rFonts w:ascii="Cambria Math" w:hAnsi="Cambria Math"/>
              </w:rPr>
            </m:ctrlPr>
          </m:sSupPr>
          <m:e>
            <m:r>
              <m:rPr>
                <m:sty m:val="bi"/>
              </m:rPr>
              <w:rPr>
                <w:rFonts w:ascii="Cambria Math" w:hAnsi="Cambria Math"/>
              </w:rPr>
              <m:t>Y</m:t>
            </m:r>
            <m:ctrlPr>
              <w:rPr>
                <w:rFonts w:ascii="Cambria Math" w:hAnsi="Cambria Math"/>
              </w:rPr>
            </m:ctrlPr>
          </m:e>
          <m:sup>
            <m:d>
              <m:dPr>
                <m:begChr m:val="|"/>
                <m:endChr m:val="|"/>
                <m:ctrlPr>
                  <w:rPr>
                    <w:rFonts w:ascii="Cambria Math" w:hAnsi="Cambria Math"/>
                  </w:rPr>
                </m:ctrlPr>
              </m:dPr>
              <m:e>
                <m:r>
                  <m:rPr/>
                  <w:rPr>
                    <w:rFonts w:ascii="Cambria Math" w:hAnsi="Cambria Math"/>
                  </w:rPr>
                  <m:t>V</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i/>
                  </w:rPr>
                </m:ctrlPr>
              </m:e>
            </m:d>
            <m:ctrlPr>
              <w:rPr>
                <w:rFonts w:ascii="Cambria Math" w:hAnsi="Cambria Math"/>
              </w:rPr>
            </m:ctrlPr>
          </m:sup>
        </m:sSup>
      </m:oMath>
      <w:r>
        <w:t>在数值和分布上</w:t>
      </w:r>
      <w:del w:id="472" w:author="LRC" w:date="2026-06-26T17:01:00Z">
        <w:r>
          <w:rPr/>
          <w:delText>的</w:delText>
        </w:r>
      </w:del>
      <w:r>
        <w:t>一致</w:t>
      </w:r>
      <w:del w:id="473" w:author="LRC" w:date="2026-06-26T17:01:00Z">
        <w:r>
          <w:rPr/>
          <w:delText>性</w:delText>
        </w:r>
      </w:del>
      <w:r>
        <w:t>。</w:t>
      </w:r>
      <w:del w:id="474" w:author="LRC" w:date="2026-06-26T17:01:00Z">
        <w:r>
          <w:rPr>
            <w:rFonts w:hint="eastAsia"/>
          </w:rPr>
          <w:delText>具体而言，损失函数定义</w:delText>
        </w:r>
      </w:del>
      <m:oMath>
        <m:sSub>
          <m:sSubPr>
            <m:ctrlPr>
              <w:rPr>
                <w:rFonts w:ascii="Cambria Math" w:hAnsi="Cambria Math"/>
                <w:i/>
                <w:szCs w:val="20"/>
              </w:rPr>
            </m:ctrlPr>
          </m:sSubPr>
          <m:e>
            <m:r>
              <m:rPr/>
              <w:rPr>
                <w:rFonts w:ascii="Cambria Math" w:hAnsi="Cambria Math" w:eastAsia="MS Mincho"/>
                <w:szCs w:val="20"/>
              </w:rPr>
              <m:t>L</m:t>
            </m:r>
            <m:ctrlPr>
              <w:rPr>
                <w:rFonts w:ascii="Cambria Math" w:hAnsi="Cambria Math"/>
                <w:i/>
                <w:szCs w:val="20"/>
              </w:rPr>
            </m:ctrlPr>
          </m:e>
          <m:sub>
            <m:r>
              <m:rPr>
                <m:sty m:val="p"/>
              </m:rPr>
              <w:rPr>
                <w:rFonts w:ascii="Cambria Math" w:hAnsi="Cambria Math"/>
                <w:szCs w:val="20"/>
              </w:rPr>
              <m:t>loss</m:t>
            </m:r>
            <m:ctrlPr>
              <w:rPr>
                <w:rFonts w:ascii="Cambria Math" w:hAnsi="Cambria Math"/>
                <w:i/>
                <w:szCs w:val="20"/>
              </w:rPr>
            </m:ctrlPr>
          </m:sub>
        </m:sSub>
      </m:oMath>
      <w:r>
        <w:rPr>
          <w:rFonts w:hint="eastAsia"/>
        </w:rPr>
        <w:t>的计算式</w:t>
      </w:r>
      <w:r>
        <w:t>为</w:t>
      </w:r>
      <w:del w:id="475" w:author="LRC" w:date="2026-06-26T17:01:00Z">
        <w:r>
          <w:rPr/>
          <w:delText>：</w:delText>
        </w:r>
      </w:del>
    </w:p>
    <w:p w14:paraId="2D10A8C9">
      <w:pPr>
        <w:ind w:firstLine="420"/>
        <w:rPr>
          <w:szCs w:val="20"/>
        </w:rPr>
      </w:pPr>
      <m:oMathPara>
        <m:oMath>
          <m:eqArr>
            <m:eqArrPr>
              <m:maxDist m:val="1"/>
              <m:ctrlPr>
                <w:rPr>
                  <w:rFonts w:ascii="Cambria Math" w:hAnsi="Cambria Math"/>
                  <w:bCs/>
                  <w:i/>
                  <w:szCs w:val="20"/>
                </w:rPr>
              </m:ctrlPr>
            </m:eqArrPr>
            <m:e>
              <m:sSub>
                <m:sSubPr>
                  <m:ctrlPr>
                    <w:rPr>
                      <w:rFonts w:ascii="Cambria Math" w:hAnsi="Cambria Math"/>
                      <w:i/>
                      <w:szCs w:val="20"/>
                    </w:rPr>
                  </m:ctrlPr>
                </m:sSubPr>
                <m:e>
                  <m:r>
                    <m:rPr/>
                    <w:rPr>
                      <w:rFonts w:ascii="Cambria Math" w:hAnsi="Cambria Math" w:eastAsia="宋体"/>
                      <w:szCs w:val="20"/>
                    </w:rPr>
                    <m:t>L</m:t>
                  </m:r>
                  <m:ctrlPr>
                    <w:rPr>
                      <w:rFonts w:ascii="Cambria Math" w:hAnsi="Cambria Math"/>
                      <w:i/>
                      <w:szCs w:val="20"/>
                    </w:rPr>
                  </m:ctrlPr>
                </m:e>
                <m:sub>
                  <m:r>
                    <m:rPr>
                      <m:sty m:val="p"/>
                    </m:rPr>
                    <w:rPr>
                      <w:rFonts w:ascii="Cambria Math" w:hAnsi="Cambria Math"/>
                      <w:szCs w:val="20"/>
                    </w:rPr>
                    <m:t>loss</m:t>
                  </m:r>
                  <m:ctrlPr>
                    <w:rPr>
                      <w:rFonts w:ascii="Cambria Math" w:hAnsi="Cambria Math"/>
                      <w:i/>
                      <w:szCs w:val="20"/>
                    </w:rPr>
                  </m:ctrlPr>
                </m:sub>
              </m:sSub>
              <m:r>
                <m:rPr>
                  <m:sty m:val="p"/>
                </m:rPr>
                <w:rPr>
                  <w:rFonts w:ascii="Cambria Math" w:hAnsi="Cambria Math"/>
                  <w:szCs w:val="20"/>
                </w:rPr>
                <m:t>=</m:t>
              </m:r>
              <m:r>
                <m:rPr/>
                <w:rPr>
                  <w:rFonts w:ascii="Cambria Math" w:hAnsi="Cambria Math"/>
                  <w:szCs w:val="20"/>
                </w:rPr>
                <m:t>α</m:t>
              </m:r>
              <w:del w:id="476" w:author="LRC" w:date="2026-06-26T17:02:00Z">
                <m:r>
                  <m:rPr>
                    <m:sty m:val="p"/>
                  </m:rPr>
                  <w:rPr>
                    <w:rFonts w:ascii="Cambria Math" w:hAnsi="Cambria Math"/>
                    <w:szCs w:val="20"/>
                  </w:rPr>
                  <m:t>⋅</m:t>
                </m:r>
              </w:del>
              <m:sSub>
                <m:sSubPr>
                  <m:ctrlPr>
                    <w:rPr>
                      <w:rFonts w:ascii="Cambria Math" w:hAnsi="Cambria Math"/>
                      <w:bCs/>
                      <w:szCs w:val="20"/>
                    </w:rPr>
                  </m:ctrlPr>
                </m:sSubPr>
                <m:e>
                  <m:r>
                    <m:rPr/>
                    <w:rPr>
                      <w:rFonts w:ascii="Cambria Math" w:hAnsi="Cambria Math" w:eastAsia="宋体"/>
                      <w:szCs w:val="20"/>
                    </w:rPr>
                    <m:t>L</m:t>
                  </m:r>
                  <m:ctrlPr>
                    <w:rPr>
                      <w:rFonts w:ascii="Cambria Math" w:hAnsi="Cambria Math"/>
                      <w:bCs/>
                      <w:szCs w:val="20"/>
                    </w:rPr>
                  </m:ctrlPr>
                </m:e>
                <m:sub>
                  <m:r>
                    <m:rPr>
                      <m:sty m:val="p"/>
                    </m:rPr>
                    <w:rPr>
                      <w:rFonts w:ascii="Cambria Math" w:hAnsi="Cambria Math"/>
                      <w:szCs w:val="20"/>
                    </w:rPr>
                    <m:t>MSE</m:t>
                  </m:r>
                  <m:ctrlPr>
                    <w:rPr>
                      <w:rFonts w:ascii="Cambria Math" w:hAnsi="Cambria Math"/>
                      <w:bCs/>
                      <w:szCs w:val="20"/>
                    </w:rPr>
                  </m:ctrlPr>
                </m:sub>
              </m:sSub>
              <m:r>
                <m:rPr>
                  <m:sty m:val="p"/>
                </m:rPr>
                <w:rPr>
                  <w:rFonts w:ascii="Cambria Math" w:hAnsi="Cambria Math"/>
                  <w:szCs w:val="20"/>
                </w:rPr>
                <m:t>+</m:t>
              </m:r>
              <m:d>
                <m:dPr>
                  <m:ctrlPr>
                    <w:rPr>
                      <w:rFonts w:ascii="Cambria Math" w:hAnsi="Cambria Math"/>
                      <w:szCs w:val="20"/>
                    </w:rPr>
                  </m:ctrlPr>
                </m:dPr>
                <m:e>
                  <m:r>
                    <m:rPr>
                      <m:sty m:val="p"/>
                    </m:rPr>
                    <w:rPr>
                      <w:rFonts w:ascii="Cambria Math" w:hAnsi="Cambria Math"/>
                      <w:szCs w:val="20"/>
                    </w:rPr>
                    <m:t>1−</m:t>
                  </m:r>
                  <m:r>
                    <m:rPr/>
                    <w:rPr>
                      <w:rFonts w:ascii="Cambria Math" w:hAnsi="Cambria Math"/>
                      <w:szCs w:val="20"/>
                    </w:rPr>
                    <m:t>α</m:t>
                  </m:r>
                  <m:ctrlPr>
                    <w:rPr>
                      <w:rFonts w:ascii="Cambria Math" w:hAnsi="Cambria Math"/>
                      <w:szCs w:val="20"/>
                    </w:rPr>
                  </m:ctrlPr>
                </m:e>
              </m:d>
              <w:del w:id="477" w:author="LRC" w:date="2026-06-26T17:02:00Z">
                <m:r>
                  <m:rPr>
                    <m:sty m:val="p"/>
                  </m:rPr>
                  <w:rPr>
                    <w:rFonts w:ascii="Cambria Math" w:hAnsi="Cambria Math"/>
                    <w:szCs w:val="20"/>
                  </w:rPr>
                  <m:t>⋅</m:t>
                </m:r>
              </w:del>
              <m:sSub>
                <m:sSubPr>
                  <m:ctrlPr>
                    <w:rPr>
                      <w:rFonts w:ascii="Cambria Math" w:hAnsi="Cambria Math"/>
                      <w:bCs/>
                      <w:szCs w:val="20"/>
                    </w:rPr>
                  </m:ctrlPr>
                </m:sSubPr>
                <m:e>
                  <m:r>
                    <m:rPr/>
                    <w:rPr>
                      <w:rFonts w:ascii="Cambria Math" w:hAnsi="Cambria Math" w:eastAsia="宋体"/>
                      <w:szCs w:val="20"/>
                    </w:rPr>
                    <m:t>L</m:t>
                  </m:r>
                  <m:ctrlPr>
                    <w:rPr>
                      <w:rFonts w:ascii="Cambria Math" w:hAnsi="Cambria Math"/>
                      <w:bCs/>
                      <w:szCs w:val="20"/>
                    </w:rPr>
                  </m:ctrlPr>
                </m:e>
                <m:sub>
                  <m:r>
                    <m:rPr>
                      <m:sty m:val="p"/>
                    </m:rPr>
                    <w:rPr>
                      <w:rFonts w:ascii="Cambria Math" w:hAnsi="Cambria Math"/>
                      <w:szCs w:val="20"/>
                    </w:rPr>
                    <m:t>KL</m:t>
                  </m:r>
                  <m:ctrlPr>
                    <w:rPr>
                      <w:rFonts w:ascii="Cambria Math" w:hAnsi="Cambria Math"/>
                      <w:bCs/>
                      <w:szCs w:val="20"/>
                    </w:rPr>
                  </m:ctrlPr>
                </m:sub>
              </m:sSub>
              <m:r>
                <m:rPr>
                  <m:sty m:val="p"/>
                </m:rPr>
                <w:rPr>
                  <w:rFonts w:hint="eastAsia" w:ascii="Cambria Math" w:hAnsi="Cambria Math" w:eastAsia="宋体"/>
                  <w:szCs w:val="20"/>
                  <w:rPrChange w:id="478" w:author="LRC" w:date="2026-06-26T17:02:00Z">
                    <w:rPr>
                      <w:rFonts w:hint="eastAsia" w:ascii="Cambria Math" w:hAnsi="Cambria Math" w:eastAsiaTheme="minorEastAsia"/>
                      <w:szCs w:val="20"/>
                    </w:rPr>
                  </w:rPrChange>
                </w:rPr>
                <m:t>，</m:t>
              </m:r>
              <m:r>
                <m:rPr/>
                <w:rPr>
                  <w:rFonts w:ascii="Cambria Math" w:hAnsi="Cambria Math" w:eastAsia="宋体"/>
                  <w:szCs w:val="20"/>
                  <w:rPrChange w:id="479" w:author="LRC" w:date="2026-06-26T17:02:00Z">
                    <w:rPr>
                      <w:rFonts w:ascii="Cambria Math" w:hAnsi="Cambria Math" w:eastAsia="MS Mincho"/>
                      <w:szCs w:val="20"/>
                    </w:rPr>
                  </w:rPrChange>
                </w:rPr>
                <m:t>#</m:t>
              </m:r>
              <m:d>
                <m:dPr>
                  <m:ctrlPr>
                    <w:rPr>
                      <w:rFonts w:ascii="Cambria Math" w:hAnsi="Cambria Math"/>
                      <w:bCs/>
                      <w:i/>
                      <w:szCs w:val="20"/>
                    </w:rPr>
                  </m:ctrlPr>
                </m:dPr>
                <m:e>
                  <m:r>
                    <m:rPr/>
                    <w:rPr>
                      <w:rFonts w:ascii="Cambria Math" w:hAnsi="Cambria Math"/>
                      <w:szCs w:val="20"/>
                    </w:rPr>
                    <m:t>3</m:t>
                  </m:r>
                  <m:ctrlPr>
                    <w:rPr>
                      <w:rFonts w:ascii="Cambria Math" w:hAnsi="Cambria Math"/>
                      <w:bCs/>
                      <w:i/>
                      <w:szCs w:val="20"/>
                    </w:rPr>
                  </m:ctrlPr>
                </m:e>
              </m:d>
              <m:ctrlPr>
                <w:rPr>
                  <w:rFonts w:ascii="Cambria Math" w:hAnsi="Cambria Math"/>
                  <w:i/>
                  <w:szCs w:val="20"/>
                </w:rPr>
              </m:ctrlPr>
            </m:e>
          </m:eqArr>
        </m:oMath>
      </m:oMathPara>
    </w:p>
    <w:p w14:paraId="73280068">
      <w:pPr>
        <w:ind w:firstLine="0" w:firstLineChars="0"/>
        <w:rPr>
          <w:szCs w:val="20"/>
        </w:rPr>
      </w:pPr>
      <w:r>
        <w:rPr>
          <w:rFonts w:hint="eastAsia"/>
          <w:szCs w:val="20"/>
        </w:rPr>
        <w:t>式中，</w:t>
      </w:r>
      <m:oMath>
        <m:r>
          <m:rPr/>
          <w:rPr>
            <w:rFonts w:ascii="Cambria Math" w:hAnsi="Cambria Math"/>
            <w:szCs w:val="20"/>
          </w:rPr>
          <m:t>α</m:t>
        </m:r>
      </m:oMath>
      <w:r>
        <w:rPr>
          <w:rFonts w:hint="eastAsia"/>
          <w:szCs w:val="20"/>
        </w:rPr>
        <w:t>为超参数，</w:t>
      </w:r>
      <w:del w:id="480" w:author="LRC" w:date="2026-06-26T17:03:00Z">
        <w:r>
          <w:rPr>
            <w:rFonts w:hint="eastAsia"/>
            <w:szCs w:val="20"/>
          </w:rPr>
          <w:delText>损失函数</w:delText>
        </w:r>
      </w:del>
      <m:oMath>
        <m:sSub>
          <m:sSubPr>
            <m:ctrlPr>
              <w:del w:id="481" w:author="LRC" w:date="2026-06-26T17:03:00Z">
                <w:rPr>
                  <w:rFonts w:ascii="Cambria Math" w:hAnsi="Cambria Math"/>
                  <w:i/>
                  <w:szCs w:val="20"/>
                </w:rPr>
              </w:del>
            </m:ctrlPr>
          </m:sSubPr>
          <m:e>
            <w:del w:id="482" w:author="LRC" w:date="2026-06-26T17:03:00Z">
              <m:r>
                <m:rPr>
                  <m:sty m:val="p"/>
                  <m:scr m:val="script"/>
                </m:rPr>
                <w:rPr>
                  <w:rFonts w:ascii="Cambria Math" w:hAnsi="Cambria Math" w:eastAsia="MS Mincho"/>
                  <w:szCs w:val="20"/>
                </w:rPr>
                <m:t>ℒ</m:t>
              </m:r>
            </w:del>
            <m:ctrlPr>
              <w:del w:id="483" w:author="LRC" w:date="2026-06-26T17:03:00Z">
                <w:rPr>
                  <w:rFonts w:ascii="Cambria Math" w:hAnsi="Cambria Math"/>
                  <w:i/>
                  <w:szCs w:val="20"/>
                </w:rPr>
              </w:del>
            </m:ctrlPr>
          </m:e>
          <m:sub>
            <w:del w:id="484" w:author="LRC" w:date="2026-06-26T17:03:00Z">
              <m:r>
                <m:rPr/>
                <w:rPr>
                  <w:rFonts w:ascii="Cambria Math" w:hAnsi="Cambria Math"/>
                  <w:szCs w:val="20"/>
                </w:rPr>
                <m:t>loss</m:t>
              </m:r>
            </w:del>
            <m:ctrlPr>
              <w:del w:id="485" w:author="LRC" w:date="2026-06-26T17:03:00Z">
                <w:rPr>
                  <w:rFonts w:ascii="Cambria Math" w:hAnsi="Cambria Math"/>
                  <w:i/>
                  <w:szCs w:val="20"/>
                </w:rPr>
              </w:del>
            </m:ctrlPr>
          </m:sub>
        </m:sSub>
      </m:oMath>
      <w:del w:id="486" w:author="LRC" w:date="2026-06-26T17:03:00Z">
        <w:r>
          <w:rPr>
            <w:rFonts w:hint="eastAsia"/>
            <w:szCs w:val="20"/>
          </w:rPr>
          <w:delText>中的超参数</w:delText>
        </w:r>
      </w:del>
      <m:oMath>
        <w:del w:id="487" w:author="LRC" w:date="2026-06-26T17:03:00Z">
          <m:r>
            <m:rPr/>
            <w:rPr>
              <w:rFonts w:ascii="Cambria Math" w:hAnsi="Cambria Math"/>
              <w:szCs w:val="20"/>
            </w:rPr>
            <m:t>α</m:t>
          </m:r>
        </w:del>
      </m:oMath>
      <w:r>
        <w:rPr>
          <w:rFonts w:hint="eastAsia"/>
          <w:szCs w:val="20"/>
        </w:rPr>
        <w:t>用于平衡两种损失项的权重。</w:t>
      </w:r>
      <w:del w:id="488" w:author="LRC" w:date="2026-06-26T17:04:00Z">
        <w:r>
          <w:rPr>
            <w:rFonts w:hint="eastAsia"/>
            <w:szCs w:val="20"/>
          </w:rPr>
          <w:delText>该损失函数由均方误差</w:delText>
        </w:r>
      </w:del>
      <m:oMath>
        <m:sSub>
          <m:sSubPr>
            <m:ctrlPr>
              <w:del w:id="489" w:author="LRC" w:date="2026-06-26T17:04:00Z">
                <w:rPr>
                  <w:rFonts w:ascii="Cambria Math" w:hAnsi="Cambria Math"/>
                  <w:bCs/>
                  <w:szCs w:val="20"/>
                </w:rPr>
              </w:del>
            </m:ctrlPr>
          </m:sSubPr>
          <m:e>
            <w:del w:id="490" w:author="LRC" w:date="2026-06-26T17:04:00Z">
              <m:r>
                <m:rPr>
                  <m:sty m:val="p"/>
                  <m:scr m:val="script"/>
                </m:rPr>
                <w:rPr>
                  <w:rFonts w:ascii="Cambria Math" w:hAnsi="Cambria Math" w:eastAsia="MS Mincho"/>
                  <w:szCs w:val="20"/>
                </w:rPr>
                <m:t>ℒ</m:t>
              </m:r>
            </w:del>
            <m:ctrlPr>
              <w:del w:id="491" w:author="LRC" w:date="2026-06-26T17:04:00Z">
                <w:rPr>
                  <w:rFonts w:ascii="Cambria Math" w:hAnsi="Cambria Math"/>
                  <w:bCs/>
                  <w:szCs w:val="20"/>
                </w:rPr>
              </w:del>
            </m:ctrlPr>
          </m:e>
          <m:sub>
            <w:del w:id="492" w:author="LRC" w:date="2026-06-26T17:04:00Z">
              <m:r>
                <m:rPr/>
                <w:rPr>
                  <w:rFonts w:ascii="Cambria Math" w:hAnsi="Cambria Math"/>
                  <w:szCs w:val="20"/>
                </w:rPr>
                <m:t>MSE</m:t>
              </m:r>
            </w:del>
            <m:ctrlPr>
              <w:del w:id="493" w:author="LRC" w:date="2026-06-26T17:04:00Z">
                <w:rPr>
                  <w:rFonts w:ascii="Cambria Math" w:hAnsi="Cambria Math"/>
                  <w:bCs/>
                  <w:szCs w:val="20"/>
                </w:rPr>
              </w:del>
            </m:ctrlPr>
          </m:sub>
        </m:sSub>
      </m:oMath>
      <w:del w:id="494" w:author="LRC" w:date="2026-06-26T17:04:00Z">
        <w:r>
          <w:rPr>
            <w:rFonts w:hint="eastAsia"/>
            <w:szCs w:val="20"/>
          </w:rPr>
          <w:delText>和KL散度</w:delText>
        </w:r>
      </w:del>
      <m:oMath>
        <m:sSub>
          <m:sSubPr>
            <m:ctrlPr>
              <w:del w:id="495" w:author="LRC" w:date="2026-06-26T17:04:00Z">
                <w:rPr>
                  <w:rFonts w:ascii="Cambria Math" w:hAnsi="Cambria Math"/>
                  <w:bCs/>
                  <w:szCs w:val="20"/>
                </w:rPr>
              </w:del>
            </m:ctrlPr>
          </m:sSubPr>
          <m:e>
            <w:del w:id="496" w:author="LRC" w:date="2026-06-26T17:04:00Z">
              <m:r>
                <m:rPr>
                  <m:sty m:val="p"/>
                  <m:scr m:val="script"/>
                </m:rPr>
                <w:rPr>
                  <w:rFonts w:ascii="Cambria Math" w:hAnsi="Cambria Math" w:eastAsia="MS Mincho"/>
                  <w:szCs w:val="20"/>
                </w:rPr>
                <m:t>ℒ</m:t>
              </m:r>
            </w:del>
            <m:ctrlPr>
              <w:del w:id="497" w:author="LRC" w:date="2026-06-26T17:04:00Z">
                <w:rPr>
                  <w:rFonts w:ascii="Cambria Math" w:hAnsi="Cambria Math"/>
                  <w:bCs/>
                  <w:szCs w:val="20"/>
                </w:rPr>
              </w:del>
            </m:ctrlPr>
          </m:e>
          <m:sub>
            <w:del w:id="498" w:author="LRC" w:date="2026-06-26T17:04:00Z">
              <m:r>
                <m:rPr/>
                <w:rPr>
                  <w:rFonts w:ascii="Cambria Math" w:hAnsi="Cambria Math"/>
                  <w:szCs w:val="20"/>
                </w:rPr>
                <m:t>KL</m:t>
              </m:r>
            </w:del>
            <m:ctrlPr>
              <w:del w:id="499" w:author="LRC" w:date="2026-06-26T17:04:00Z">
                <w:rPr>
                  <w:rFonts w:ascii="Cambria Math" w:hAnsi="Cambria Math"/>
                  <w:bCs/>
                  <w:szCs w:val="20"/>
                </w:rPr>
              </w:del>
            </m:ctrlPr>
          </m:sub>
        </m:sSub>
      </m:oMath>
      <w:del w:id="500" w:author="LRC" w:date="2026-06-26T17:04:00Z">
        <w:r>
          <w:rPr>
            <w:rFonts w:hint="eastAsia"/>
            <w:szCs w:val="20"/>
          </w:rPr>
          <w:delText>组成，其中均方误差</w:delText>
        </w:r>
      </w:del>
      <m:oMath>
        <m:sSub>
          <m:sSubPr>
            <m:ctrlPr>
              <w:rPr>
                <w:rFonts w:ascii="Cambria Math" w:hAnsi="Cambria Math"/>
                <w:bCs/>
                <w:szCs w:val="20"/>
              </w:rPr>
            </m:ctrlPr>
          </m:sSubPr>
          <m:e>
            <m:r>
              <m:rPr/>
              <w:rPr>
                <w:rFonts w:ascii="Cambria Math" w:hAnsi="Cambria Math"/>
                <w:szCs w:val="20"/>
              </w:rPr>
              <m:t>L</m:t>
            </m:r>
            <m:ctrlPr>
              <w:rPr>
                <w:rFonts w:ascii="Cambria Math" w:hAnsi="Cambria Math"/>
                <w:bCs/>
                <w:szCs w:val="20"/>
              </w:rPr>
            </m:ctrlPr>
          </m:e>
          <m:sub>
            <m:r>
              <m:rPr>
                <m:sty m:val="p"/>
              </m:rPr>
              <w:rPr>
                <w:rFonts w:ascii="Cambria Math" w:hAnsi="Cambria Math"/>
                <w:szCs w:val="20"/>
              </w:rPr>
              <m:t>MSE</m:t>
            </m:r>
            <m:ctrlPr>
              <w:rPr>
                <w:rFonts w:ascii="Cambria Math" w:hAnsi="Cambria Math"/>
                <w:bCs/>
                <w:szCs w:val="20"/>
              </w:rPr>
            </m:ctrlPr>
          </m:sub>
        </m:sSub>
      </m:oMath>
      <w:r>
        <w:rPr>
          <w:rFonts w:hint="eastAsia"/>
          <w:szCs w:val="20"/>
        </w:rPr>
        <w:t>用于衡量</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r>
              <m:rPr>
                <m:sty m:val="p"/>
              </m:rPr>
              <w:rPr>
                <w:rFonts w:ascii="Cambria Math" w:hAnsi="Cambria Math"/>
              </w:rPr>
              <m:t>'</m:t>
            </m:r>
            <m:d>
              <m:dPr>
                <m:begChr m:val="|"/>
                <m:endChr m:val="|"/>
                <m:ctrlPr>
                  <w:rPr>
                    <w:rFonts w:ascii="Cambria Math" w:hAnsi="Cambria Math"/>
                  </w:rPr>
                </m:ctrlPr>
              </m:dPr>
              <m:e>
                <m:r>
                  <m:rPr/>
                  <w:rPr>
                    <w:rFonts w:ascii="Cambria Math" w:hAnsi="Cambria Math"/>
                  </w:rPr>
                  <m:t>V</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i/>
                  </w:rPr>
                </m:ctrlPr>
              </m:e>
            </m:d>
            <m:ctrlPr>
              <w:rPr>
                <w:rFonts w:ascii="Cambria Math" w:hAnsi="Cambria Math"/>
              </w:rPr>
            </m:ctrlPr>
          </m:sup>
        </m:sSup>
      </m:oMath>
      <w:r>
        <w:rPr>
          <w:rFonts w:hint="eastAsia"/>
          <w:szCs w:val="20"/>
        </w:rPr>
        <w:t>与</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d>
              <m:dPr>
                <m:begChr m:val="|"/>
                <m:endChr m:val="|"/>
                <m:ctrlPr>
                  <w:rPr>
                    <w:rFonts w:ascii="Cambria Math" w:hAnsi="Cambria Math"/>
                  </w:rPr>
                </m:ctrlPr>
              </m:dPr>
              <m:e>
                <m:r>
                  <m:rPr/>
                  <w:rPr>
                    <w:rFonts w:ascii="Cambria Math" w:hAnsi="Cambria Math"/>
                  </w:rPr>
                  <m:t>V</m:t>
                </m:r>
                <m:ctrlPr>
                  <w:rPr>
                    <w:rFonts w:ascii="Cambria Math" w:hAnsi="Cambria Math"/>
                    <w:i/>
                  </w:rPr>
                </m:ctrlPr>
              </m:e>
            </m:d>
            <m:r>
              <m:rPr>
                <m:sty m:val="p"/>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i/>
                  </w:rPr>
                </m:ctrlPr>
              </m:e>
            </m:d>
            <m:ctrlPr>
              <w:rPr>
                <w:rFonts w:ascii="Cambria Math" w:hAnsi="Cambria Math"/>
              </w:rPr>
            </m:ctrlPr>
          </m:sup>
        </m:sSup>
      </m:oMath>
      <w:r>
        <w:rPr>
          <w:rFonts w:hint="eastAsia"/>
          <w:szCs w:val="20"/>
        </w:rPr>
        <w:t>在向量空间上的数值差异，计算式为</w:t>
      </w:r>
      <w:del w:id="501" w:author="LRC" w:date="2026-06-26T17:11:00Z">
        <w:r>
          <w:rPr>
            <w:rFonts w:hint="eastAsia"/>
            <w:szCs w:val="20"/>
          </w:rPr>
          <w:delText>：</w:delText>
        </w:r>
      </w:del>
    </w:p>
    <w:p w14:paraId="60A48A5E">
      <w:pPr>
        <w:ind w:firstLine="420"/>
        <w:rPr>
          <w:szCs w:val="20"/>
        </w:rPr>
      </w:pPr>
      <m:oMathPara>
        <m:oMath>
          <m:eqArr>
            <m:eqArrPr>
              <m:maxDist m:val="1"/>
              <m:ctrlPr>
                <w:rPr>
                  <w:rFonts w:ascii="Cambria Math" w:hAnsi="Cambria Math"/>
                  <w:i/>
                  <w:szCs w:val="20"/>
                </w:rPr>
              </m:ctrlPr>
            </m:eqArrPr>
            <m:e>
              <m:sSub>
                <m:sSubPr>
                  <m:ctrlPr>
                    <w:rPr>
                      <w:rFonts w:ascii="Cambria Math" w:hAnsi="Cambria Math"/>
                      <w:i/>
                      <w:szCs w:val="20"/>
                    </w:rPr>
                  </m:ctrlPr>
                </m:sSubPr>
                <m:e>
                  <m:r>
                    <m:rPr/>
                    <w:rPr>
                      <w:rFonts w:ascii="Cambria Math" w:hAnsi="Cambria Math"/>
                      <w:szCs w:val="20"/>
                    </w:rPr>
                    <m:t>L</m:t>
                  </m:r>
                  <m:ctrlPr>
                    <w:rPr>
                      <w:rFonts w:ascii="Cambria Math" w:hAnsi="Cambria Math"/>
                      <w:i/>
                      <w:szCs w:val="20"/>
                    </w:rPr>
                  </m:ctrlPr>
                </m:e>
                <m:sub>
                  <m:r>
                    <m:rPr>
                      <m:sty m:val="p"/>
                    </m:rPr>
                    <w:rPr>
                      <w:rFonts w:ascii="Cambria Math" w:hAnsi="Cambria Math"/>
                      <w:szCs w:val="20"/>
                    </w:rPr>
                    <m:t>MSE</m:t>
                  </m:r>
                  <m:ctrlPr>
                    <w:rPr>
                      <w:rFonts w:ascii="Cambria Math" w:hAnsi="Cambria Math"/>
                      <w:i/>
                      <w:szCs w:val="20"/>
                    </w:rPr>
                  </m:ctrlPr>
                </m:sub>
              </m:sSub>
              <m:d>
                <m:dPr>
                  <m:ctrlPr>
                    <w:del w:id="502" w:author="LRC" w:date="2026-06-26T17:12:00Z">
                      <w:rPr>
                        <w:rFonts w:ascii="Cambria Math" w:hAnsi="Cambria Math"/>
                        <w:szCs w:val="20"/>
                      </w:rPr>
                    </w:del>
                  </m:ctrlPr>
                </m:dPr>
                <m:e>
                  <w:del w:id="503" w:author="LRC" w:date="2026-06-26T17:12:00Z">
                    <m:r>
                      <m:rPr>
                        <m:sty m:val="bi"/>
                      </m:rPr>
                      <w:rPr>
                        <w:rFonts w:ascii="Cambria Math" w:hAnsi="Cambria Math"/>
                      </w:rPr>
                      <m:t>P</m:t>
                    </m:r>
                  </w:del>
                  <w:del w:id="504" w:author="LRC" w:date="2026-06-26T17:12:00Z">
                    <m:r>
                      <m:rPr>
                        <m:sty m:val="p"/>
                      </m:rPr>
                      <w:rPr>
                        <w:rFonts w:ascii="Cambria Math" w:hAnsi="Cambria Math"/>
                        <w:szCs w:val="20"/>
                      </w:rPr>
                      <m:t>,</m:t>
                    </m:r>
                  </w:del>
                  <w:del w:id="505" w:author="LRC" w:date="2026-06-26T17:12:00Z">
                    <m:r>
                      <m:rPr>
                        <m:sty m:val="bi"/>
                      </m:rPr>
                      <w:rPr>
                        <w:rFonts w:ascii="Cambria Math" w:hAnsi="Cambria Math"/>
                        <w:szCs w:val="20"/>
                      </w:rPr>
                      <m:t>Q</m:t>
                    </m:r>
                  </w:del>
                  <m:ctrlPr>
                    <w:del w:id="506" w:author="LRC" w:date="2026-06-26T17:12:00Z">
                      <w:rPr>
                        <w:rFonts w:ascii="Cambria Math" w:hAnsi="Cambria Math"/>
                        <w:i/>
                        <w:szCs w:val="20"/>
                      </w:rPr>
                    </w:del>
                  </m:ctrlPr>
                </m:e>
              </m:d>
              <m:r>
                <m:rPr/>
                <w:rPr>
                  <w:rFonts w:ascii="Cambria Math" w:hAnsi="Cambria Math"/>
                  <w:szCs w:val="20"/>
                </w:rPr>
                <m:t>=</m:t>
              </m:r>
              <m:d>
                <m:dPr>
                  <m:ctrlPr>
                    <w:del w:id="507" w:author="LRC" w:date="2026-06-26T17:13:00Z">
                      <w:rPr>
                        <w:rFonts w:ascii="Cambria Math" w:hAnsi="Cambria Math"/>
                        <w:szCs w:val="20"/>
                      </w:rPr>
                    </w:del>
                  </m:ctrlPr>
                </m:dPr>
                <m:e>
                  <m:f>
                    <m:fPr>
                      <m:ctrlPr>
                        <w:del w:id="508" w:author="LRC" w:date="2026-06-26T17:13:00Z">
                          <w:rPr>
                            <w:rFonts w:ascii="Cambria Math" w:hAnsi="Cambria Math"/>
                            <w:szCs w:val="20"/>
                          </w:rPr>
                        </w:del>
                      </m:ctrlPr>
                    </m:fPr>
                    <m:num>
                      <w:del w:id="509" w:author="LRC" w:date="2026-06-26T17:13:00Z">
                        <m:r>
                          <m:rPr/>
                          <w:rPr>
                            <w:rFonts w:ascii="Cambria Math" w:hAnsi="Cambria Math"/>
                            <w:szCs w:val="20"/>
                          </w:rPr>
                          <m:t>1</m:t>
                        </m:r>
                      </w:del>
                      <m:ctrlPr>
                        <w:del w:id="510" w:author="LRC" w:date="2026-06-26T17:13:00Z">
                          <w:rPr>
                            <w:rFonts w:ascii="Cambria Math" w:hAnsi="Cambria Math"/>
                            <w:i/>
                            <w:szCs w:val="20"/>
                          </w:rPr>
                        </w:del>
                      </m:ctrlPr>
                    </m:num>
                    <m:den>
                      <m:d>
                        <m:dPr>
                          <m:begChr m:val="|"/>
                          <m:endChr m:val="|"/>
                          <m:ctrlPr>
                            <w:del w:id="511" w:author="LRC" w:date="2026-06-26T17:13:00Z">
                              <w:rPr>
                                <w:rFonts w:ascii="Cambria Math" w:hAnsi="Cambria Math"/>
                                <w:i/>
                                <w:szCs w:val="20"/>
                              </w:rPr>
                            </w:del>
                          </m:ctrlPr>
                        </m:dPr>
                        <m:e>
                          <w:del w:id="512" w:author="LRC" w:date="2026-06-26T17:13:00Z">
                            <m:r>
                              <m:rPr/>
                              <w:rPr>
                                <w:rFonts w:ascii="Cambria Math" w:hAnsi="Cambria Math"/>
                                <w:szCs w:val="20"/>
                              </w:rPr>
                              <m:t>V</m:t>
                            </m:r>
                          </w:del>
                          <m:ctrlPr>
                            <w:del w:id="513" w:author="LRC" w:date="2026-06-26T17:13:00Z">
                              <w:rPr>
                                <w:rFonts w:ascii="Cambria Math" w:hAnsi="Cambria Math"/>
                                <w:i/>
                                <w:szCs w:val="20"/>
                              </w:rPr>
                            </w:del>
                          </m:ctrlPr>
                        </m:e>
                      </m:d>
                      <m:d>
                        <m:dPr>
                          <m:begChr m:val="|"/>
                          <m:endChr m:val="|"/>
                          <m:ctrlPr>
                            <w:del w:id="514" w:author="LRC" w:date="2026-06-26T17:13:00Z">
                              <w:rPr>
                                <w:rFonts w:ascii="Cambria Math" w:hAnsi="Cambria Math"/>
                                <w:i/>
                                <w:szCs w:val="20"/>
                              </w:rPr>
                            </w:del>
                          </m:ctrlPr>
                        </m:dPr>
                        <m:e>
                          <w:del w:id="515" w:author="LRC" w:date="2026-06-26T17:13:00Z">
                            <m:r>
                              <m:rPr/>
                              <w:rPr>
                                <w:rFonts w:ascii="Cambria Math" w:hAnsi="Cambria Math"/>
                                <w:szCs w:val="20"/>
                              </w:rPr>
                              <m:t>L</m:t>
                            </m:r>
                          </w:del>
                          <m:ctrlPr>
                            <w:del w:id="516" w:author="LRC" w:date="2026-06-26T17:13:00Z">
                              <w:rPr>
                                <w:rFonts w:ascii="Cambria Math" w:hAnsi="Cambria Math"/>
                                <w:i/>
                                <w:szCs w:val="20"/>
                              </w:rPr>
                            </w:del>
                          </m:ctrlPr>
                        </m:e>
                      </m:d>
                      <m:ctrlPr>
                        <w:del w:id="517" w:author="LRC" w:date="2026-06-26T17:13:00Z">
                          <w:rPr>
                            <w:rFonts w:ascii="Cambria Math" w:hAnsi="Cambria Math"/>
                            <w:i/>
                            <w:szCs w:val="20"/>
                          </w:rPr>
                        </w:del>
                      </m:ctrlPr>
                    </m:den>
                  </m:f>
                  <m:ctrlPr>
                    <w:del w:id="518" w:author="LRC" w:date="2026-06-26T17:13:00Z">
                      <w:rPr>
                        <w:rFonts w:ascii="Cambria Math" w:hAnsi="Cambria Math"/>
                        <w:i/>
                        <w:szCs w:val="20"/>
                      </w:rPr>
                    </w:del>
                  </m:ctrlPr>
                </m:e>
              </m:d>
              <m:f>
                <m:fPr>
                  <m:ctrlPr>
                    <w:rPr>
                      <w:rFonts w:ascii="Cambria Math" w:hAnsi="Cambria Math"/>
                      <w:szCs w:val="20"/>
                    </w:rPr>
                  </m:ctrlPr>
                </m:fPr>
                <m:num>
                  <m:r>
                    <m:rPr/>
                    <w:rPr>
                      <w:rFonts w:ascii="Cambria Math" w:hAnsi="Cambria Math"/>
                      <w:szCs w:val="20"/>
                    </w:rPr>
                    <m:t>1</m:t>
                  </m:r>
                  <m:ctrlPr>
                    <w:rPr>
                      <w:rFonts w:ascii="Cambria Math" w:hAnsi="Cambria Math"/>
                      <w:i/>
                      <w:szCs w:val="20"/>
                    </w:rPr>
                  </m:ctrlPr>
                </m:num>
                <m:den>
                  <m:d>
                    <m:dPr>
                      <m:begChr m:val="|"/>
                      <m:endChr m:val="|"/>
                      <m:ctrlPr>
                        <w:rPr>
                          <w:rFonts w:ascii="Cambria Math" w:hAnsi="Cambria Math"/>
                          <w:i/>
                          <w:szCs w:val="20"/>
                        </w:rPr>
                      </m:ctrlPr>
                    </m:dPr>
                    <m:e>
                      <m:r>
                        <m:rPr/>
                        <w:rPr>
                          <w:rFonts w:ascii="Cambria Math" w:hAnsi="Cambria Math"/>
                          <w:szCs w:val="20"/>
                        </w:rPr>
                        <m:t>V</m:t>
                      </m:r>
                      <m:ctrlPr>
                        <w:rPr>
                          <w:rFonts w:ascii="Cambria Math" w:hAnsi="Cambria Math"/>
                          <w:i/>
                          <w:szCs w:val="20"/>
                        </w:rPr>
                      </m:ctrlPr>
                    </m:e>
                  </m:d>
                  <m:d>
                    <m:dPr>
                      <m:begChr m:val="|"/>
                      <m:endChr m:val="|"/>
                      <m:ctrlPr>
                        <w:rPr>
                          <w:rFonts w:ascii="Cambria Math" w:hAnsi="Cambria Math"/>
                          <w:i/>
                          <w:szCs w:val="20"/>
                        </w:rPr>
                      </m:ctrlPr>
                    </m:dPr>
                    <m:e>
                      <m:r>
                        <m:rPr/>
                        <w:rPr>
                          <w:rFonts w:ascii="Cambria Math" w:hAnsi="Cambria Math"/>
                          <w:szCs w:val="20"/>
                        </w:rPr>
                        <m:t>L</m:t>
                      </m:r>
                      <m:ctrlPr>
                        <w:rPr>
                          <w:rFonts w:ascii="Cambria Math" w:hAnsi="Cambria Math"/>
                          <w:i/>
                          <w:szCs w:val="20"/>
                        </w:rPr>
                      </m:ctrlPr>
                    </m:e>
                  </m:d>
                  <m:ctrlPr>
                    <w:rPr>
                      <w:rFonts w:ascii="Cambria Math" w:hAnsi="Cambria Math"/>
                      <w:i/>
                      <w:szCs w:val="20"/>
                    </w:rPr>
                  </m:ctrlPr>
                </m:den>
              </m:f>
              <m:nary>
                <m:naryPr>
                  <m:chr m:val="∑"/>
                  <m:ctrlPr>
                    <w:rPr>
                      <w:rFonts w:ascii="Cambria Math" w:hAnsi="Cambria Math"/>
                      <w:i/>
                      <w:szCs w:val="20"/>
                    </w:rPr>
                  </m:ctrlPr>
                </m:naryPr>
                <m:sub>
                  <m:r>
                    <m:rPr/>
                    <w:rPr>
                      <w:rFonts w:ascii="Cambria Math" w:hAnsi="Cambria Math"/>
                      <w:szCs w:val="20"/>
                    </w:rPr>
                    <m:t>i=1</m:t>
                  </m:r>
                  <m:ctrlPr>
                    <w:rPr>
                      <w:rFonts w:ascii="Cambria Math" w:hAnsi="Cambria Math"/>
                      <w:i/>
                      <w:szCs w:val="20"/>
                    </w:rPr>
                  </m:ctrlPr>
                </m:sub>
                <m:sup>
                  <m:d>
                    <m:dPr>
                      <m:begChr m:val="|"/>
                      <m:endChr m:val="|"/>
                      <m:ctrlPr>
                        <w:rPr>
                          <w:rFonts w:ascii="Cambria Math" w:hAnsi="Cambria Math"/>
                          <w:i/>
                          <w:szCs w:val="20"/>
                        </w:rPr>
                      </m:ctrlPr>
                    </m:dPr>
                    <m:e>
                      <m:r>
                        <m:rPr/>
                        <w:rPr>
                          <w:rFonts w:ascii="Cambria Math" w:hAnsi="Cambria Math"/>
                          <w:szCs w:val="20"/>
                        </w:rPr>
                        <m:t>V</m:t>
                      </m:r>
                      <m:ctrlPr>
                        <w:rPr>
                          <w:rFonts w:ascii="Cambria Math" w:hAnsi="Cambria Math"/>
                          <w:i/>
                          <w:szCs w:val="20"/>
                        </w:rPr>
                      </m:ctrlPr>
                    </m:e>
                  </m:d>
                  <m:ctrlPr>
                    <w:rPr>
                      <w:rFonts w:ascii="Cambria Math" w:hAnsi="Cambria Math"/>
                      <w:i/>
                      <w:szCs w:val="20"/>
                    </w:rPr>
                  </m:ctrlPr>
                </m:sup>
                <m:e>
                  <m:nary>
                    <m:naryPr>
                      <m:chr m:val="∑"/>
                      <m:ctrlPr>
                        <w:rPr>
                          <w:rFonts w:ascii="Cambria Math" w:hAnsi="Cambria Math"/>
                          <w:i/>
                          <w:szCs w:val="20"/>
                        </w:rPr>
                      </m:ctrlPr>
                    </m:naryPr>
                    <m:sub>
                      <m:r>
                        <m:rPr/>
                        <w:rPr>
                          <w:rFonts w:ascii="Cambria Math" w:hAnsi="Cambria Math"/>
                          <w:szCs w:val="20"/>
                        </w:rPr>
                        <m:t>j=1</m:t>
                      </m:r>
                      <m:ctrlPr>
                        <w:rPr>
                          <w:rFonts w:ascii="Cambria Math" w:hAnsi="Cambria Math"/>
                          <w:i/>
                          <w:szCs w:val="20"/>
                        </w:rPr>
                      </m:ctrlPr>
                    </m:sub>
                    <m:sup>
                      <m:d>
                        <m:dPr>
                          <m:begChr m:val="|"/>
                          <m:endChr m:val="|"/>
                          <m:ctrlPr>
                            <w:rPr>
                              <w:rFonts w:ascii="Cambria Math" w:hAnsi="Cambria Math"/>
                              <w:i/>
                              <w:szCs w:val="20"/>
                            </w:rPr>
                          </m:ctrlPr>
                        </m:dPr>
                        <m:e>
                          <m:r>
                            <m:rPr/>
                            <w:rPr>
                              <w:rFonts w:ascii="Cambria Math" w:hAnsi="Cambria Math"/>
                              <w:szCs w:val="20"/>
                            </w:rPr>
                            <m:t>L</m:t>
                          </m:r>
                          <m:ctrlPr>
                            <w:rPr>
                              <w:rFonts w:ascii="Cambria Math" w:hAnsi="Cambria Math"/>
                              <w:i/>
                              <w:szCs w:val="20"/>
                            </w:rPr>
                          </m:ctrlPr>
                        </m:e>
                      </m:d>
                      <m:ctrlPr>
                        <w:rPr>
                          <w:rFonts w:ascii="Cambria Math" w:hAnsi="Cambria Math"/>
                          <w:i/>
                          <w:szCs w:val="20"/>
                        </w:rPr>
                      </m:ctrlPr>
                    </m:sup>
                    <m:e>
                      <m:sSup>
                        <m:sSupPr>
                          <m:ctrlPr>
                            <w:rPr>
                              <w:rFonts w:ascii="Cambria Math" w:hAnsi="Cambria Math"/>
                              <w:i/>
                              <w:szCs w:val="20"/>
                            </w:rPr>
                          </m:ctrlPr>
                        </m:sSupPr>
                        <m:e>
                          <m:d>
                            <m:dPr>
                              <m:ctrlPr>
                                <w:rPr>
                                  <w:rFonts w:ascii="Cambria Math" w:hAnsi="Cambria Math"/>
                                  <w:i/>
                                  <w:szCs w:val="20"/>
                                </w:rPr>
                              </m:ctrlPr>
                            </m:dPr>
                            <m:e>
                              <m:sSub>
                                <m:sSubPr>
                                  <m:ctrlPr>
                                    <w:rPr>
                                      <w:rFonts w:ascii="Cambria Math" w:hAnsi="Cambria Math"/>
                                      <w:i/>
                                      <w:szCs w:val="20"/>
                                    </w:rPr>
                                  </m:ctrlPr>
                                </m:sSubPr>
                                <m:e>
                                  <m:r>
                                    <m:rPr/>
                                    <w:rPr>
                                      <w:rFonts w:ascii="Cambria Math" w:hAnsi="Cambria Math"/>
                                    </w:rPr>
                                    <m:t>P</m:t>
                                  </m:r>
                                  <m:ctrlPr>
                                    <w:rPr>
                                      <w:rFonts w:ascii="Cambria Math" w:hAnsi="Cambria Math"/>
                                      <w:i/>
                                      <w:szCs w:val="20"/>
                                    </w:rPr>
                                  </m:ctrlPr>
                                </m:e>
                                <m:sub>
                                  <m:r>
                                    <m:rPr/>
                                    <w:rPr>
                                      <w:rFonts w:ascii="Cambria Math" w:hAnsi="Cambria Math"/>
                                      <w:szCs w:val="20"/>
                                    </w:rPr>
                                    <m:t>i,j</m:t>
                                  </m:r>
                                  <m:ctrlPr>
                                    <w:rPr>
                                      <w:rFonts w:ascii="Cambria Math" w:hAnsi="Cambria Math"/>
                                      <w:i/>
                                      <w:szCs w:val="20"/>
                                    </w:rPr>
                                  </m:ctrlPr>
                                </m:sub>
                              </m:sSub>
                              <m:r>
                                <m:rPr/>
                                <w:rPr>
                                  <w:rFonts w:ascii="Cambria Math" w:hAnsi="Cambria Math"/>
                                  <w:szCs w:val="20"/>
                                </w:rPr>
                                <m:t>−</m:t>
                              </m:r>
                              <m:sSub>
                                <m:sSubPr>
                                  <m:ctrlPr>
                                    <w:rPr>
                                      <w:rFonts w:ascii="Cambria Math" w:hAnsi="Cambria Math"/>
                                      <w:i/>
                                      <w:szCs w:val="20"/>
                                    </w:rPr>
                                  </m:ctrlPr>
                                </m:sSubPr>
                                <m:e>
                                  <m:r>
                                    <m:rPr/>
                                    <w:rPr>
                                      <w:rFonts w:ascii="Cambria Math" w:hAnsi="Cambria Math"/>
                                      <w:szCs w:val="20"/>
                                    </w:rPr>
                                    <m:t>Q</m:t>
                                  </m:r>
                                  <m:ctrlPr>
                                    <w:rPr>
                                      <w:rFonts w:ascii="Cambria Math" w:hAnsi="Cambria Math"/>
                                      <w:i/>
                                      <w:szCs w:val="20"/>
                                    </w:rPr>
                                  </m:ctrlPr>
                                </m:e>
                                <m:sub>
                                  <m:r>
                                    <m:rPr/>
                                    <w:rPr>
                                      <w:rFonts w:ascii="Cambria Math" w:hAnsi="Cambria Math"/>
                                      <w:szCs w:val="20"/>
                                    </w:rPr>
                                    <m:t>i,j</m:t>
                                  </m:r>
                                  <m:ctrlPr>
                                    <w:rPr>
                                      <w:rFonts w:ascii="Cambria Math" w:hAnsi="Cambria Math"/>
                                      <w:i/>
                                      <w:szCs w:val="20"/>
                                    </w:rPr>
                                  </m:ctrlPr>
                                </m:sub>
                              </m:sSub>
                              <m:ctrlPr>
                                <w:rPr>
                                  <w:rFonts w:ascii="Cambria Math" w:hAnsi="Cambria Math"/>
                                  <w:i/>
                                  <w:szCs w:val="20"/>
                                </w:rPr>
                              </m:ctrlPr>
                            </m:e>
                          </m:d>
                          <m:ctrlPr>
                            <w:rPr>
                              <w:rFonts w:ascii="Cambria Math" w:hAnsi="Cambria Math"/>
                              <w:i/>
                              <w:szCs w:val="20"/>
                            </w:rPr>
                          </m:ctrlPr>
                        </m:e>
                        <m:sup>
                          <m:r>
                            <m:rPr/>
                            <w:rPr>
                              <w:rFonts w:ascii="Cambria Math" w:hAnsi="Cambria Math"/>
                              <w:szCs w:val="20"/>
                            </w:rPr>
                            <m:t>2</m:t>
                          </m:r>
                          <m:ctrlPr>
                            <w:rPr>
                              <w:rFonts w:ascii="Cambria Math" w:hAnsi="Cambria Math"/>
                              <w:i/>
                              <w:szCs w:val="20"/>
                            </w:rPr>
                          </m:ctrlPr>
                        </m:sup>
                      </m:sSup>
                      <m:ctrlPr>
                        <w:rPr>
                          <w:rFonts w:ascii="Cambria Math" w:hAnsi="Cambria Math"/>
                          <w:i/>
                          <w:szCs w:val="20"/>
                        </w:rPr>
                      </m:ctrlPr>
                    </m:e>
                  </m:nary>
                  <m:ctrlPr>
                    <w:rPr>
                      <w:rFonts w:ascii="Cambria Math" w:hAnsi="Cambria Math"/>
                      <w:i/>
                      <w:szCs w:val="20"/>
                    </w:rPr>
                  </m:ctrlPr>
                </m:e>
              </m:nary>
              <m:r>
                <m:rPr/>
                <w:rPr>
                  <w:rFonts w:ascii="Cambria Math" w:hAnsi="Cambria Math"/>
                  <w:szCs w:val="20"/>
                </w:rPr>
                <m:t>#</m:t>
              </m:r>
              <m:r>
                <m:rPr>
                  <m:sty m:val="p"/>
                </m:rPr>
                <w:rPr>
                  <w:rFonts w:hint="eastAsia" w:ascii="Cambria Math" w:hAnsi="Cambria Math"/>
                  <w:szCs w:val="20"/>
                </w:rPr>
                <m:t>，</m:t>
              </m:r>
              <m:r>
                <m:rPr/>
                <w:rPr>
                  <w:rFonts w:ascii="Cambria Math" w:hAnsi="Cambria Math"/>
                  <w:szCs w:val="20"/>
                </w:rPr>
                <m:t>(4)#</m:t>
              </m:r>
              <m:ctrlPr>
                <w:rPr>
                  <w:rFonts w:ascii="Cambria Math" w:hAnsi="Cambria Math"/>
                  <w:i/>
                  <w:szCs w:val="20"/>
                </w:rPr>
              </m:ctrlPr>
            </m:e>
          </m:eqArr>
        </m:oMath>
      </m:oMathPara>
    </w:p>
    <w:p w14:paraId="235D2A44">
      <w:pPr>
        <w:ind w:firstLine="420"/>
        <w:rPr>
          <w:del w:id="519" w:author="LRC" w:date="2026-06-29T10:11:00Z"/>
        </w:rPr>
      </w:pPr>
      <m:oMathPara>
        <m:oMath>
          <m:eqArr>
            <m:eqArrPr>
              <m:maxDist m:val="1"/>
              <m:ctrlPr>
                <w:del w:id="520" w:author="LRC" w:date="2026-06-29T10:11:00Z">
                  <w:rPr>
                    <w:rFonts w:ascii="Cambria Math" w:hAnsi="Cambria Math"/>
                    <w:i/>
                    <w:szCs w:val="20"/>
                  </w:rPr>
                </w:del>
              </m:ctrlPr>
            </m:eqArrPr>
            <m:e>
              <w:del w:id="521" w:author="LRC" w:date="2026-06-29T10:11:00Z">
                <m:r>
                  <m:rPr/>
                  <w:rPr>
                    <w:rFonts w:ascii="Cambria Math" w:hAnsi="Cambria Math"/>
                    <w:szCs w:val="20"/>
                  </w:rPr>
                  <m:t xml:space="preserve">where         </m:t>
                </m:r>
              </w:del>
              <w:del w:id="522" w:author="LRC" w:date="2026-06-29T10:11:00Z">
                <m:r>
                  <m:rPr>
                    <m:sty m:val="bi"/>
                  </m:rPr>
                  <w:rPr>
                    <w:rFonts w:ascii="Cambria Math" w:hAnsi="Cambria Math"/>
                  </w:rPr>
                  <m:t>P</m:t>
                </m:r>
              </w:del>
              <w:del w:id="523" w:author="LRC" w:date="2026-06-29T10:11:00Z">
                <m:r>
                  <m:rPr/>
                  <w:rPr>
                    <w:rFonts w:ascii="Cambria Math" w:hAnsi="Cambria Math"/>
                    <w:szCs w:val="20"/>
                  </w:rPr>
                  <m:t>=</m:t>
                </m:r>
              </w:del>
              <m:sSup>
                <m:sSupPr>
                  <m:ctrlPr>
                    <w:del w:id="524" w:author="LRC" w:date="2026-06-29T10:11:00Z">
                      <w:rPr>
                        <w:rFonts w:ascii="Cambria Math" w:hAnsi="Cambria Math"/>
                        <w:i/>
                        <w:szCs w:val="20"/>
                      </w:rPr>
                    </w:del>
                  </m:ctrlPr>
                </m:sSupPr>
                <m:e>
                  <w:del w:id="525" w:author="LRC" w:date="2026-06-29T10:11:00Z">
                    <m:r>
                      <m:rPr>
                        <m:sty m:val="bi"/>
                      </m:rPr>
                      <w:rPr>
                        <w:rFonts w:ascii="Cambria Math" w:hAnsi="Cambria Math"/>
                        <w:szCs w:val="20"/>
                      </w:rPr>
                      <m:t>Y</m:t>
                    </m:r>
                  </w:del>
                  <m:ctrlPr>
                    <w:del w:id="526" w:author="LRC" w:date="2026-06-29T10:11:00Z">
                      <w:rPr>
                        <w:rFonts w:ascii="Cambria Math" w:hAnsi="Cambria Math"/>
                        <w:i/>
                        <w:szCs w:val="20"/>
                      </w:rPr>
                    </w:del>
                  </m:ctrlPr>
                </m:e>
                <m:sup>
                  <m:d>
                    <m:dPr>
                      <m:begChr m:val="|"/>
                      <m:endChr m:val="|"/>
                      <m:ctrlPr>
                        <w:del w:id="527" w:author="LRC" w:date="2026-06-29T10:11:00Z">
                          <w:rPr>
                            <w:rFonts w:ascii="Cambria Math" w:hAnsi="Cambria Math"/>
                            <w:i/>
                            <w:szCs w:val="20"/>
                          </w:rPr>
                        </w:del>
                      </m:ctrlPr>
                    </m:dPr>
                    <m:e>
                      <w:del w:id="528" w:author="LRC" w:date="2026-06-29T10:11:00Z">
                        <m:r>
                          <m:rPr/>
                          <w:rPr>
                            <w:rFonts w:ascii="Cambria Math" w:hAnsi="Cambria Math"/>
                            <w:szCs w:val="20"/>
                          </w:rPr>
                          <m:t>V</m:t>
                        </m:r>
                      </w:del>
                      <m:ctrlPr>
                        <w:del w:id="529" w:author="LRC" w:date="2026-06-29T10:11:00Z">
                          <w:rPr>
                            <w:rFonts w:ascii="Cambria Math" w:hAnsi="Cambria Math"/>
                            <w:i/>
                            <w:szCs w:val="20"/>
                          </w:rPr>
                        </w:del>
                      </m:ctrlPr>
                    </m:e>
                  </m:d>
                  <w:del w:id="530" w:author="LRC" w:date="2026-06-29T10:11:00Z">
                    <m:r>
                      <m:rPr/>
                      <w:rPr>
                        <w:rFonts w:ascii="Cambria Math" w:hAnsi="Cambria Math"/>
                        <w:szCs w:val="20"/>
                      </w:rPr>
                      <m:t>×</m:t>
                    </m:r>
                  </w:del>
                  <m:d>
                    <m:dPr>
                      <m:begChr m:val="|"/>
                      <m:endChr m:val="|"/>
                      <m:ctrlPr>
                        <w:del w:id="531" w:author="LRC" w:date="2026-06-29T10:11:00Z">
                          <w:rPr>
                            <w:rFonts w:ascii="Cambria Math" w:hAnsi="Cambria Math"/>
                            <w:i/>
                            <w:szCs w:val="20"/>
                          </w:rPr>
                        </w:del>
                      </m:ctrlPr>
                    </m:dPr>
                    <m:e>
                      <w:del w:id="532" w:author="LRC" w:date="2026-06-29T10:11:00Z">
                        <m:r>
                          <m:rPr/>
                          <w:rPr>
                            <w:rFonts w:ascii="Cambria Math" w:hAnsi="Cambria Math"/>
                            <w:szCs w:val="20"/>
                          </w:rPr>
                          <m:t>L</m:t>
                        </m:r>
                      </w:del>
                      <m:ctrlPr>
                        <w:del w:id="533" w:author="LRC" w:date="2026-06-29T10:11:00Z">
                          <w:rPr>
                            <w:rFonts w:ascii="Cambria Math" w:hAnsi="Cambria Math"/>
                            <w:i/>
                            <w:szCs w:val="20"/>
                          </w:rPr>
                        </w:del>
                      </m:ctrlPr>
                    </m:e>
                  </m:d>
                  <m:ctrlPr>
                    <w:del w:id="534" w:author="LRC" w:date="2026-06-29T10:11:00Z">
                      <w:rPr>
                        <w:rFonts w:ascii="Cambria Math" w:hAnsi="Cambria Math"/>
                        <w:i/>
                        <w:szCs w:val="20"/>
                      </w:rPr>
                    </w:del>
                  </m:ctrlPr>
                </m:sup>
              </m:sSup>
              <w:del w:id="535" w:author="LRC" w:date="2026-06-29T10:11:00Z">
                <m:r>
                  <m:rPr/>
                  <w:rPr>
                    <w:rFonts w:ascii="Cambria Math" w:hAnsi="Cambria Math"/>
                    <w:szCs w:val="20"/>
                  </w:rPr>
                  <m:t>,</m:t>
                </m:r>
              </w:del>
              <w:del w:id="536" w:author="LRC" w:date="2026-06-29T10:11:00Z">
                <m:r>
                  <m:rPr>
                    <m:sty m:val="bi"/>
                  </m:rPr>
                  <w:rPr>
                    <w:rFonts w:ascii="Cambria Math" w:hAnsi="Cambria Math"/>
                    <w:szCs w:val="20"/>
                  </w:rPr>
                  <m:t>Q</m:t>
                </m:r>
              </w:del>
              <w:del w:id="537" w:author="LRC" w:date="2026-06-29T10:11:00Z">
                <m:r>
                  <m:rPr/>
                  <w:rPr>
                    <w:rFonts w:ascii="Cambria Math" w:hAnsi="Cambria Math"/>
                    <w:szCs w:val="20"/>
                  </w:rPr>
                  <m:t>=</m:t>
                </m:r>
              </w:del>
              <m:sSup>
                <m:sSupPr>
                  <m:ctrlPr>
                    <w:del w:id="538" w:author="LRC" w:date="2026-06-29T10:11:00Z">
                      <w:rPr>
                        <w:rFonts w:ascii="Cambria Math" w:hAnsi="Cambria Math"/>
                        <w:i/>
                        <w:szCs w:val="20"/>
                      </w:rPr>
                    </w:del>
                  </m:ctrlPr>
                </m:sSupPr>
                <m:e>
                  <w:del w:id="539" w:author="LRC" w:date="2026-06-29T10:11:00Z">
                    <m:r>
                      <m:rPr>
                        <m:sty m:val="bi"/>
                      </m:rPr>
                      <w:rPr>
                        <w:rFonts w:ascii="Cambria Math" w:hAnsi="Cambria Math"/>
                        <w:szCs w:val="20"/>
                      </w:rPr>
                      <m:t>Y</m:t>
                    </m:r>
                  </w:del>
                  <m:ctrlPr>
                    <w:del w:id="540" w:author="LRC" w:date="2026-06-29T10:11:00Z">
                      <w:rPr>
                        <w:rFonts w:ascii="Cambria Math" w:hAnsi="Cambria Math"/>
                        <w:i/>
                        <w:szCs w:val="20"/>
                      </w:rPr>
                    </w:del>
                  </m:ctrlPr>
                </m:e>
                <m:sup>
                  <w:del w:id="541" w:author="LRC" w:date="2026-06-29T10:11:00Z">
                    <m:r>
                      <m:rPr/>
                      <w:rPr>
                        <w:rFonts w:ascii="Cambria Math" w:hAnsi="Cambria Math"/>
                        <w:szCs w:val="20"/>
                      </w:rPr>
                      <m:t>'</m:t>
                    </m:r>
                  </w:del>
                  <m:d>
                    <m:dPr>
                      <m:begChr m:val="|"/>
                      <m:endChr m:val="|"/>
                      <m:ctrlPr>
                        <w:del w:id="542" w:author="LRC" w:date="2026-06-29T10:11:00Z">
                          <w:rPr>
                            <w:rFonts w:ascii="Cambria Math" w:hAnsi="Cambria Math"/>
                            <w:i/>
                            <w:szCs w:val="20"/>
                          </w:rPr>
                        </w:del>
                      </m:ctrlPr>
                    </m:dPr>
                    <m:e>
                      <w:del w:id="543" w:author="LRC" w:date="2026-06-29T10:11:00Z">
                        <m:r>
                          <m:rPr/>
                          <w:rPr>
                            <w:rFonts w:ascii="Cambria Math" w:hAnsi="Cambria Math"/>
                            <w:szCs w:val="20"/>
                          </w:rPr>
                          <m:t>V</m:t>
                        </m:r>
                      </w:del>
                      <m:ctrlPr>
                        <w:del w:id="544" w:author="LRC" w:date="2026-06-29T10:11:00Z">
                          <w:rPr>
                            <w:rFonts w:ascii="Cambria Math" w:hAnsi="Cambria Math"/>
                            <w:i/>
                            <w:szCs w:val="20"/>
                          </w:rPr>
                        </w:del>
                      </m:ctrlPr>
                    </m:e>
                  </m:d>
                  <w:del w:id="545" w:author="LRC" w:date="2026-06-29T10:11:00Z">
                    <m:r>
                      <m:rPr/>
                      <w:rPr>
                        <w:rFonts w:ascii="Cambria Math" w:hAnsi="Cambria Math"/>
                        <w:szCs w:val="20"/>
                      </w:rPr>
                      <m:t>×</m:t>
                    </m:r>
                  </w:del>
                  <m:d>
                    <m:dPr>
                      <m:begChr m:val="|"/>
                      <m:endChr m:val="|"/>
                      <m:ctrlPr>
                        <w:del w:id="546" w:author="LRC" w:date="2026-06-29T10:11:00Z">
                          <w:rPr>
                            <w:rFonts w:ascii="Cambria Math" w:hAnsi="Cambria Math"/>
                            <w:i/>
                            <w:szCs w:val="20"/>
                          </w:rPr>
                        </w:del>
                      </m:ctrlPr>
                    </m:dPr>
                    <m:e>
                      <w:del w:id="547" w:author="LRC" w:date="2026-06-29T10:11:00Z">
                        <m:r>
                          <m:rPr/>
                          <w:rPr>
                            <w:rFonts w:ascii="Cambria Math" w:hAnsi="Cambria Math"/>
                            <w:szCs w:val="20"/>
                          </w:rPr>
                          <m:t>L</m:t>
                        </m:r>
                      </w:del>
                      <m:ctrlPr>
                        <w:del w:id="548" w:author="LRC" w:date="2026-06-29T10:11:00Z">
                          <w:rPr>
                            <w:rFonts w:ascii="Cambria Math" w:hAnsi="Cambria Math"/>
                            <w:i/>
                            <w:szCs w:val="20"/>
                          </w:rPr>
                        </w:del>
                      </m:ctrlPr>
                    </m:e>
                  </m:d>
                  <m:ctrlPr>
                    <w:del w:id="549" w:author="LRC" w:date="2026-06-29T10:11:00Z">
                      <w:rPr>
                        <w:rFonts w:ascii="Cambria Math" w:hAnsi="Cambria Math"/>
                        <w:i/>
                        <w:szCs w:val="20"/>
                      </w:rPr>
                    </w:del>
                  </m:ctrlPr>
                </m:sup>
              </m:sSup>
              <w:del w:id="550" w:author="LRC" w:date="2026-06-29T10:11:00Z">
                <m:r>
                  <m:rPr/>
                  <w:rPr>
                    <w:rFonts w:ascii="Cambria Math" w:hAnsi="Cambria Math"/>
                  </w:rPr>
                  <m:t>#</m:t>
                </m:r>
              </w:del>
              <m:d>
                <m:dPr>
                  <m:ctrlPr>
                    <w:del w:id="551" w:author="LRC" w:date="2026-06-29T10:11:00Z">
                      <w:rPr>
                        <w:rFonts w:ascii="Cambria Math" w:hAnsi="Cambria Math"/>
                        <w:i/>
                        <w:szCs w:val="20"/>
                      </w:rPr>
                    </w:del>
                  </m:ctrlPr>
                </m:dPr>
                <m:e>
                  <w:del w:id="552" w:author="LRC" w:date="2026-06-29T10:11:00Z">
                    <m:r>
                      <m:rPr/>
                      <w:rPr>
                        <w:rFonts w:ascii="Cambria Math" w:hAnsi="Cambria Math"/>
                        <w:szCs w:val="20"/>
                      </w:rPr>
                      <m:t>5</m:t>
                    </m:r>
                  </w:del>
                  <m:ctrlPr>
                    <w:del w:id="553" w:author="LRC" w:date="2026-06-29T10:11:00Z">
                      <w:rPr>
                        <w:rFonts w:ascii="Cambria Math" w:hAnsi="Cambria Math"/>
                        <w:i/>
                        <w:szCs w:val="20"/>
                      </w:rPr>
                    </w:del>
                  </m:ctrlPr>
                </m:e>
              </m:d>
              <m:ctrlPr>
                <w:del w:id="554" w:author="LRC" w:date="2026-06-29T10:11:00Z">
                  <w:rPr>
                    <w:rFonts w:ascii="Cambria Math" w:hAnsi="Cambria Math"/>
                    <w:i/>
                  </w:rPr>
                </w:del>
              </m:ctrlPr>
            </m:e>
          </m:eqArr>
        </m:oMath>
      </m:oMathPara>
    </w:p>
    <w:p w14:paraId="191EEF45">
      <w:pPr>
        <w:ind w:firstLine="0" w:firstLineChars="0"/>
        <w:rPr>
          <w:ins w:id="556" w:author="LRC" w:date="2026-06-29T10:34:00Z"/>
        </w:rPr>
        <w:pPrChange w:id="555" w:author="LRC" w:date="2026-06-29T10:34:00Z">
          <w:pPr>
            <w:ind w:firstLine="420" w:firstLineChars="200"/>
          </w:pPr>
        </w:pPrChange>
      </w:pPr>
      <w:ins w:id="557" w:author="LRC" w:date="2026-06-29T10:34:00Z">
        <w:r>
          <w:rPr>
            <w:rFonts w:hint="eastAsia"/>
          </w:rPr>
          <w:t>式中，</w:t>
        </w:r>
      </w:ins>
      <m:oMath>
        <m:sSub>
          <m:sSubPr>
            <m:ctrlPr>
              <w:ins w:id="558" w:author="LRC" w:date="2026-06-29T10:34:00Z">
                <w:rPr>
                  <w:rFonts w:ascii="Cambria Math" w:hAnsi="Cambria Math"/>
                  <w:i/>
                  <w:szCs w:val="20"/>
                </w:rPr>
              </w:ins>
            </m:ctrlPr>
          </m:sSubPr>
          <m:e>
            <w:ins w:id="559" w:author="LRC" w:date="2026-06-29T10:34:00Z">
              <m:r>
                <m:rPr/>
                <w:rPr>
                  <w:rFonts w:ascii="Cambria Math" w:hAnsi="Cambria Math"/>
                </w:rPr>
                <m:t>P</m:t>
              </m:r>
            </w:ins>
            <m:ctrlPr>
              <w:ins w:id="560" w:author="LRC" w:date="2026-06-29T10:34:00Z">
                <w:rPr>
                  <w:rFonts w:ascii="Cambria Math" w:hAnsi="Cambria Math"/>
                  <w:i/>
                  <w:szCs w:val="20"/>
                </w:rPr>
              </w:ins>
            </m:ctrlPr>
          </m:e>
          <m:sub>
            <w:ins w:id="561" w:author="LRC" w:date="2026-06-29T10:34:00Z">
              <m:r>
                <m:rPr/>
                <w:rPr>
                  <w:rFonts w:ascii="Cambria Math" w:hAnsi="Cambria Math"/>
                  <w:szCs w:val="20"/>
                </w:rPr>
                <m:t>i,j</m:t>
              </m:r>
            </w:ins>
            <m:ctrlPr>
              <w:ins w:id="562" w:author="LRC" w:date="2026-06-29T10:34:00Z">
                <w:rPr>
                  <w:rFonts w:ascii="Cambria Math" w:hAnsi="Cambria Math"/>
                  <w:i/>
                  <w:szCs w:val="20"/>
                </w:rPr>
              </w:ins>
            </m:ctrlPr>
          </m:sub>
        </m:sSub>
      </m:oMath>
      <w:ins w:id="563" w:author="LRC" w:date="2026-06-29T10:34:00Z">
        <w:r>
          <w:rPr>
            <w:rFonts w:hint="eastAsia"/>
          </w:rPr>
          <w:t>为……，</w:t>
        </w:r>
      </w:ins>
      <m:oMath>
        <m:sSub>
          <m:sSubPr>
            <m:ctrlPr>
              <w:ins w:id="564" w:author="LRC" w:date="2026-06-29T10:34:00Z">
                <w:rPr>
                  <w:rFonts w:ascii="Cambria Math" w:hAnsi="Cambria Math"/>
                  <w:i/>
                  <w:szCs w:val="20"/>
                </w:rPr>
              </w:ins>
            </m:ctrlPr>
          </m:sSubPr>
          <m:e>
            <w:ins w:id="565" w:author="LRC" w:date="2026-06-29T10:34:00Z">
              <m:r>
                <m:rPr/>
                <w:rPr>
                  <w:rFonts w:ascii="Cambria Math" w:hAnsi="Cambria Math"/>
                  <w:szCs w:val="20"/>
                </w:rPr>
                <m:t>Q</m:t>
              </m:r>
            </w:ins>
            <m:ctrlPr>
              <w:ins w:id="566" w:author="LRC" w:date="2026-06-29T10:34:00Z">
                <w:rPr>
                  <w:rFonts w:ascii="Cambria Math" w:hAnsi="Cambria Math"/>
                  <w:i/>
                  <w:szCs w:val="20"/>
                </w:rPr>
              </w:ins>
            </m:ctrlPr>
          </m:e>
          <m:sub>
            <w:ins w:id="567" w:author="LRC" w:date="2026-06-29T10:34:00Z">
              <m:r>
                <m:rPr/>
                <w:rPr>
                  <w:rFonts w:ascii="Cambria Math" w:hAnsi="Cambria Math"/>
                  <w:szCs w:val="20"/>
                </w:rPr>
                <m:t>i,j</m:t>
              </m:r>
            </w:ins>
            <m:ctrlPr>
              <w:ins w:id="568" w:author="LRC" w:date="2026-06-29T10:34:00Z">
                <w:rPr>
                  <w:rFonts w:ascii="Cambria Math" w:hAnsi="Cambria Math"/>
                  <w:i/>
                  <w:szCs w:val="20"/>
                </w:rPr>
              </w:ins>
            </m:ctrlPr>
          </m:sub>
        </m:sSub>
      </m:oMath>
      <w:ins w:id="569" w:author="LRC" w:date="2026-06-29T10:34:00Z">
        <w:r>
          <w:rPr>
            <w:rFonts w:hint="eastAsia"/>
          </w:rPr>
          <w:t>为……。</w:t>
        </w:r>
      </w:ins>
    </w:p>
    <w:p w14:paraId="482B3EAE">
      <w:pPr>
        <w:ind w:firstLine="420" w:firstLineChars="200"/>
      </w:pPr>
      <w:del w:id="570" w:author="LRC" w:date="2026-06-29T10:34:00Z">
        <w:r>
          <w:rPr/>
          <w:delText>其次，</w:delText>
        </w:r>
      </w:del>
      <w:r>
        <w:t>为了进一步捕捉向量之间的分布差异，本</w:t>
      </w:r>
      <w:r>
        <w:rPr>
          <w:rFonts w:hint="eastAsia"/>
        </w:rPr>
        <w:t>研究</w:t>
      </w:r>
      <w:r>
        <w:t>引入</w:t>
      </w:r>
      <m:oMath>
        <m:sSub>
          <m:sSubPr>
            <m:ctrlPr>
              <w:rPr>
                <w:rFonts w:ascii="Cambria Math" w:hAnsi="Cambria Math"/>
                <w:bCs/>
                <w:szCs w:val="20"/>
              </w:rPr>
            </m:ctrlPr>
          </m:sSubPr>
          <m:e>
            <m:r>
              <m:rPr/>
              <w:rPr>
                <w:rFonts w:ascii="Cambria Math" w:hAnsi="Cambria Math" w:eastAsia="MS Mincho"/>
                <w:szCs w:val="20"/>
              </w:rPr>
              <m:t>L</m:t>
            </m:r>
            <m:ctrlPr>
              <w:rPr>
                <w:rFonts w:ascii="Cambria Math" w:hAnsi="Cambria Math"/>
                <w:bCs/>
                <w:szCs w:val="20"/>
              </w:rPr>
            </m:ctrlPr>
          </m:e>
          <m:sub>
            <m:r>
              <m:rPr>
                <m:sty m:val="p"/>
              </m:rPr>
              <w:rPr>
                <w:rFonts w:ascii="Cambria Math" w:hAnsi="Cambria Math"/>
                <w:szCs w:val="20"/>
              </w:rPr>
              <m:t>KL</m:t>
            </m:r>
            <m:ctrlPr>
              <w:rPr>
                <w:rFonts w:ascii="Cambria Math" w:hAnsi="Cambria Math"/>
                <w:bCs/>
                <w:szCs w:val="20"/>
              </w:rPr>
            </m:ctrlPr>
          </m:sub>
        </m:sSub>
      </m:oMath>
      <w:r>
        <w:rPr>
          <w:rFonts w:hint="eastAsia"/>
        </w:rPr>
        <w:t>，计算式</w:t>
      </w:r>
      <w:r>
        <w:t>为</w:t>
      </w:r>
      <w:del w:id="571" w:author="LRC" w:date="2026-06-29T10:39:00Z">
        <w:r>
          <w:rPr/>
          <w:delText>：</w:delText>
        </w:r>
      </w:del>
    </w:p>
    <w:p w14:paraId="3E107A18">
      <w:pPr>
        <w:ind w:firstLine="420"/>
      </w:pPr>
      <m:oMathPara>
        <m:oMath>
          <m:eqArr>
            <m:eqArrPr>
              <m:maxDist m:val="1"/>
              <m:ctrlPr>
                <w:rPr>
                  <w:rFonts w:ascii="Cambria Math" w:hAnsi="Cambria Math"/>
                  <w:i/>
                </w:rPr>
              </m:ctrlPr>
            </m:eqArrPr>
            <m:e>
              <m:sSub>
                <m:sSubPr>
                  <m:ctrlPr>
                    <w:rPr>
                      <w:rFonts w:ascii="Cambria Math" w:hAnsi="Cambria Math"/>
                      <w:i/>
                    </w:rPr>
                  </m:ctrlPr>
                </m:sSubPr>
                <m:e>
                  <w:del w:id="572" w:author="LRC" w:date="2026-06-29T10:40:00Z">
                    <m:r>
                      <m:rPr>
                        <m:sty m:val="p"/>
                        <m:scr m:val="script"/>
                      </m:rPr>
                      <w:rPr>
                        <w:rFonts w:ascii="Cambria Math" w:hAnsi="Cambria Math" w:eastAsia="MS Mincho"/>
                        <w:szCs w:val="20"/>
                      </w:rPr>
                      <m:t>ℒ</m:t>
                    </m:r>
                  </w:del>
                  <w:ins w:id="573" w:author="LRC" w:date="2026-06-29T10:40:00Z">
                    <m:r>
                      <m:rPr/>
                      <w:rPr>
                        <w:rFonts w:ascii="Cambria Math" w:hAnsi="Cambria Math" w:eastAsia="MS Mincho"/>
                        <w:szCs w:val="20"/>
                      </w:rPr>
                      <m:t>L</m:t>
                    </m:r>
                  </w:ins>
                  <m:ctrlPr>
                    <w:rPr>
                      <w:rFonts w:ascii="Cambria Math" w:hAnsi="Cambria Math"/>
                      <w:i/>
                    </w:rPr>
                  </m:ctrlPr>
                </m:e>
                <m:sub>
                  <m:r>
                    <m:rPr>
                      <m:sty m:val="p"/>
                    </m:rPr>
                    <w:rPr>
                      <w:rFonts w:ascii="Cambria Math" w:hAnsi="Cambria Math"/>
                    </w:rPr>
                    <m:t>KL</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d>
                    <m:dPr>
                      <m:begChr m:val="|"/>
                      <m:endChr m:val="|"/>
                      <m:ctrlPr>
                        <w:rPr>
                          <w:rFonts w:ascii="Cambria Math" w:hAnsi="Cambria Math"/>
                          <w:i/>
                        </w:rPr>
                      </m:ctrlPr>
                    </m:dPr>
                    <m:e>
                      <m:r>
                        <m:rPr/>
                        <w:rPr>
                          <w:rFonts w:ascii="Cambria Math" w:hAnsi="Cambria Math"/>
                        </w:rPr>
                        <m:t>V</m:t>
                      </m:r>
                      <m:ctrlPr>
                        <w:rPr>
                          <w:rFonts w:ascii="Cambria Math" w:hAnsi="Cambria Math"/>
                          <w:i/>
                        </w:rPr>
                      </m:ctrlPr>
                    </m:e>
                  </m:d>
                  <m:ctrlPr>
                    <w:rPr>
                      <w:rFonts w:ascii="Cambria Math" w:hAnsi="Cambria Math"/>
                      <w:i/>
                    </w:rPr>
                  </m:ctrlPr>
                </m:den>
              </m:f>
              <m:nary>
                <m:naryPr>
                  <m:chr m:val="∑"/>
                  <m:ctrlPr>
                    <w:rPr>
                      <w:rFonts w:ascii="Cambria Math" w:hAnsi="Cambria Math"/>
                    </w:rPr>
                  </m:ctrlPr>
                </m:naryPr>
                <m:sub>
                  <m:r>
                    <m:rPr/>
                    <w:rPr>
                      <w:rFonts w:ascii="Cambria Math" w:hAnsi="Cambria Math"/>
                    </w:rPr>
                    <m:t>i=1</m:t>
                  </m:r>
                  <m:ctrlPr>
                    <w:rPr>
                      <w:rFonts w:ascii="Cambria Math" w:hAnsi="Cambria Math"/>
                      <w:i/>
                    </w:rPr>
                  </m:ctrlPr>
                </m:sub>
                <m:sup>
                  <m:d>
                    <m:dPr>
                      <m:begChr m:val="|"/>
                      <m:endChr m:val="|"/>
                      <m:ctrlPr>
                        <w:rPr>
                          <w:rFonts w:ascii="Cambria Math" w:hAnsi="Cambria Math"/>
                          <w:i/>
                        </w:rPr>
                      </m:ctrlPr>
                    </m:dPr>
                    <m:e>
                      <m:r>
                        <m:rPr/>
                        <w:rPr>
                          <w:rFonts w:ascii="Cambria Math" w:hAnsi="Cambria Math"/>
                        </w:rPr>
                        <m:t>V</m:t>
                      </m:r>
                      <m:ctrlPr>
                        <w:rPr>
                          <w:rFonts w:ascii="Cambria Math" w:hAnsi="Cambria Math"/>
                          <w:i/>
                        </w:rPr>
                      </m:ctrlPr>
                    </m:e>
                  </m:d>
                  <m:ctrlPr>
                    <w:rPr>
                      <w:rFonts w:ascii="Cambria Math" w:hAnsi="Cambria Math"/>
                      <w:i/>
                    </w:rPr>
                  </m:ctrlPr>
                </m:sup>
                <m:e>
                  <m:sSub>
                    <m:sSubPr>
                      <m:ctrlPr>
                        <w:rPr>
                          <w:rFonts w:ascii="Cambria Math" w:hAnsi="Cambria Math"/>
                          <w:i/>
                        </w:rPr>
                      </m:ctrlPr>
                    </m:sSubPr>
                    <m:e>
                      <m:r>
                        <m:rPr/>
                        <w:rPr>
                          <w:rFonts w:ascii="Cambria Math" w:hAnsi="Cambria Math"/>
                        </w:rPr>
                        <m:t>D</m:t>
                      </m:r>
                      <m:ctrlPr>
                        <w:rPr>
                          <w:rFonts w:ascii="Cambria Math" w:hAnsi="Cambria Math"/>
                          <w:i/>
                        </w:rPr>
                      </m:ctrlPr>
                    </m:e>
                    <m:sub>
                      <m:r>
                        <m:rPr>
                          <m:sty m:val="p"/>
                        </m:rPr>
                        <w:rPr>
                          <w:rFonts w:ascii="Cambria Math" w:hAnsi="Cambria Math"/>
                        </w:rPr>
                        <m:t>KL</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m:sty m:val="bi"/>
                            </m:rPr>
                            <w:rPr>
                              <w:rFonts w:hint="eastAsia" w:ascii="Cambria Math" w:hAnsi="Cambria Math"/>
                            </w:rPr>
                            <m:t>P</m:t>
                          </m:r>
                          <m:ctrlPr>
                            <w:rPr>
                              <w:rFonts w:hint="eastAsia" w:ascii="Cambria Math" w:hAnsi="Cambria Math"/>
                              <w:i/>
                            </w:rPr>
                          </m:ctrlPr>
                        </m:e>
                        <m:sub>
                          <m:r>
                            <m:rPr/>
                            <w:rPr>
                              <w:rFonts w:hint="eastAsia" w:ascii="Cambria Math" w:hAnsi="Cambria Math"/>
                            </w:rPr>
                            <m:t>i</m:t>
                          </m:r>
                          <m:ctrlPr>
                            <w:rPr>
                              <w:rFonts w:ascii="Cambria Math" w:hAnsi="Cambria Math"/>
                              <w:i/>
                            </w:rPr>
                          </m:ctrlPr>
                        </m:sub>
                      </m:sSub>
                      <m:r>
                        <m:rPr>
                          <m:lit/>
                        </m:rPr>
                        <w:rPr>
                          <w:rFonts w:ascii="Cambria Math" w:hAnsi="Cambria Math"/>
                        </w:rPr>
                        <m:t>|</m:t>
                      </m:r>
                      <m:r>
                        <m:rPr>
                          <m:sty m:val="p"/>
                        </m:rPr>
                        <w:rPr>
                          <w:rFonts w:ascii="Cambria Math" w:hAnsi="Cambria Math"/>
                        </w:rPr>
                        <m:t>|</m:t>
                      </m:r>
                      <m:sSub>
                        <m:sSubPr>
                          <m:ctrlPr>
                            <w:rPr>
                              <w:rFonts w:ascii="Cambria Math" w:hAnsi="Cambria Math"/>
                              <w:i/>
                            </w:rPr>
                          </m:ctrlPr>
                        </m:sSubPr>
                        <m:e>
                          <m:r>
                            <m:rPr>
                              <m:sty m:val="bi"/>
                            </m:rPr>
                            <w:rPr>
                              <w:rFonts w:hint="eastAsia" w:ascii="Cambria Math" w:hAnsi="Cambria Math"/>
                            </w:rPr>
                            <m:t>Q</m:t>
                          </m:r>
                          <m:ctrlPr>
                            <w:rPr>
                              <w:rFonts w:hint="eastAsia" w:ascii="Cambria Math" w:hAnsi="Cambria Math"/>
                              <w:i/>
                            </w:rPr>
                          </m:ctrlPr>
                        </m:e>
                        <m:sub>
                          <m:r>
                            <m:rPr/>
                            <w:rPr>
                              <w:rFonts w:hint="eastAsia"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nary>
              <w:ins w:id="574" w:author="LRC" w:date="2026-06-29T10:44:00Z">
                <m:r>
                  <m:rPr>
                    <m:sty m:val="p"/>
                  </m:rPr>
                  <w:rPr>
                    <w:rFonts w:hint="eastAsia" w:ascii="Cambria Math" w:hAnsi="Cambria Math"/>
                  </w:rPr>
                  <m:t>，</m:t>
                </m:r>
              </w:ins>
              <m:r>
                <m:rPr/>
                <w:rPr>
                  <w:rFonts w:ascii="Cambria Math" w:hAnsi="Cambria Math"/>
                </w:rPr>
                <m:t>#</m:t>
              </m:r>
              <m:d>
                <m:dPr>
                  <m:ctrlPr>
                    <w:rPr>
                      <w:rFonts w:ascii="Cambria Math" w:hAnsi="Cambria Math"/>
                      <w:i/>
                    </w:rPr>
                  </m:ctrlPr>
                </m:dPr>
                <m:e>
                  <m:r>
                    <m:rPr/>
                    <w:rPr>
                      <w:rFonts w:ascii="Cambria Math" w:hAnsi="Cambria Math"/>
                    </w:rPr>
                    <m:t>6</m:t>
                  </m:r>
                  <m:ctrlPr>
                    <w:rPr>
                      <w:rFonts w:ascii="Cambria Math" w:hAnsi="Cambria Math"/>
                      <w:i/>
                    </w:rPr>
                  </m:ctrlPr>
                </m:e>
              </m:d>
              <m:ctrlPr>
                <w:rPr>
                  <w:rFonts w:ascii="Cambria Math" w:hAnsi="Cambria Math"/>
                  <w:i/>
                </w:rPr>
              </m:ctrlPr>
            </m:e>
          </m:eqArr>
        </m:oMath>
      </m:oMathPara>
    </w:p>
    <w:p w14:paraId="1928BF3E">
      <w:pPr>
        <w:ind w:firstLine="420"/>
        <w:rPr>
          <w:del w:id="575" w:author="LRC" w:date="2026-06-29T10:44:00Z"/>
          <w:szCs w:val="20"/>
        </w:rPr>
      </w:pPr>
      <m:oMathPara>
        <m:oMathParaPr>
          <m:jc m:val="left"/>
        </m:oMathParaPr>
        <m:oMath>
          <m:eqArr>
            <m:eqArrPr>
              <m:maxDist m:val="1"/>
              <m:ctrlPr>
                <w:del w:id="576" w:author="LRC" w:date="2026-06-29T10:44:00Z">
                  <w:rPr>
                    <w:rFonts w:ascii="Cambria Math" w:hAnsi="Cambria Math"/>
                    <w:i/>
                  </w:rPr>
                </w:del>
              </m:ctrlPr>
            </m:eqArrPr>
            <m:e>
              <w:del w:id="577" w:author="LRC" w:date="2026-06-29T10:44:00Z">
                <m:r>
                  <m:rPr/>
                  <w:rPr>
                    <w:rFonts w:ascii="Cambria Math" w:hAnsi="Cambria Math"/>
                    <w:szCs w:val="20"/>
                  </w:rPr>
                  <m:t>where</m:t>
                </m:r>
              </w:del>
              <m:sSub>
                <m:sSubPr>
                  <m:ctrlPr>
                    <w:del w:id="578" w:author="LRC" w:date="2026-06-29T10:42:00Z">
                      <w:rPr>
                        <w:rFonts w:ascii="Cambria Math" w:hAnsi="Cambria Math"/>
                        <w:i/>
                      </w:rPr>
                    </w:del>
                  </m:ctrlPr>
                </m:sSubPr>
                <m:e>
                  <w:del w:id="579" w:author="LRC" w:date="2026-06-29T10:42:00Z">
                    <m:r>
                      <m:rPr/>
                      <w:rPr>
                        <w:rFonts w:ascii="Cambria Math" w:hAnsi="Cambria Math"/>
                      </w:rPr>
                      <m:t xml:space="preserve">      D</m:t>
                    </m:r>
                  </w:del>
                  <m:ctrlPr>
                    <w:del w:id="580" w:author="LRC" w:date="2026-06-29T10:42:00Z">
                      <w:rPr>
                        <w:rFonts w:ascii="Cambria Math" w:hAnsi="Cambria Math"/>
                        <w:i/>
                      </w:rPr>
                    </w:del>
                  </m:ctrlPr>
                </m:e>
                <m:sub>
                  <w:del w:id="581" w:author="LRC" w:date="2026-06-29T10:42:00Z">
                    <m:r>
                      <m:rPr/>
                      <w:rPr>
                        <w:rFonts w:ascii="Cambria Math" w:hAnsi="Cambria Math"/>
                      </w:rPr>
                      <m:t>KL</m:t>
                    </m:r>
                  </w:del>
                  <m:ctrlPr>
                    <w:del w:id="582" w:author="LRC" w:date="2026-06-29T10:42:00Z">
                      <w:rPr>
                        <w:rFonts w:ascii="Cambria Math" w:hAnsi="Cambria Math"/>
                        <w:i/>
                      </w:rPr>
                    </w:del>
                  </m:ctrlPr>
                </m:sub>
              </m:sSub>
              <m:d>
                <m:dPr>
                  <m:ctrlPr>
                    <w:del w:id="583" w:author="LRC" w:date="2026-06-29T10:42:00Z">
                      <w:rPr>
                        <w:rFonts w:ascii="Cambria Math" w:hAnsi="Cambria Math"/>
                      </w:rPr>
                    </w:del>
                  </m:ctrlPr>
                </m:dPr>
                <m:e>
                  <m:sSub>
                    <m:sSubPr>
                      <m:ctrlPr>
                        <w:del w:id="584" w:author="LRC" w:date="2026-06-29T10:42:00Z">
                          <w:rPr>
                            <w:rFonts w:ascii="Cambria Math" w:hAnsi="Cambria Math"/>
                            <w:i/>
                            <w:iCs/>
                          </w:rPr>
                        </w:del>
                      </m:ctrlPr>
                    </m:sSubPr>
                    <m:e>
                      <w:del w:id="585" w:author="LRC" w:date="2026-06-29T10:42:00Z">
                        <m:r>
                          <m:rPr>
                            <m:sty m:val="bi"/>
                          </m:rPr>
                          <w:rPr>
                            <w:rFonts w:ascii="Cambria Math" w:hAnsi="Cambria Math"/>
                          </w:rPr>
                          <m:t>P</m:t>
                        </m:r>
                      </w:del>
                      <m:ctrlPr>
                        <w:del w:id="586" w:author="LRC" w:date="2026-06-29T10:42:00Z">
                          <w:rPr>
                            <w:rFonts w:ascii="Cambria Math" w:hAnsi="Cambria Math"/>
                            <w:i/>
                            <w:iCs/>
                          </w:rPr>
                        </w:del>
                      </m:ctrlPr>
                    </m:e>
                    <m:sub>
                      <w:del w:id="587" w:author="LRC" w:date="2026-06-29T10:42:00Z">
                        <m:r>
                          <m:rPr/>
                          <w:rPr>
                            <w:rFonts w:ascii="Cambria Math" w:hAnsi="Cambria Math"/>
                          </w:rPr>
                          <m:t>i</m:t>
                        </m:r>
                      </w:del>
                      <m:ctrlPr>
                        <w:del w:id="588" w:author="LRC" w:date="2026-06-29T10:42:00Z">
                          <w:rPr>
                            <w:rFonts w:ascii="Cambria Math" w:hAnsi="Cambria Math"/>
                            <w:i/>
                            <w:iCs/>
                          </w:rPr>
                        </w:del>
                      </m:ctrlPr>
                    </m:sub>
                  </m:sSub>
                  <w:del w:id="589" w:author="LRC" w:date="2026-06-29T10:42:00Z">
                    <m:r>
                      <m:rPr>
                        <m:lit/>
                      </m:rPr>
                      <w:rPr>
                        <w:rFonts w:ascii="Cambria Math" w:hAnsi="Cambria Math"/>
                      </w:rPr>
                      <m:t>|</m:t>
                    </m:r>
                  </w:del>
                  <m:ctrlPr>
                    <w:del w:id="590" w:author="LRC" w:date="2026-06-29T10:42:00Z">
                      <w:rPr>
                        <w:rFonts w:ascii="Cambria Math" w:hAnsi="Cambria Math"/>
                        <w:i/>
                      </w:rPr>
                    </w:del>
                  </m:ctrlPr>
                </m:e>
                <m:e>
                  <m:sSub>
                    <m:sSubPr>
                      <m:ctrlPr>
                        <w:del w:id="591" w:author="LRC" w:date="2026-06-29T10:42:00Z">
                          <w:rPr>
                            <w:rFonts w:ascii="Cambria Math" w:hAnsi="Cambria Math"/>
                            <w:i/>
                            <w:iCs/>
                          </w:rPr>
                        </w:del>
                      </m:ctrlPr>
                    </m:sSubPr>
                    <m:e>
                      <w:del w:id="592" w:author="LRC" w:date="2026-06-29T10:42:00Z">
                        <m:r>
                          <m:rPr>
                            <m:sty m:val="bi"/>
                          </m:rPr>
                          <w:rPr>
                            <w:rFonts w:ascii="Cambria Math" w:hAnsi="Cambria Math"/>
                          </w:rPr>
                          <m:t>Q</m:t>
                        </m:r>
                      </w:del>
                      <m:ctrlPr>
                        <w:del w:id="593" w:author="LRC" w:date="2026-06-29T10:42:00Z">
                          <w:rPr>
                            <w:rFonts w:ascii="Cambria Math" w:hAnsi="Cambria Math"/>
                            <w:i/>
                            <w:iCs/>
                          </w:rPr>
                        </w:del>
                      </m:ctrlPr>
                    </m:e>
                    <m:sub>
                      <w:del w:id="594" w:author="LRC" w:date="2026-06-29T10:42:00Z">
                        <m:r>
                          <m:rPr/>
                          <w:rPr>
                            <w:rFonts w:ascii="Cambria Math" w:hAnsi="Cambria Math"/>
                          </w:rPr>
                          <m:t>i</m:t>
                        </m:r>
                      </w:del>
                      <m:ctrlPr>
                        <w:del w:id="595" w:author="LRC" w:date="2026-06-29T10:42:00Z">
                          <w:rPr>
                            <w:rFonts w:ascii="Cambria Math" w:hAnsi="Cambria Math"/>
                            <w:i/>
                            <w:iCs/>
                          </w:rPr>
                        </w:del>
                      </m:ctrlPr>
                    </m:sub>
                  </m:sSub>
                  <m:ctrlPr>
                    <w:del w:id="596" w:author="LRC" w:date="2026-06-29T10:42:00Z">
                      <w:rPr>
                        <w:rFonts w:ascii="Cambria Math" w:hAnsi="Cambria Math"/>
                      </w:rPr>
                    </w:del>
                  </m:ctrlPr>
                </m:e>
              </m:d>
              <w:del w:id="597" w:author="LRC" w:date="2026-06-29T10:42:00Z">
                <m:r>
                  <m:rPr/>
                  <w:rPr>
                    <w:rFonts w:ascii="Cambria Math" w:hAnsi="Cambria Math"/>
                  </w:rPr>
                  <m:t>=</m:t>
                </m:r>
              </w:del>
              <m:nary>
                <m:naryPr>
                  <m:chr m:val="∑"/>
                  <m:ctrlPr>
                    <w:del w:id="598" w:author="LRC" w:date="2026-06-29T10:42:00Z">
                      <w:rPr>
                        <w:rFonts w:ascii="Cambria Math" w:hAnsi="Cambria Math"/>
                      </w:rPr>
                    </w:del>
                  </m:ctrlPr>
                </m:naryPr>
                <m:sub>
                  <w:del w:id="599" w:author="LRC" w:date="2026-06-29T10:42:00Z">
                    <m:r>
                      <m:rPr/>
                      <w:rPr>
                        <w:rFonts w:ascii="Cambria Math" w:hAnsi="Cambria Math"/>
                      </w:rPr>
                      <m:t>j=1</m:t>
                    </m:r>
                  </w:del>
                  <m:ctrlPr>
                    <w:del w:id="600" w:author="LRC" w:date="2026-06-29T10:42:00Z">
                      <w:rPr>
                        <w:rFonts w:ascii="Cambria Math" w:hAnsi="Cambria Math"/>
                        <w:i/>
                      </w:rPr>
                    </w:del>
                  </m:ctrlPr>
                </m:sub>
                <m:sup>
                  <m:d>
                    <m:dPr>
                      <m:begChr m:val="|"/>
                      <m:endChr m:val="|"/>
                      <m:ctrlPr>
                        <w:del w:id="601" w:author="LRC" w:date="2026-06-29T10:42:00Z">
                          <w:rPr>
                            <w:rFonts w:ascii="Cambria Math" w:hAnsi="Cambria Math"/>
                          </w:rPr>
                        </w:del>
                      </m:ctrlPr>
                    </m:dPr>
                    <m:e>
                      <w:del w:id="602" w:author="LRC" w:date="2026-06-29T10:42:00Z">
                        <m:r>
                          <m:rPr/>
                          <w:rPr>
                            <w:rFonts w:ascii="Cambria Math" w:hAnsi="Cambria Math"/>
                          </w:rPr>
                          <m:t>L</m:t>
                        </m:r>
                      </w:del>
                      <m:ctrlPr>
                        <w:del w:id="603" w:author="LRC" w:date="2026-06-29T10:42:00Z">
                          <w:rPr>
                            <w:rFonts w:ascii="Cambria Math" w:hAnsi="Cambria Math"/>
                            <w:i/>
                          </w:rPr>
                        </w:del>
                      </m:ctrlPr>
                    </m:e>
                  </m:d>
                  <m:ctrlPr>
                    <w:del w:id="604" w:author="LRC" w:date="2026-06-29T10:42:00Z">
                      <w:rPr>
                        <w:rFonts w:ascii="Cambria Math" w:hAnsi="Cambria Math"/>
                        <w:i/>
                      </w:rPr>
                    </w:del>
                  </m:ctrlPr>
                </m:sup>
                <m:e>
                  <m:sSub>
                    <m:sSubPr>
                      <m:ctrlPr>
                        <w:del w:id="605" w:author="LRC" w:date="2026-06-29T10:42:00Z">
                          <w:rPr>
                            <w:rFonts w:ascii="Cambria Math" w:hAnsi="Cambria Math"/>
                            <w:i/>
                          </w:rPr>
                        </w:del>
                      </m:ctrlPr>
                    </m:sSubPr>
                    <m:e>
                      <w:del w:id="606" w:author="LRC" w:date="2026-06-29T10:42:00Z">
                        <m:r>
                          <m:rPr>
                            <m:sty m:val="bi"/>
                          </m:rPr>
                          <w:rPr>
                            <w:rFonts w:ascii="Cambria Math" w:hAnsi="Cambria Math"/>
                          </w:rPr>
                          <m:t>P</m:t>
                        </m:r>
                      </w:del>
                      <m:ctrlPr>
                        <w:del w:id="607" w:author="LRC" w:date="2026-06-29T10:42:00Z">
                          <w:rPr>
                            <w:rFonts w:ascii="Cambria Math" w:hAnsi="Cambria Math"/>
                            <w:i/>
                          </w:rPr>
                        </w:del>
                      </m:ctrlPr>
                    </m:e>
                    <m:sub>
                      <w:del w:id="608" w:author="LRC" w:date="2026-06-29T10:42:00Z">
                        <m:r>
                          <m:rPr/>
                          <w:rPr>
                            <w:rFonts w:ascii="Cambria Math" w:hAnsi="Cambria Math"/>
                          </w:rPr>
                          <m:t>i,j</m:t>
                        </m:r>
                      </w:del>
                      <m:ctrlPr>
                        <w:del w:id="609" w:author="LRC" w:date="2026-06-29T10:42:00Z">
                          <w:rPr>
                            <w:rFonts w:ascii="Cambria Math" w:hAnsi="Cambria Math"/>
                            <w:i/>
                          </w:rPr>
                        </w:del>
                      </m:ctrlPr>
                    </m:sub>
                  </m:sSub>
                  <m:func>
                    <m:funcPr>
                      <m:ctrlPr>
                        <w:del w:id="610" w:author="LRC" w:date="2026-06-29T10:42:00Z">
                          <w:rPr>
                            <w:rFonts w:ascii="Cambria Math" w:hAnsi="Cambria Math"/>
                          </w:rPr>
                        </w:del>
                      </m:ctrlPr>
                    </m:funcPr>
                    <m:fName>
                      <w:del w:id="611" w:author="LRC" w:date="2026-06-29T10:42:00Z">
                        <m:r>
                          <m:rPr>
                            <m:sty m:val="p"/>
                          </m:rPr>
                          <w:rPr>
                            <w:rFonts w:ascii="Cambria Math" w:hAnsi="Cambria Math"/>
                          </w:rPr>
                          <m:t>log</m:t>
                        </m:r>
                      </w:del>
                      <m:ctrlPr>
                        <w:del w:id="612" w:author="LRC" w:date="2026-06-29T10:42:00Z">
                          <w:rPr>
                            <w:rFonts w:ascii="Cambria Math" w:hAnsi="Cambria Math"/>
                          </w:rPr>
                        </w:del>
                      </m:ctrlPr>
                    </m:fName>
                    <m:e>
                      <m:d>
                        <m:dPr>
                          <m:ctrlPr>
                            <w:del w:id="613" w:author="LRC" w:date="2026-06-29T10:42:00Z">
                              <w:rPr>
                                <w:rFonts w:ascii="Cambria Math" w:hAnsi="Cambria Math"/>
                              </w:rPr>
                            </w:del>
                          </m:ctrlPr>
                        </m:dPr>
                        <m:e>
                          <m:f>
                            <m:fPr>
                              <m:ctrlPr>
                                <w:del w:id="614" w:author="LRC" w:date="2026-06-29T10:42:00Z">
                                  <w:rPr>
                                    <w:rFonts w:ascii="Cambria Math" w:hAnsi="Cambria Math"/>
                                  </w:rPr>
                                </w:del>
                              </m:ctrlPr>
                            </m:fPr>
                            <m:num>
                              <m:sSub>
                                <m:sSubPr>
                                  <m:ctrlPr>
                                    <w:del w:id="615" w:author="LRC" w:date="2026-06-29T10:42:00Z">
                                      <w:rPr>
                                        <w:rFonts w:ascii="Cambria Math" w:hAnsi="Cambria Math"/>
                                        <w:i/>
                                      </w:rPr>
                                    </w:del>
                                  </m:ctrlPr>
                                </m:sSubPr>
                                <m:e>
                                  <w:del w:id="616" w:author="LRC" w:date="2026-06-29T10:42:00Z">
                                    <m:r>
                                      <m:rPr>
                                        <m:sty m:val="bi"/>
                                      </m:rPr>
                                      <w:rPr>
                                        <w:rFonts w:ascii="Cambria Math" w:hAnsi="Cambria Math"/>
                                      </w:rPr>
                                      <m:t>P</m:t>
                                    </m:r>
                                  </w:del>
                                  <m:ctrlPr>
                                    <w:del w:id="617" w:author="LRC" w:date="2026-06-29T10:42:00Z">
                                      <w:rPr>
                                        <w:rFonts w:ascii="Cambria Math" w:hAnsi="Cambria Math"/>
                                      </w:rPr>
                                    </w:del>
                                  </m:ctrlPr>
                                </m:e>
                                <m:sub>
                                  <w:del w:id="618" w:author="LRC" w:date="2026-06-29T10:42:00Z">
                                    <m:r>
                                      <m:rPr/>
                                      <w:rPr>
                                        <w:rFonts w:ascii="Cambria Math" w:hAnsi="Cambria Math"/>
                                      </w:rPr>
                                      <m:t>i,j</m:t>
                                    </m:r>
                                  </w:del>
                                  <m:ctrlPr>
                                    <w:del w:id="619" w:author="LRC" w:date="2026-06-29T10:42:00Z">
                                      <w:rPr>
                                        <w:rFonts w:ascii="Cambria Math" w:hAnsi="Cambria Math"/>
                                        <w:i/>
                                      </w:rPr>
                                    </w:del>
                                  </m:ctrlPr>
                                </m:sub>
                              </m:sSub>
                              <m:ctrlPr>
                                <w:del w:id="620" w:author="LRC" w:date="2026-06-29T10:42:00Z">
                                  <w:rPr>
                                    <w:rFonts w:ascii="Cambria Math" w:hAnsi="Cambria Math"/>
                                  </w:rPr>
                                </w:del>
                              </m:ctrlPr>
                            </m:num>
                            <m:den>
                              <m:sSub>
                                <m:sSubPr>
                                  <m:ctrlPr>
                                    <w:del w:id="621" w:author="LRC" w:date="2026-06-29T10:42:00Z">
                                      <w:rPr>
                                        <w:rFonts w:ascii="Cambria Math" w:hAnsi="Cambria Math"/>
                                        <w:i/>
                                      </w:rPr>
                                    </w:del>
                                  </m:ctrlPr>
                                </m:sSubPr>
                                <m:e>
                                  <w:del w:id="622" w:author="LRC" w:date="2026-06-29T10:42:00Z">
                                    <m:r>
                                      <m:rPr>
                                        <m:sty m:val="bi"/>
                                      </m:rPr>
                                      <w:rPr>
                                        <w:rFonts w:ascii="Cambria Math" w:hAnsi="Cambria Math"/>
                                      </w:rPr>
                                      <m:t>Q</m:t>
                                    </m:r>
                                  </w:del>
                                  <m:ctrlPr>
                                    <w:del w:id="623" w:author="LRC" w:date="2026-06-29T10:42:00Z">
                                      <w:rPr>
                                        <w:rFonts w:ascii="Cambria Math" w:hAnsi="Cambria Math"/>
                                      </w:rPr>
                                    </w:del>
                                  </m:ctrlPr>
                                </m:e>
                                <m:sub>
                                  <w:del w:id="624" w:author="LRC" w:date="2026-06-29T10:42:00Z">
                                    <m:r>
                                      <m:rPr/>
                                      <w:rPr>
                                        <w:rFonts w:ascii="Cambria Math" w:hAnsi="Cambria Math"/>
                                      </w:rPr>
                                      <m:t>i,j</m:t>
                                    </m:r>
                                  </w:del>
                                  <m:ctrlPr>
                                    <w:del w:id="625" w:author="LRC" w:date="2026-06-29T10:42:00Z">
                                      <w:rPr>
                                        <w:rFonts w:ascii="Cambria Math" w:hAnsi="Cambria Math"/>
                                        <w:i/>
                                      </w:rPr>
                                    </w:del>
                                  </m:ctrlPr>
                                </m:sub>
                              </m:sSub>
                              <m:ctrlPr>
                                <w:del w:id="626" w:author="LRC" w:date="2026-06-29T10:42:00Z">
                                  <w:rPr>
                                    <w:rFonts w:ascii="Cambria Math" w:hAnsi="Cambria Math"/>
                                  </w:rPr>
                                </w:del>
                              </m:ctrlPr>
                            </m:den>
                          </m:f>
                          <m:ctrlPr>
                            <w:del w:id="627" w:author="LRC" w:date="2026-06-29T10:42:00Z">
                              <w:rPr>
                                <w:rFonts w:ascii="Cambria Math" w:hAnsi="Cambria Math"/>
                                <w:i/>
                              </w:rPr>
                            </w:del>
                          </m:ctrlPr>
                        </m:e>
                      </m:d>
                      <m:ctrlPr>
                        <w:del w:id="628" w:author="LRC" w:date="2026-06-29T10:42:00Z">
                          <w:rPr>
                            <w:rFonts w:ascii="Cambria Math" w:hAnsi="Cambria Math"/>
                          </w:rPr>
                        </w:del>
                      </m:ctrlPr>
                    </m:e>
                  </m:func>
                  <m:ctrlPr>
                    <w:del w:id="629" w:author="LRC" w:date="2026-06-29T10:42:00Z">
                      <w:rPr>
                        <w:rFonts w:ascii="Cambria Math" w:hAnsi="Cambria Math"/>
                        <w:i/>
                      </w:rPr>
                    </w:del>
                  </m:ctrlPr>
                </m:e>
              </m:nary>
              <w:del w:id="630" w:author="LRC" w:date="2026-06-29T10:44:00Z">
                <m:r>
                  <m:rPr/>
                  <w:rPr>
                    <w:rFonts w:ascii="Cambria Math" w:hAnsi="Cambria Math"/>
                    <w:szCs w:val="20"/>
                  </w:rPr>
                  <m:t>#</m:t>
                </m:r>
              </w:del>
              <m:d>
                <m:dPr>
                  <m:ctrlPr>
                    <w:del w:id="631" w:author="LRC" w:date="2026-06-29T10:44:00Z">
                      <w:rPr>
                        <w:rFonts w:ascii="Cambria Math" w:hAnsi="Cambria Math"/>
                        <w:i/>
                      </w:rPr>
                    </w:del>
                  </m:ctrlPr>
                </m:dPr>
                <m:e>
                  <w:del w:id="632" w:author="LRC" w:date="2026-06-29T10:44:00Z">
                    <m:r>
                      <m:rPr/>
                      <w:rPr>
                        <w:rFonts w:ascii="Cambria Math" w:hAnsi="Cambria Math"/>
                      </w:rPr>
                      <m:t>7</m:t>
                    </m:r>
                  </w:del>
                  <m:ctrlPr>
                    <w:del w:id="633" w:author="LRC" w:date="2026-06-29T10:44:00Z">
                      <w:rPr>
                        <w:rFonts w:ascii="Cambria Math" w:hAnsi="Cambria Math"/>
                        <w:i/>
                      </w:rPr>
                    </w:del>
                  </m:ctrlPr>
                </m:e>
              </m:d>
              <m:ctrlPr>
                <w:del w:id="634" w:author="LRC" w:date="2026-06-29T10:44:00Z">
                  <w:rPr>
                    <w:rFonts w:ascii="Cambria Math" w:hAnsi="Cambria Math"/>
                    <w:i/>
                    <w:szCs w:val="20"/>
                  </w:rPr>
                </w:del>
              </m:ctrlPr>
            </m:e>
          </m:eqArr>
        </m:oMath>
      </m:oMathPara>
    </w:p>
    <w:p w14:paraId="4B3D5CCE">
      <w:pPr>
        <w:ind w:firstLine="420"/>
        <w:rPr>
          <w:del w:id="635" w:author="LRC" w:date="2026-06-29T10:44:00Z"/>
        </w:rPr>
      </w:pPr>
      <m:oMathPara>
        <m:oMath>
          <m:eqArr>
            <m:eqArrPr>
              <m:maxDist m:val="1"/>
              <m:ctrlPr>
                <w:del w:id="636" w:author="LRC" w:date="2026-06-29T10:44:00Z">
                  <w:rPr>
                    <w:rFonts w:ascii="Cambria Math" w:hAnsi="Cambria Math"/>
                    <w:i/>
                    <w:szCs w:val="20"/>
                  </w:rPr>
                </w:del>
              </m:ctrlPr>
            </m:eqArrPr>
            <m:e>
              <w:del w:id="637" w:author="LRC" w:date="2026-06-29T10:44:00Z">
                <m:r>
                  <m:rPr>
                    <m:sty m:val="bi"/>
                  </m:rPr>
                  <w:rPr>
                    <w:rFonts w:ascii="Cambria Math" w:hAnsi="Cambria Math"/>
                  </w:rPr>
                  <m:t>P</m:t>
                </m:r>
              </w:del>
              <w:del w:id="638" w:author="LRC" w:date="2026-06-29T10:44:00Z">
                <m:r>
                  <m:rPr/>
                  <w:rPr>
                    <w:rFonts w:ascii="Cambria Math" w:hAnsi="Cambria Math"/>
                    <w:szCs w:val="20"/>
                  </w:rPr>
                  <m:t>=</m:t>
                </m:r>
              </w:del>
              <m:sSup>
                <m:sSupPr>
                  <m:ctrlPr>
                    <w:del w:id="639" w:author="LRC" w:date="2026-06-29T10:44:00Z">
                      <w:rPr>
                        <w:rFonts w:ascii="Cambria Math" w:hAnsi="Cambria Math"/>
                        <w:i/>
                        <w:szCs w:val="20"/>
                      </w:rPr>
                    </w:del>
                  </m:ctrlPr>
                </m:sSupPr>
                <m:e>
                  <w:del w:id="640" w:author="LRC" w:date="2026-06-29T10:44:00Z">
                    <m:r>
                      <m:rPr>
                        <m:sty m:val="bi"/>
                      </m:rPr>
                      <w:rPr>
                        <w:rFonts w:ascii="Cambria Math" w:hAnsi="Cambria Math"/>
                        <w:szCs w:val="20"/>
                      </w:rPr>
                      <m:t>Y</m:t>
                    </m:r>
                  </w:del>
                  <m:ctrlPr>
                    <w:del w:id="641" w:author="LRC" w:date="2026-06-29T10:44:00Z">
                      <w:rPr>
                        <w:rFonts w:ascii="Cambria Math" w:hAnsi="Cambria Math"/>
                        <w:i/>
                        <w:szCs w:val="20"/>
                      </w:rPr>
                    </w:del>
                  </m:ctrlPr>
                </m:e>
                <m:sup>
                  <m:d>
                    <m:dPr>
                      <m:begChr m:val="|"/>
                      <m:endChr m:val="|"/>
                      <m:ctrlPr>
                        <w:del w:id="642" w:author="LRC" w:date="2026-06-29T10:44:00Z">
                          <w:rPr>
                            <w:rFonts w:ascii="Cambria Math" w:hAnsi="Cambria Math"/>
                            <w:i/>
                            <w:szCs w:val="20"/>
                          </w:rPr>
                        </w:del>
                      </m:ctrlPr>
                    </m:dPr>
                    <m:e>
                      <w:del w:id="643" w:author="LRC" w:date="2026-06-29T10:44:00Z">
                        <m:r>
                          <m:rPr/>
                          <w:rPr>
                            <w:rFonts w:ascii="Cambria Math" w:hAnsi="Cambria Math"/>
                            <w:szCs w:val="20"/>
                          </w:rPr>
                          <m:t>V</m:t>
                        </m:r>
                      </w:del>
                      <m:ctrlPr>
                        <w:del w:id="644" w:author="LRC" w:date="2026-06-29T10:44:00Z">
                          <w:rPr>
                            <w:rFonts w:ascii="Cambria Math" w:hAnsi="Cambria Math"/>
                            <w:i/>
                            <w:szCs w:val="20"/>
                          </w:rPr>
                        </w:del>
                      </m:ctrlPr>
                    </m:e>
                  </m:d>
                  <w:del w:id="645" w:author="LRC" w:date="2026-06-29T10:44:00Z">
                    <m:r>
                      <m:rPr/>
                      <w:rPr>
                        <w:rFonts w:ascii="Cambria Math" w:hAnsi="Cambria Math"/>
                        <w:szCs w:val="20"/>
                      </w:rPr>
                      <m:t>×</m:t>
                    </m:r>
                  </w:del>
                  <m:d>
                    <m:dPr>
                      <m:begChr m:val="|"/>
                      <m:endChr m:val="|"/>
                      <m:ctrlPr>
                        <w:del w:id="646" w:author="LRC" w:date="2026-06-29T10:44:00Z">
                          <w:rPr>
                            <w:rFonts w:ascii="Cambria Math" w:hAnsi="Cambria Math"/>
                            <w:i/>
                            <w:szCs w:val="20"/>
                          </w:rPr>
                        </w:del>
                      </m:ctrlPr>
                    </m:dPr>
                    <m:e>
                      <w:del w:id="647" w:author="LRC" w:date="2026-06-29T10:44:00Z">
                        <m:r>
                          <m:rPr/>
                          <w:rPr>
                            <w:rFonts w:ascii="Cambria Math" w:hAnsi="Cambria Math"/>
                            <w:szCs w:val="20"/>
                          </w:rPr>
                          <m:t>L</m:t>
                        </m:r>
                      </w:del>
                      <m:ctrlPr>
                        <w:del w:id="648" w:author="LRC" w:date="2026-06-29T10:44:00Z">
                          <w:rPr>
                            <w:rFonts w:ascii="Cambria Math" w:hAnsi="Cambria Math"/>
                            <w:i/>
                            <w:szCs w:val="20"/>
                          </w:rPr>
                        </w:del>
                      </m:ctrlPr>
                    </m:e>
                  </m:d>
                  <m:ctrlPr>
                    <w:del w:id="649" w:author="LRC" w:date="2026-06-29T10:44:00Z">
                      <w:rPr>
                        <w:rFonts w:ascii="Cambria Math" w:hAnsi="Cambria Math"/>
                        <w:i/>
                        <w:szCs w:val="20"/>
                      </w:rPr>
                    </w:del>
                  </m:ctrlPr>
                </m:sup>
              </m:sSup>
              <w:del w:id="650" w:author="LRC" w:date="2026-06-29T10:44:00Z">
                <m:r>
                  <m:rPr/>
                  <w:rPr>
                    <w:rFonts w:ascii="Cambria Math" w:hAnsi="Cambria Math"/>
                    <w:szCs w:val="20"/>
                  </w:rPr>
                  <m:t>,</m:t>
                </m:r>
              </w:del>
              <w:del w:id="651" w:author="LRC" w:date="2026-06-29T10:44:00Z">
                <m:r>
                  <m:rPr>
                    <m:sty m:val="bi"/>
                  </m:rPr>
                  <w:rPr>
                    <w:rFonts w:ascii="Cambria Math" w:hAnsi="Cambria Math"/>
                    <w:szCs w:val="20"/>
                  </w:rPr>
                  <m:t>Q</m:t>
                </m:r>
              </w:del>
              <w:del w:id="652" w:author="LRC" w:date="2026-06-29T10:44:00Z">
                <m:r>
                  <m:rPr/>
                  <w:rPr>
                    <w:rFonts w:ascii="Cambria Math" w:hAnsi="Cambria Math"/>
                    <w:szCs w:val="20"/>
                  </w:rPr>
                  <m:t>=</m:t>
                </m:r>
              </w:del>
              <m:sSup>
                <m:sSupPr>
                  <m:ctrlPr>
                    <w:del w:id="653" w:author="LRC" w:date="2026-06-29T10:44:00Z">
                      <w:rPr>
                        <w:rFonts w:ascii="Cambria Math" w:hAnsi="Cambria Math"/>
                        <w:i/>
                        <w:szCs w:val="20"/>
                      </w:rPr>
                    </w:del>
                  </m:ctrlPr>
                </m:sSupPr>
                <m:e>
                  <w:del w:id="654" w:author="LRC" w:date="2026-06-29T10:44:00Z">
                    <m:r>
                      <m:rPr>
                        <m:sty m:val="bi"/>
                      </m:rPr>
                      <w:rPr>
                        <w:rFonts w:ascii="Cambria Math" w:hAnsi="Cambria Math"/>
                        <w:szCs w:val="20"/>
                      </w:rPr>
                      <m:t>Y</m:t>
                    </m:r>
                  </w:del>
                  <m:ctrlPr>
                    <w:del w:id="655" w:author="LRC" w:date="2026-06-29T10:44:00Z">
                      <w:rPr>
                        <w:rFonts w:ascii="Cambria Math" w:hAnsi="Cambria Math"/>
                        <w:i/>
                        <w:szCs w:val="20"/>
                      </w:rPr>
                    </w:del>
                  </m:ctrlPr>
                </m:e>
                <m:sup>
                  <w:del w:id="656" w:author="LRC" w:date="2026-06-29T10:44:00Z">
                    <m:r>
                      <m:rPr/>
                      <w:rPr>
                        <w:rFonts w:ascii="Cambria Math" w:hAnsi="Cambria Math"/>
                        <w:szCs w:val="20"/>
                      </w:rPr>
                      <m:t>'</m:t>
                    </m:r>
                  </w:del>
                  <m:d>
                    <m:dPr>
                      <m:begChr m:val="|"/>
                      <m:endChr m:val="|"/>
                      <m:ctrlPr>
                        <w:del w:id="657" w:author="LRC" w:date="2026-06-29T10:44:00Z">
                          <w:rPr>
                            <w:rFonts w:ascii="Cambria Math" w:hAnsi="Cambria Math"/>
                            <w:i/>
                            <w:szCs w:val="20"/>
                          </w:rPr>
                        </w:del>
                      </m:ctrlPr>
                    </m:dPr>
                    <m:e>
                      <w:del w:id="658" w:author="LRC" w:date="2026-06-29T10:44:00Z">
                        <m:r>
                          <m:rPr/>
                          <w:rPr>
                            <w:rFonts w:ascii="Cambria Math" w:hAnsi="Cambria Math"/>
                            <w:szCs w:val="20"/>
                          </w:rPr>
                          <m:t>V</m:t>
                        </m:r>
                      </w:del>
                      <m:ctrlPr>
                        <w:del w:id="659" w:author="LRC" w:date="2026-06-29T10:44:00Z">
                          <w:rPr>
                            <w:rFonts w:ascii="Cambria Math" w:hAnsi="Cambria Math"/>
                            <w:i/>
                            <w:szCs w:val="20"/>
                          </w:rPr>
                        </w:del>
                      </m:ctrlPr>
                    </m:e>
                  </m:d>
                  <w:del w:id="660" w:author="LRC" w:date="2026-06-29T10:44:00Z">
                    <m:r>
                      <m:rPr/>
                      <w:rPr>
                        <w:rFonts w:ascii="Cambria Math" w:hAnsi="Cambria Math"/>
                        <w:szCs w:val="20"/>
                      </w:rPr>
                      <m:t>×</m:t>
                    </m:r>
                  </w:del>
                  <m:d>
                    <m:dPr>
                      <m:begChr m:val="|"/>
                      <m:endChr m:val="|"/>
                      <m:ctrlPr>
                        <w:del w:id="661" w:author="LRC" w:date="2026-06-29T10:44:00Z">
                          <w:rPr>
                            <w:rFonts w:ascii="Cambria Math" w:hAnsi="Cambria Math"/>
                            <w:i/>
                            <w:szCs w:val="20"/>
                          </w:rPr>
                        </w:del>
                      </m:ctrlPr>
                    </m:dPr>
                    <m:e>
                      <w:del w:id="662" w:author="LRC" w:date="2026-06-29T10:44:00Z">
                        <m:r>
                          <m:rPr/>
                          <w:rPr>
                            <w:rFonts w:ascii="Cambria Math" w:hAnsi="Cambria Math"/>
                            <w:szCs w:val="20"/>
                          </w:rPr>
                          <m:t>L</m:t>
                        </m:r>
                      </w:del>
                      <m:ctrlPr>
                        <w:del w:id="663" w:author="LRC" w:date="2026-06-29T10:44:00Z">
                          <w:rPr>
                            <w:rFonts w:ascii="Cambria Math" w:hAnsi="Cambria Math"/>
                            <w:i/>
                            <w:szCs w:val="20"/>
                          </w:rPr>
                        </w:del>
                      </m:ctrlPr>
                    </m:e>
                  </m:d>
                  <m:ctrlPr>
                    <w:del w:id="664" w:author="LRC" w:date="2026-06-29T10:44:00Z">
                      <w:rPr>
                        <w:rFonts w:ascii="Cambria Math" w:hAnsi="Cambria Math"/>
                        <w:i/>
                        <w:szCs w:val="20"/>
                      </w:rPr>
                    </w:del>
                  </m:ctrlPr>
                </m:sup>
              </m:sSup>
              <w:del w:id="665" w:author="LRC" w:date="2026-06-29T10:44:00Z">
                <m:r>
                  <m:rPr/>
                  <w:rPr>
                    <w:rFonts w:ascii="Cambria Math" w:hAnsi="Cambria Math"/>
                  </w:rPr>
                  <m:t>#</m:t>
                </m:r>
              </w:del>
              <m:d>
                <m:dPr>
                  <m:ctrlPr>
                    <w:del w:id="666" w:author="LRC" w:date="2026-06-29T10:44:00Z">
                      <w:rPr>
                        <w:rFonts w:ascii="Cambria Math" w:hAnsi="Cambria Math"/>
                        <w:i/>
                        <w:szCs w:val="20"/>
                      </w:rPr>
                    </w:del>
                  </m:ctrlPr>
                </m:dPr>
                <m:e>
                  <w:del w:id="667" w:author="LRC" w:date="2026-06-29T10:44:00Z">
                    <m:r>
                      <m:rPr/>
                      <w:rPr>
                        <w:rFonts w:ascii="Cambria Math" w:hAnsi="Cambria Math"/>
                        <w:szCs w:val="20"/>
                      </w:rPr>
                      <m:t>8</m:t>
                    </m:r>
                  </w:del>
                  <m:ctrlPr>
                    <w:del w:id="668" w:author="LRC" w:date="2026-06-29T10:44:00Z">
                      <w:rPr>
                        <w:rFonts w:ascii="Cambria Math" w:hAnsi="Cambria Math"/>
                        <w:i/>
                        <w:szCs w:val="20"/>
                      </w:rPr>
                    </w:del>
                  </m:ctrlPr>
                </m:e>
              </m:d>
              <m:ctrlPr>
                <w:del w:id="669" w:author="LRC" w:date="2026-06-29T10:44:00Z">
                  <w:rPr>
                    <w:rFonts w:ascii="Cambria Math" w:hAnsi="Cambria Math"/>
                    <w:i/>
                  </w:rPr>
                </w:del>
              </m:ctrlPr>
            </m:e>
          </m:eqArr>
        </m:oMath>
      </m:oMathPara>
    </w:p>
    <w:p w14:paraId="332B923E">
      <w:pPr>
        <w:ind w:firstLine="0" w:firstLineChars="0"/>
        <w:rPr>
          <w:ins w:id="671" w:author="LRC" w:date="2026-06-29T10:42:00Z"/>
        </w:rPr>
        <w:pPrChange w:id="670" w:author="LRC" w:date="2026-06-29T10:42:00Z">
          <w:pPr>
            <w:ind w:firstLine="420" w:firstLineChars="200"/>
          </w:pPr>
        </w:pPrChange>
      </w:pPr>
      <w:ins w:id="672" w:author="LRC" w:date="2026-06-29T10:42:00Z">
        <w:r>
          <w:rPr>
            <w:rFonts w:hint="eastAsia"/>
          </w:rPr>
          <w:t>式中：</w:t>
        </w:r>
      </w:ins>
      <m:oMath>
        <m:sSub>
          <m:sSubPr>
            <m:ctrlPr>
              <w:ins w:id="673" w:author="LRC" w:date="2026-06-29T10:42:00Z">
                <w:rPr>
                  <w:rFonts w:ascii="Cambria Math" w:hAnsi="Cambria Math"/>
                  <w:i/>
                </w:rPr>
              </w:ins>
            </m:ctrlPr>
          </m:sSubPr>
          <m:e>
            <w:ins w:id="674" w:author="LRC" w:date="2026-06-29T10:42:00Z">
              <m:r>
                <m:rPr/>
                <w:rPr>
                  <w:rFonts w:ascii="Cambria Math" w:hAnsi="Cambria Math"/>
                </w:rPr>
                <m:t>D</m:t>
              </m:r>
            </w:ins>
            <m:ctrlPr>
              <w:ins w:id="675" w:author="LRC" w:date="2026-06-29T10:42:00Z">
                <w:rPr>
                  <w:rFonts w:ascii="Cambria Math" w:hAnsi="Cambria Math"/>
                  <w:i/>
                </w:rPr>
              </w:ins>
            </m:ctrlPr>
          </m:e>
          <m:sub>
            <w:ins w:id="676" w:author="LRC" w:date="2026-06-29T10:42:00Z">
              <m:r>
                <m:rPr>
                  <m:sty m:val="p"/>
                </m:rPr>
                <w:rPr>
                  <w:rFonts w:ascii="Cambria Math" w:hAnsi="Cambria Math"/>
                </w:rPr>
                <m:t>KL</m:t>
              </m:r>
            </w:ins>
            <m:ctrlPr>
              <w:ins w:id="677" w:author="LRC" w:date="2026-06-29T10:42:00Z">
                <w:rPr>
                  <w:rFonts w:ascii="Cambria Math" w:hAnsi="Cambria Math"/>
                  <w:i/>
                </w:rPr>
              </w:ins>
            </m:ctrlPr>
          </m:sub>
        </m:sSub>
      </m:oMath>
      <w:ins w:id="678" w:author="LRC" w:date="2026-06-29T10:42:00Z">
        <w:r>
          <w:rPr>
            <w:rFonts w:hint="eastAsia"/>
          </w:rPr>
          <w:t>为……，</w:t>
        </w:r>
      </w:ins>
      <m:oMath>
        <m:sSub>
          <m:sSubPr>
            <m:ctrlPr>
              <w:ins w:id="679" w:author="LRC" w:date="2026-06-29T10:42:00Z">
                <w:rPr>
                  <w:rFonts w:ascii="Cambria Math" w:hAnsi="Cambria Math"/>
                  <w:i/>
                </w:rPr>
              </w:ins>
            </m:ctrlPr>
          </m:sSubPr>
          <m:e>
            <w:ins w:id="680" w:author="LRC" w:date="2026-06-29T10:42:00Z">
              <m:r>
                <m:rPr/>
                <w:rPr>
                  <w:rFonts w:ascii="Cambria Math" w:hAnsi="Cambria Math"/>
                </w:rPr>
                <m:t>D</m:t>
              </m:r>
            </w:ins>
            <m:ctrlPr>
              <w:ins w:id="681" w:author="LRC" w:date="2026-06-29T10:42:00Z">
                <w:rPr>
                  <w:rFonts w:ascii="Cambria Math" w:hAnsi="Cambria Math"/>
                  <w:i/>
                </w:rPr>
              </w:ins>
            </m:ctrlPr>
          </m:e>
          <m:sub>
            <w:ins w:id="682" w:author="LRC" w:date="2026-06-29T10:42:00Z">
              <m:r>
                <m:rPr>
                  <m:sty m:val="p"/>
                </m:rPr>
                <w:rPr>
                  <w:rFonts w:ascii="Cambria Math" w:hAnsi="Cambria Math"/>
                </w:rPr>
                <m:t>KL</m:t>
              </m:r>
            </w:ins>
            <m:ctrlPr>
              <w:ins w:id="683" w:author="LRC" w:date="2026-06-29T10:42:00Z">
                <w:rPr>
                  <w:rFonts w:ascii="Cambria Math" w:hAnsi="Cambria Math"/>
                  <w:i/>
                </w:rPr>
              </w:ins>
            </m:ctrlPr>
          </m:sub>
        </m:sSub>
        <m:d>
          <m:dPr>
            <m:ctrlPr>
              <w:ins w:id="684" w:author="LRC" w:date="2026-06-29T10:42:00Z">
                <w:rPr>
                  <w:rFonts w:ascii="Cambria Math" w:hAnsi="Cambria Math"/>
                </w:rPr>
              </w:ins>
            </m:ctrlPr>
          </m:dPr>
          <m:e>
            <m:sSub>
              <m:sSubPr>
                <m:ctrlPr>
                  <w:ins w:id="685" w:author="LRC" w:date="2026-06-29T10:42:00Z">
                    <w:rPr>
                      <w:rFonts w:ascii="Cambria Math" w:hAnsi="Cambria Math"/>
                      <w:i/>
                      <w:iCs/>
                    </w:rPr>
                  </w:ins>
                </m:ctrlPr>
              </m:sSubPr>
              <m:e>
                <w:ins w:id="686" w:author="LRC" w:date="2026-06-29T10:42:00Z">
                  <m:r>
                    <m:rPr>
                      <m:sty m:val="bi"/>
                    </m:rPr>
                    <w:rPr>
                      <w:rFonts w:ascii="Cambria Math" w:hAnsi="Cambria Math"/>
                    </w:rPr>
                    <m:t>P</m:t>
                  </m:r>
                </w:ins>
                <m:ctrlPr>
                  <w:ins w:id="687" w:author="LRC" w:date="2026-06-29T10:42:00Z">
                    <w:rPr>
                      <w:rFonts w:ascii="Cambria Math" w:hAnsi="Cambria Math"/>
                      <w:i/>
                      <w:iCs/>
                    </w:rPr>
                  </w:ins>
                </m:ctrlPr>
              </m:e>
              <m:sub>
                <w:ins w:id="688" w:author="LRC" w:date="2026-06-29T10:42:00Z">
                  <m:r>
                    <m:rPr/>
                    <w:rPr>
                      <w:rFonts w:ascii="Cambria Math" w:hAnsi="Cambria Math"/>
                    </w:rPr>
                    <m:t>i</m:t>
                  </m:r>
                </w:ins>
                <m:ctrlPr>
                  <w:ins w:id="689" w:author="LRC" w:date="2026-06-29T10:42:00Z">
                    <w:rPr>
                      <w:rFonts w:ascii="Cambria Math" w:hAnsi="Cambria Math"/>
                      <w:i/>
                      <w:iCs/>
                    </w:rPr>
                  </w:ins>
                </m:ctrlPr>
              </m:sub>
            </m:sSub>
            <w:ins w:id="690" w:author="LRC" w:date="2026-06-29T10:42:00Z">
              <m:r>
                <m:rPr>
                  <m:lit/>
                </m:rPr>
                <w:rPr>
                  <w:rFonts w:ascii="Cambria Math" w:hAnsi="Cambria Math"/>
                </w:rPr>
                <m:t>|</m:t>
              </m:r>
            </w:ins>
            <m:ctrlPr>
              <w:ins w:id="691" w:author="LRC" w:date="2026-06-29T10:42:00Z">
                <w:rPr>
                  <w:rFonts w:ascii="Cambria Math" w:hAnsi="Cambria Math"/>
                  <w:i/>
                </w:rPr>
              </w:ins>
            </m:ctrlPr>
          </m:e>
          <m:e>
            <m:sSub>
              <m:sSubPr>
                <m:ctrlPr>
                  <w:ins w:id="692" w:author="LRC" w:date="2026-06-29T10:42:00Z">
                    <w:rPr>
                      <w:rFonts w:ascii="Cambria Math" w:hAnsi="Cambria Math"/>
                      <w:i/>
                      <w:iCs/>
                    </w:rPr>
                  </w:ins>
                </m:ctrlPr>
              </m:sSubPr>
              <m:e>
                <w:ins w:id="693" w:author="LRC" w:date="2026-06-29T10:42:00Z">
                  <m:r>
                    <m:rPr>
                      <m:sty m:val="bi"/>
                    </m:rPr>
                    <w:rPr>
                      <w:rFonts w:ascii="Cambria Math" w:hAnsi="Cambria Math"/>
                    </w:rPr>
                    <m:t>Q</m:t>
                  </m:r>
                </w:ins>
                <m:ctrlPr>
                  <w:ins w:id="694" w:author="LRC" w:date="2026-06-29T10:42:00Z">
                    <w:rPr>
                      <w:rFonts w:ascii="Cambria Math" w:hAnsi="Cambria Math"/>
                      <w:i/>
                      <w:iCs/>
                    </w:rPr>
                  </w:ins>
                </m:ctrlPr>
              </m:e>
              <m:sub>
                <w:ins w:id="695" w:author="LRC" w:date="2026-06-29T10:42:00Z">
                  <m:r>
                    <m:rPr/>
                    <w:rPr>
                      <w:rFonts w:ascii="Cambria Math" w:hAnsi="Cambria Math"/>
                    </w:rPr>
                    <m:t>i</m:t>
                  </m:r>
                </w:ins>
                <m:ctrlPr>
                  <w:ins w:id="696" w:author="LRC" w:date="2026-06-29T10:42:00Z">
                    <w:rPr>
                      <w:rFonts w:ascii="Cambria Math" w:hAnsi="Cambria Math"/>
                      <w:i/>
                      <w:iCs/>
                    </w:rPr>
                  </w:ins>
                </m:ctrlPr>
              </m:sub>
            </m:sSub>
            <m:ctrlPr>
              <w:ins w:id="697" w:author="LRC" w:date="2026-06-29T10:42:00Z">
                <w:rPr>
                  <w:rFonts w:ascii="Cambria Math" w:hAnsi="Cambria Math"/>
                </w:rPr>
              </w:ins>
            </m:ctrlPr>
          </m:e>
        </m:d>
        <w:ins w:id="698" w:author="LRC" w:date="2026-06-29T10:42:00Z">
          <m:r>
            <m:rPr/>
            <w:rPr>
              <w:rFonts w:ascii="Cambria Math" w:hAnsi="Cambria Math"/>
            </w:rPr>
            <m:t>=</m:t>
          </m:r>
        </w:ins>
        <m:nary>
          <m:naryPr>
            <m:chr m:val="∑"/>
            <m:ctrlPr>
              <w:ins w:id="699" w:author="LRC" w:date="2026-06-29T10:42:00Z">
                <w:rPr>
                  <w:rFonts w:ascii="Cambria Math" w:hAnsi="Cambria Math"/>
                </w:rPr>
              </w:ins>
            </m:ctrlPr>
          </m:naryPr>
          <m:sub>
            <w:ins w:id="700" w:author="LRC" w:date="2026-06-29T10:42:00Z">
              <m:r>
                <m:rPr/>
                <w:rPr>
                  <w:rFonts w:ascii="Cambria Math" w:hAnsi="Cambria Math"/>
                </w:rPr>
                <m:t>j=1</m:t>
              </m:r>
            </w:ins>
            <m:ctrlPr>
              <w:ins w:id="701" w:author="LRC" w:date="2026-06-29T10:42:00Z">
                <w:rPr>
                  <w:rFonts w:ascii="Cambria Math" w:hAnsi="Cambria Math"/>
                  <w:i/>
                </w:rPr>
              </w:ins>
            </m:ctrlPr>
          </m:sub>
          <m:sup>
            <m:d>
              <m:dPr>
                <m:begChr m:val="|"/>
                <m:endChr m:val="|"/>
                <m:ctrlPr>
                  <w:ins w:id="702" w:author="LRC" w:date="2026-06-29T10:42:00Z">
                    <w:rPr>
                      <w:rFonts w:ascii="Cambria Math" w:hAnsi="Cambria Math"/>
                    </w:rPr>
                  </w:ins>
                </m:ctrlPr>
              </m:dPr>
              <m:e>
                <w:ins w:id="703" w:author="LRC" w:date="2026-06-29T10:42:00Z">
                  <m:r>
                    <m:rPr/>
                    <w:rPr>
                      <w:rFonts w:ascii="Cambria Math" w:hAnsi="Cambria Math"/>
                    </w:rPr>
                    <m:t>L</m:t>
                  </m:r>
                </w:ins>
                <m:ctrlPr>
                  <w:ins w:id="704" w:author="LRC" w:date="2026-06-29T10:42:00Z">
                    <w:rPr>
                      <w:rFonts w:ascii="Cambria Math" w:hAnsi="Cambria Math"/>
                      <w:i/>
                    </w:rPr>
                  </w:ins>
                </m:ctrlPr>
              </m:e>
            </m:d>
            <m:ctrlPr>
              <w:ins w:id="705" w:author="LRC" w:date="2026-06-29T10:42:00Z">
                <w:rPr>
                  <w:rFonts w:ascii="Cambria Math" w:hAnsi="Cambria Math"/>
                  <w:i/>
                </w:rPr>
              </w:ins>
            </m:ctrlPr>
          </m:sup>
          <m:e>
            <m:sSub>
              <m:sSubPr>
                <m:ctrlPr>
                  <w:ins w:id="706" w:author="LRC" w:date="2026-06-29T10:42:00Z">
                    <w:rPr>
                      <w:rFonts w:ascii="Cambria Math" w:hAnsi="Cambria Math"/>
                      <w:i/>
                    </w:rPr>
                  </w:ins>
                </m:ctrlPr>
              </m:sSubPr>
              <m:e>
                <w:ins w:id="707" w:author="LRC" w:date="2026-06-29T10:42:00Z">
                  <m:r>
                    <m:rPr/>
                    <w:rPr>
                      <w:rFonts w:ascii="Cambria Math" w:hAnsi="Cambria Math"/>
                    </w:rPr>
                    <m:t>P</m:t>
                  </m:r>
                </w:ins>
                <m:ctrlPr>
                  <w:ins w:id="708" w:author="LRC" w:date="2026-06-29T10:42:00Z">
                    <w:rPr>
                      <w:rFonts w:ascii="Cambria Math" w:hAnsi="Cambria Math"/>
                      <w:i/>
                    </w:rPr>
                  </w:ins>
                </m:ctrlPr>
              </m:e>
              <m:sub>
                <w:ins w:id="709" w:author="LRC" w:date="2026-06-29T10:42:00Z">
                  <m:r>
                    <m:rPr/>
                    <w:rPr>
                      <w:rFonts w:ascii="Cambria Math" w:hAnsi="Cambria Math"/>
                    </w:rPr>
                    <m:t>i,j</m:t>
                  </m:r>
                </w:ins>
                <m:ctrlPr>
                  <w:ins w:id="710" w:author="LRC" w:date="2026-06-29T10:42:00Z">
                    <w:rPr>
                      <w:rFonts w:ascii="Cambria Math" w:hAnsi="Cambria Math"/>
                      <w:i/>
                    </w:rPr>
                  </w:ins>
                </m:ctrlPr>
              </m:sub>
            </m:sSub>
            <m:func>
              <m:funcPr>
                <m:ctrlPr>
                  <w:ins w:id="711" w:author="LRC" w:date="2026-06-29T10:42:00Z">
                    <w:rPr>
                      <w:rFonts w:ascii="Cambria Math" w:hAnsi="Cambria Math"/>
                    </w:rPr>
                  </w:ins>
                </m:ctrlPr>
              </m:funcPr>
              <m:fName>
                <w:ins w:id="712" w:author="LRC" w:date="2026-06-29T10:42:00Z">
                  <m:r>
                    <m:rPr>
                      <m:sty m:val="p"/>
                    </m:rPr>
                    <w:rPr>
                      <w:rFonts w:ascii="Cambria Math" w:hAnsi="Cambria Math"/>
                    </w:rPr>
                    <m:t>log</m:t>
                  </m:r>
                </w:ins>
                <m:ctrlPr>
                  <w:ins w:id="713" w:author="LRC" w:date="2026-06-29T10:42:00Z">
                    <w:rPr>
                      <w:rFonts w:ascii="Cambria Math" w:hAnsi="Cambria Math"/>
                    </w:rPr>
                  </w:ins>
                </m:ctrlPr>
              </m:fName>
              <m:e>
                <m:d>
                  <m:dPr>
                    <m:ctrlPr>
                      <w:ins w:id="714" w:author="LRC" w:date="2026-06-29T10:42:00Z">
                        <w:rPr>
                          <w:rFonts w:ascii="Cambria Math" w:hAnsi="Cambria Math"/>
                        </w:rPr>
                      </w:ins>
                    </m:ctrlPr>
                  </m:dPr>
                  <m:e>
                    <m:f>
                      <m:fPr>
                        <m:ctrlPr>
                          <w:ins w:id="715" w:author="LRC" w:date="2026-06-29T10:42:00Z">
                            <w:rPr>
                              <w:rFonts w:ascii="Cambria Math" w:hAnsi="Cambria Math"/>
                            </w:rPr>
                          </w:ins>
                        </m:ctrlPr>
                      </m:fPr>
                      <m:num>
                        <m:sSub>
                          <m:sSubPr>
                            <m:ctrlPr>
                              <w:ins w:id="716" w:author="LRC" w:date="2026-06-29T10:42:00Z">
                                <w:rPr>
                                  <w:rFonts w:ascii="Cambria Math" w:hAnsi="Cambria Math"/>
                                  <w:i/>
                                </w:rPr>
                              </w:ins>
                            </m:ctrlPr>
                          </m:sSubPr>
                          <m:e>
                            <w:ins w:id="717" w:author="LRC" w:date="2026-06-29T10:42:00Z">
                              <m:r>
                                <m:rPr/>
                                <w:rPr>
                                  <w:rFonts w:ascii="Cambria Math" w:hAnsi="Cambria Math"/>
                                </w:rPr>
                                <m:t>P</m:t>
                              </m:r>
                            </w:ins>
                            <m:ctrlPr>
                              <w:ins w:id="718" w:author="LRC" w:date="2026-06-29T10:42:00Z">
                                <w:rPr>
                                  <w:rFonts w:ascii="Cambria Math" w:hAnsi="Cambria Math"/>
                                </w:rPr>
                              </w:ins>
                            </m:ctrlPr>
                          </m:e>
                          <m:sub>
                            <w:ins w:id="719" w:author="LRC" w:date="2026-06-29T10:42:00Z">
                              <m:r>
                                <m:rPr/>
                                <w:rPr>
                                  <w:rFonts w:ascii="Cambria Math" w:hAnsi="Cambria Math"/>
                                </w:rPr>
                                <m:t>i,j</m:t>
                              </m:r>
                            </w:ins>
                            <m:ctrlPr>
                              <w:ins w:id="720" w:author="LRC" w:date="2026-06-29T10:42:00Z">
                                <w:rPr>
                                  <w:rFonts w:ascii="Cambria Math" w:hAnsi="Cambria Math"/>
                                  <w:i/>
                                </w:rPr>
                              </w:ins>
                            </m:ctrlPr>
                          </m:sub>
                        </m:sSub>
                        <m:ctrlPr>
                          <w:ins w:id="721" w:author="LRC" w:date="2026-06-29T10:42:00Z">
                            <w:rPr>
                              <w:rFonts w:ascii="Cambria Math" w:hAnsi="Cambria Math"/>
                            </w:rPr>
                          </w:ins>
                        </m:ctrlPr>
                      </m:num>
                      <m:den>
                        <m:sSub>
                          <m:sSubPr>
                            <m:ctrlPr>
                              <w:ins w:id="722" w:author="LRC" w:date="2026-06-29T10:42:00Z">
                                <w:rPr>
                                  <w:rFonts w:ascii="Cambria Math" w:hAnsi="Cambria Math"/>
                                  <w:i/>
                                </w:rPr>
                              </w:ins>
                            </m:ctrlPr>
                          </m:sSubPr>
                          <m:e>
                            <w:ins w:id="723" w:author="LRC" w:date="2026-06-29T10:42:00Z">
                              <m:r>
                                <m:rPr/>
                                <w:rPr>
                                  <w:rFonts w:ascii="Cambria Math" w:hAnsi="Cambria Math"/>
                                </w:rPr>
                                <m:t>Q</m:t>
                              </m:r>
                            </w:ins>
                            <m:ctrlPr>
                              <w:ins w:id="724" w:author="LRC" w:date="2026-06-29T10:42:00Z">
                                <w:rPr>
                                  <w:rFonts w:ascii="Cambria Math" w:hAnsi="Cambria Math"/>
                                </w:rPr>
                              </w:ins>
                            </m:ctrlPr>
                          </m:e>
                          <m:sub>
                            <w:ins w:id="725" w:author="LRC" w:date="2026-06-29T10:42:00Z">
                              <m:r>
                                <m:rPr/>
                                <w:rPr>
                                  <w:rFonts w:ascii="Cambria Math" w:hAnsi="Cambria Math"/>
                                </w:rPr>
                                <m:t>i,j</m:t>
                              </m:r>
                            </w:ins>
                            <m:ctrlPr>
                              <w:ins w:id="726" w:author="LRC" w:date="2026-06-29T10:42:00Z">
                                <w:rPr>
                                  <w:rFonts w:ascii="Cambria Math" w:hAnsi="Cambria Math"/>
                                  <w:i/>
                                </w:rPr>
                              </w:ins>
                            </m:ctrlPr>
                          </m:sub>
                        </m:sSub>
                        <m:ctrlPr>
                          <w:ins w:id="727" w:author="LRC" w:date="2026-06-29T10:42:00Z">
                            <w:rPr>
                              <w:rFonts w:ascii="Cambria Math" w:hAnsi="Cambria Math"/>
                            </w:rPr>
                          </w:ins>
                        </m:ctrlPr>
                      </m:den>
                    </m:f>
                    <m:ctrlPr>
                      <w:ins w:id="728" w:author="LRC" w:date="2026-06-29T10:42:00Z">
                        <w:rPr>
                          <w:rFonts w:ascii="Cambria Math" w:hAnsi="Cambria Math"/>
                          <w:i/>
                        </w:rPr>
                      </w:ins>
                    </m:ctrlPr>
                  </m:e>
                </m:d>
                <m:ctrlPr>
                  <w:ins w:id="729" w:author="LRC" w:date="2026-06-29T10:42:00Z">
                    <w:rPr>
                      <w:rFonts w:ascii="Cambria Math" w:hAnsi="Cambria Math"/>
                    </w:rPr>
                  </w:ins>
                </m:ctrlPr>
              </m:e>
            </m:func>
            <m:ctrlPr>
              <w:ins w:id="730" w:author="LRC" w:date="2026-06-29T10:42:00Z">
                <w:rPr>
                  <w:rFonts w:ascii="Cambria Math" w:hAnsi="Cambria Math"/>
                  <w:i/>
                </w:rPr>
              </w:ins>
            </m:ctrlPr>
          </m:e>
        </m:nary>
      </m:oMath>
      <w:ins w:id="731" w:author="LRC" w:date="2026-06-29T10:43:00Z">
        <w:r>
          <w:rPr>
            <w:rFonts w:hint="eastAsia"/>
          </w:rPr>
          <w:t>，其中</w:t>
        </w:r>
      </w:ins>
      <m:oMath>
        <m:sSub>
          <m:sSubPr>
            <m:ctrlPr>
              <w:ins w:id="732" w:author="LRC" w:date="2026-06-29T10:43:00Z">
                <w:rPr>
                  <w:rFonts w:ascii="Cambria Math" w:hAnsi="Cambria Math"/>
                  <w:i/>
                  <w:iCs/>
                </w:rPr>
              </w:ins>
            </m:ctrlPr>
          </m:sSubPr>
          <m:e>
            <w:ins w:id="733" w:author="LRC" w:date="2026-06-29T10:43:00Z">
              <m:r>
                <m:rPr>
                  <m:sty m:val="bi"/>
                </m:rPr>
                <w:rPr>
                  <w:rFonts w:ascii="Cambria Math" w:hAnsi="Cambria Math"/>
                </w:rPr>
                <m:t>P</m:t>
              </m:r>
            </w:ins>
            <m:ctrlPr>
              <w:ins w:id="734" w:author="LRC" w:date="2026-06-29T10:43:00Z">
                <w:rPr>
                  <w:rFonts w:ascii="Cambria Math" w:hAnsi="Cambria Math"/>
                  <w:i/>
                  <w:iCs/>
                </w:rPr>
              </w:ins>
            </m:ctrlPr>
          </m:e>
          <m:sub>
            <w:ins w:id="735" w:author="LRC" w:date="2026-06-29T10:43:00Z">
              <m:r>
                <m:rPr/>
                <w:rPr>
                  <w:rFonts w:ascii="Cambria Math" w:hAnsi="Cambria Math"/>
                </w:rPr>
                <m:t>i</m:t>
              </m:r>
            </w:ins>
            <m:ctrlPr>
              <w:ins w:id="736" w:author="LRC" w:date="2026-06-29T10:43:00Z">
                <w:rPr>
                  <w:rFonts w:ascii="Cambria Math" w:hAnsi="Cambria Math"/>
                  <w:i/>
                  <w:iCs/>
                </w:rPr>
              </w:ins>
            </m:ctrlPr>
          </m:sub>
        </m:sSub>
      </m:oMath>
      <w:ins w:id="737" w:author="LRC" w:date="2026-06-29T10:43:00Z">
        <w:r>
          <w:rPr>
            <w:rFonts w:hint="eastAsia"/>
          </w:rPr>
          <w:t>为……，</w:t>
        </w:r>
      </w:ins>
      <m:oMath>
        <m:sSub>
          <m:sSubPr>
            <m:ctrlPr>
              <w:ins w:id="738" w:author="LRC" w:date="2026-06-29T10:44:00Z">
                <w:rPr>
                  <w:rFonts w:ascii="Cambria Math" w:hAnsi="Cambria Math"/>
                  <w:i/>
                  <w:iCs/>
                </w:rPr>
              </w:ins>
            </m:ctrlPr>
          </m:sSubPr>
          <m:e>
            <w:ins w:id="739" w:author="LRC" w:date="2026-06-29T10:44:00Z">
              <m:r>
                <m:rPr>
                  <m:sty m:val="bi"/>
                </m:rPr>
                <w:rPr>
                  <w:rFonts w:ascii="Cambria Math" w:hAnsi="Cambria Math"/>
                </w:rPr>
                <m:t>Q</m:t>
              </m:r>
            </w:ins>
            <m:ctrlPr>
              <w:ins w:id="740" w:author="LRC" w:date="2026-06-29T10:44:00Z">
                <w:rPr>
                  <w:rFonts w:ascii="Cambria Math" w:hAnsi="Cambria Math"/>
                  <w:i/>
                  <w:iCs/>
                </w:rPr>
              </w:ins>
            </m:ctrlPr>
          </m:e>
          <m:sub>
            <w:ins w:id="741" w:author="LRC" w:date="2026-06-29T10:44:00Z">
              <m:r>
                <m:rPr/>
                <w:rPr>
                  <w:rFonts w:ascii="Cambria Math" w:hAnsi="Cambria Math"/>
                </w:rPr>
                <m:t>i</m:t>
              </m:r>
            </w:ins>
            <m:ctrlPr>
              <w:ins w:id="742" w:author="LRC" w:date="2026-06-29T10:44:00Z">
                <w:rPr>
                  <w:rFonts w:ascii="Cambria Math" w:hAnsi="Cambria Math"/>
                  <w:i/>
                  <w:iCs/>
                </w:rPr>
              </w:ins>
            </m:ctrlPr>
          </m:sub>
        </m:sSub>
      </m:oMath>
      <w:ins w:id="743" w:author="LRC" w:date="2026-06-29T10:43:00Z">
        <w:r>
          <w:rPr>
            <w:rFonts w:hint="eastAsia"/>
          </w:rPr>
          <w:t>为……。</w:t>
        </w:r>
      </w:ins>
    </w:p>
    <w:p w14:paraId="0C1E15EB">
      <w:pPr>
        <w:ind w:firstLine="420" w:firstLineChars="200"/>
      </w:pPr>
      <w:del w:id="744" w:author="LRC" w:date="2026-06-29T10:44:00Z">
        <w:r>
          <w:rPr>
            <w:rFonts w:hint="eastAsia"/>
          </w:rPr>
          <w:delText>最终，</w:delText>
        </w:r>
      </w:del>
      <w:ins w:id="745" w:author="LRC" w:date="2026-06-29T10:45:00Z">
        <w:r>
          <w:rPr>
            <w:rFonts w:hint="eastAsia"/>
          </w:rPr>
          <w:t>EchoModel</w:t>
        </w:r>
      </w:ins>
      <w:del w:id="746" w:author="LRC" w:date="2026-06-29T10:45:00Z">
        <w:r>
          <w:rPr/>
          <w:delText>模型</w:delText>
        </w:r>
      </w:del>
      <w:r>
        <w:rPr>
          <w:rFonts w:hint="eastAsia"/>
        </w:rPr>
        <w:t>通过计算</w:t>
      </w:r>
      <w:del w:id="747" w:author="LRC" w:date="2026-06-29T10:44:00Z">
        <w:r>
          <w:rPr>
            <w:rFonts w:hint="eastAsia"/>
          </w:rPr>
          <w:delText>预测向量</w:delText>
        </w:r>
      </w:del>
      <m:oMath>
        <m:sSup>
          <m:sSupPr>
            <m:ctrlPr>
              <w:rPr>
                <w:rFonts w:ascii="Cambria Math" w:hAnsi="Cambria Math"/>
                <w:iCs/>
              </w:rPr>
            </m:ctrlPr>
          </m:sSupPr>
          <m:e>
            <m:r>
              <m:rPr>
                <m:sty m:val="bi"/>
              </m:rPr>
              <w:rPr>
                <w:rFonts w:ascii="Cambria Math" w:hAnsi="Cambria Math"/>
              </w:rPr>
              <m:t>Y</m:t>
            </m:r>
            <m:ctrlPr>
              <w:rPr>
                <w:rFonts w:ascii="Cambria Math" w:hAnsi="Cambria Math"/>
                <w:iCs/>
              </w:rPr>
            </m:ctrlPr>
          </m:e>
          <m:sup>
            <m:r>
              <m:rPr>
                <m:sty m:val="p"/>
              </m:rPr>
              <w:rPr>
                <w:rFonts w:ascii="Cambria Math" w:hAnsi="Cambria Math"/>
              </w:rPr>
              <m:t>'</m:t>
            </m:r>
            <m:d>
              <m:dPr>
                <m:begChr m:val="|"/>
                <m:endChr m:val="|"/>
                <m:ctrlPr>
                  <w:rPr>
                    <w:rFonts w:ascii="Cambria Math" w:hAnsi="Cambria Math"/>
                    <w:iCs/>
                  </w:rPr>
                </m:ctrlPr>
              </m:dPr>
              <m:e>
                <m:r>
                  <m:rPr/>
                  <w:rPr>
                    <w:rFonts w:ascii="Cambria Math" w:hAnsi="Cambria Math"/>
                  </w:rPr>
                  <m:t>V</m:t>
                </m:r>
                <m:ctrlPr>
                  <w:rPr>
                    <w:rFonts w:ascii="Cambria Math" w:hAnsi="Cambria Math"/>
                    <w:iCs/>
                  </w:rPr>
                </m:ctrlPr>
              </m:e>
            </m:d>
            <m:r>
              <m:rPr>
                <m:sty m:val="p"/>
              </m:rPr>
              <w:rPr>
                <w:rFonts w:hint="eastAsia" w:ascii="Cambria Math" w:hAnsi="Cambria Math"/>
              </w:rPr>
              <m:t>×</m:t>
            </m:r>
            <m:d>
              <m:dPr>
                <m:begChr m:val="|"/>
                <m:endChr m:val="|"/>
                <m:ctrlPr>
                  <w:rPr>
                    <w:rFonts w:ascii="Cambria Math" w:hAnsi="Cambria Math"/>
                    <w:iCs/>
                  </w:rPr>
                </m:ctrlPr>
              </m:dPr>
              <m:e>
                <m:r>
                  <m:rPr/>
                  <w:rPr>
                    <w:rFonts w:ascii="Cambria Math" w:hAnsi="Cambria Math"/>
                  </w:rPr>
                  <m:t>L</m:t>
                </m:r>
                <m:ctrlPr>
                  <w:rPr>
                    <w:rFonts w:ascii="Cambria Math" w:hAnsi="Cambria Math"/>
                    <w:iCs/>
                  </w:rPr>
                </m:ctrlPr>
              </m:e>
            </m:d>
            <m:ctrlPr>
              <w:rPr>
                <w:rFonts w:ascii="Cambria Math" w:hAnsi="Cambria Math"/>
                <w:iCs/>
              </w:rPr>
            </m:ctrlPr>
          </m:sup>
        </m:sSup>
      </m:oMath>
      <w:r>
        <w:rPr>
          <w:rFonts w:hint="eastAsia"/>
        </w:rPr>
        <w:t>第</w:t>
      </w:r>
      <m:oMath>
        <m:r>
          <m:rPr/>
          <w:rPr>
            <w:rFonts w:hint="eastAsia" w:ascii="Cambria Math" w:hAnsi="Cambria Math"/>
          </w:rPr>
          <m:t>i</m:t>
        </m:r>
      </m:oMath>
      <w:r>
        <w:rPr>
          <w:rFonts w:hint="eastAsia"/>
        </w:rPr>
        <w:t>行中所有元素的平方和得到对应节点</w:t>
      </w:r>
      <m:oMath>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的权重</w:t>
      </w:r>
      <w:del w:id="748" w:author="LRC" w:date="2026-06-29T10:44:00Z">
        <w:r>
          <w:rPr>
            <w:rFonts w:hint="eastAsia"/>
          </w:rPr>
          <w:delText>值</w:delText>
        </w:r>
      </w:del>
      <w:r>
        <w:rPr>
          <w:rFonts w:hint="eastAsia"/>
        </w:rPr>
        <w:t>，</w:t>
      </w:r>
      <w:del w:id="749" w:author="LRC" w:date="2026-06-29T10:46:00Z">
        <w:r>
          <w:rPr>
            <w:rFonts w:hint="eastAsia"/>
          </w:rPr>
          <w:delText>并</w:delText>
        </w:r>
      </w:del>
      <w:r>
        <w:rPr>
          <w:rFonts w:hint="eastAsia"/>
        </w:rPr>
        <w:t>收集所有节点的权重得到</w:t>
      </w:r>
      <m:oMath>
        <m:sSub>
          <m:sSubPr>
            <m:ctrlPr>
              <w:rPr>
                <w:rFonts w:ascii="Cambria Math" w:hAnsi="Cambria Math"/>
                <w:i/>
              </w:rPr>
            </m:ctrlPr>
          </m:sSubPr>
          <m:e>
            <m:r>
              <m:rPr/>
              <w:rPr>
                <w:rFonts w:hint="eastAsia" w:ascii="Cambria Math" w:hAnsi="Cambria Math"/>
              </w:rPr>
              <m:t>W</m:t>
            </m:r>
            <m:ctrlPr>
              <w:rPr>
                <w:rFonts w:hint="eastAsia" w:ascii="Cambria Math" w:hAnsi="Cambria Math"/>
                <w:i/>
              </w:rPr>
            </m:ctrlPr>
          </m:e>
          <m:sub>
            <m:r>
              <m:rPr/>
              <w:rPr>
                <w:rFonts w:hint="eastAsia" w:ascii="Cambria Math" w:hAnsi="Cambria Math"/>
              </w:rPr>
              <m:t>v</m:t>
            </m:r>
            <m:ctrlPr>
              <w:rPr>
                <w:rFonts w:ascii="Cambria Math" w:hAnsi="Cambria Math"/>
                <w:i/>
              </w:rPr>
            </m:ctrlPr>
          </m:sub>
        </m:sSub>
      </m:oMath>
      <w:r>
        <w:rPr>
          <w:rFonts w:hint="eastAsia"/>
        </w:rPr>
        <w:t>。</w:t>
      </w:r>
    </w:p>
    <w:p w14:paraId="793B8BFE">
      <w:pPr>
        <w:spacing w:line="360" w:lineRule="auto"/>
        <w:rPr>
          <w:rFonts w:ascii="黑体" w:hAnsi="黑体" w:eastAsia="黑体" w:cs="黑体"/>
          <w:bCs/>
        </w:rPr>
      </w:pPr>
      <w:del w:id="750" w:author="LRC" w:date="2026-06-25T09:02:00Z">
        <w:r>
          <w:rPr>
            <w:rFonts w:hint="eastAsia" w:ascii="黑体" w:hAnsi="黑体" w:eastAsia="黑体"/>
            <w:bCs/>
          </w:rPr>
          <w:delText>3</w:delText>
        </w:r>
      </w:del>
      <w:ins w:id="751" w:author="LRC" w:date="2026-06-25T09:02:00Z">
        <w:r>
          <w:rPr>
            <w:rFonts w:ascii="黑体" w:hAnsi="黑体" w:eastAsia="黑体"/>
            <w:bCs/>
          </w:rPr>
          <w:t>2</w:t>
        </w:r>
      </w:ins>
      <w:r>
        <w:rPr>
          <w:rFonts w:hint="eastAsia" w:ascii="黑体" w:hAnsi="黑体" w:eastAsia="黑体"/>
          <w:bCs/>
        </w:rPr>
        <w:t>.2.2</w:t>
      </w:r>
      <w:r>
        <w:rPr>
          <w:rFonts w:hint="eastAsia" w:ascii="黑体" w:hAnsi="黑体" w:eastAsia="黑体" w:cs="黑体"/>
          <w:bCs/>
        </w:rPr>
        <w:t xml:space="preserve"> </w:t>
      </w:r>
      <w:r>
        <w:rPr>
          <w:rFonts w:hint="eastAsia" w:ascii="黑体" w:hAnsi="黑体" w:eastAsia="黑体"/>
          <w:bCs/>
        </w:rPr>
        <w:t>邻域匹配算法</w:t>
      </w:r>
    </w:p>
    <w:p w14:paraId="7C76953E">
      <w:pPr>
        <w:ind w:firstLine="420" w:firstLineChars="200"/>
        <w:rPr>
          <w:bCs/>
        </w:rPr>
      </w:pPr>
      <w:r>
        <w:rPr>
          <w:rFonts w:hint="eastAsia"/>
          <w:bCs/>
        </w:rPr>
        <w:t>为得到EchoModel模型的训练标签，DomainMatching算法根据节点邻域结构与属性信息评估节点一阶邻域和Motif模式集合</w:t>
      </w:r>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r>
        <w:rPr>
          <w:rFonts w:hint="eastAsia"/>
          <w:bCs/>
        </w:rPr>
        <w:t>的匹配程度，最后返回标签矩阵</w:t>
      </w:r>
      <m:oMath>
        <m:sSub>
          <m:sSubPr>
            <m:ctrlPr>
              <w:rPr>
                <w:rFonts w:ascii="Cambria Math" w:hAnsi="Cambria Math"/>
                <w:bCs/>
                <w:i/>
              </w:rPr>
            </m:ctrlPr>
          </m:sSubPr>
          <m:e>
            <m:r>
              <m:rPr/>
              <w:rPr>
                <w:rFonts w:hint="eastAsia" w:ascii="Cambria Math" w:hAnsi="Cambria Math"/>
              </w:rPr>
              <m:t>M</m:t>
            </m:r>
            <m:ctrlPr>
              <w:rPr>
                <w:rFonts w:hint="eastAsia" w:ascii="Cambria Math" w:hAnsi="Cambria Math"/>
                <w:bCs/>
                <w:i/>
              </w:rPr>
            </m:ctrlPr>
          </m:e>
          <m:sub>
            <m:r>
              <m:rPr/>
              <w:rPr>
                <w:rFonts w:ascii="Cambria Math" w:hAnsi="Cambria Math"/>
              </w:rPr>
              <m:t>y</m:t>
            </m:r>
            <m:ctrlPr>
              <w:rPr>
                <w:rFonts w:ascii="Cambria Math" w:hAnsi="Cambria Math"/>
                <w:bCs/>
                <w:i/>
              </w:rPr>
            </m:ctrlPr>
          </m:sub>
        </m:sSub>
      </m:oMath>
      <w:r>
        <w:rPr>
          <w:rFonts w:hint="eastAsia"/>
          <w:bCs/>
        </w:rPr>
        <w:t>（即</w:t>
      </w:r>
      <m:oMath>
        <m:sSup>
          <m:sSupPr>
            <m:ctrlPr>
              <w:rPr>
                <w:rFonts w:ascii="Cambria Math" w:hAnsi="Cambria Math"/>
                <w:bCs/>
                <w:i/>
              </w:rPr>
            </m:ctrlPr>
          </m:sSupPr>
          <m:e>
            <m:r>
              <m:rPr>
                <m:sty m:val="bi"/>
              </m:rPr>
              <w:rPr>
                <w:rFonts w:hint="eastAsia" w:ascii="Cambria Math" w:hAnsi="Cambria Math"/>
              </w:rPr>
              <m:t>Y</m:t>
            </m:r>
            <m:ctrlPr>
              <w:rPr>
                <w:rFonts w:hint="eastAsia" w:ascii="Cambria Math" w:hAnsi="Cambria Math"/>
                <w:bCs/>
                <w:i/>
              </w:rPr>
            </m:ctrlPr>
          </m:e>
          <m:sup>
            <m:d>
              <m:dPr>
                <m:begChr m:val="|"/>
                <m:endChr m:val="|"/>
                <m:ctrlPr>
                  <w:rPr>
                    <w:rFonts w:ascii="Cambria Math" w:hAnsi="Cambria Math"/>
                    <w:bCs/>
                    <w:i/>
                  </w:rPr>
                </m:ctrlPr>
              </m:dPr>
              <m:e>
                <m:r>
                  <m:rPr/>
                  <w:rPr>
                    <w:rFonts w:hint="eastAsia" w:ascii="Cambria Math" w:hAnsi="Cambria Math"/>
                  </w:rPr>
                  <m:t>V</m:t>
                </m:r>
                <m:ctrlPr>
                  <w:rPr>
                    <w:rFonts w:ascii="Cambria Math" w:hAnsi="Cambria Math"/>
                    <w:bCs/>
                    <w:i/>
                  </w:rPr>
                </m:ctrlPr>
              </m:e>
            </m:d>
            <m:r>
              <m:rPr>
                <m:sty m:val="p"/>
              </m:rPr>
              <w:rPr>
                <w:rFonts w:hint="eastAsia" w:ascii="Cambria Math" w:hAnsi="Cambria Math"/>
              </w:rPr>
              <m:t>×</m:t>
            </m:r>
            <m:d>
              <m:dPr>
                <m:begChr m:val="|"/>
                <m:endChr m:val="|"/>
                <m:ctrlPr>
                  <w:rPr>
                    <w:rFonts w:ascii="Cambria Math" w:hAnsi="Cambria Math"/>
                    <w:bCs/>
                    <w:i/>
                  </w:rPr>
                </m:ctrlPr>
              </m:dPr>
              <m:e>
                <m:r>
                  <m:rPr/>
                  <w:rPr>
                    <w:rFonts w:hint="eastAsia" w:ascii="Cambria Math" w:hAnsi="Cambria Math"/>
                  </w:rPr>
                  <m:t>L</m:t>
                </m:r>
                <m:ctrlPr>
                  <w:rPr>
                    <w:rFonts w:ascii="Cambria Math" w:hAnsi="Cambria Math"/>
                    <w:bCs/>
                    <w:i/>
                  </w:rPr>
                </m:ctrlPr>
              </m:e>
            </m:d>
            <m:ctrlPr>
              <w:rPr>
                <w:rFonts w:ascii="Cambria Math" w:hAnsi="Cambria Math"/>
                <w:bCs/>
                <w:i/>
              </w:rPr>
            </m:ctrlPr>
          </m:sup>
        </m:sSup>
      </m:oMath>
      <w:r>
        <w:rPr>
          <w:rFonts w:hint="eastAsia"/>
          <w:bCs/>
        </w:rPr>
        <w:t>）。该算法的伪代码如算法2所示。</w:t>
      </w:r>
    </w:p>
    <w:tbl>
      <w:tblPr>
        <w:tblStyle w:val="16"/>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4675"/>
      </w:tblGrid>
      <w:tr w14:paraId="300C1F5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38" w:type="dxa"/>
            <w:vAlign w:val="center"/>
          </w:tcPr>
          <w:p w14:paraId="6C486308">
            <w:pPr>
              <w:spacing w:line="220" w:lineRule="exact"/>
              <w:rPr>
                <w:rFonts w:ascii="Calibri" w:hAnsi="Calibri"/>
                <w:kern w:val="0"/>
                <w:sz w:val="18"/>
                <w:szCs w:val="18"/>
              </w:rPr>
            </w:pPr>
            <w:r>
              <w:rPr>
                <w:rFonts w:ascii="Cambria Math" w:hAnsi="Cambria Math"/>
                <w:bCs/>
                <w:snapToGrid w:val="0"/>
                <w:spacing w:val="2"/>
                <w:sz w:val="18"/>
                <w:szCs w:val="18"/>
              </w:rPr>
              <w:t xml:space="preserve">算法 </w:t>
            </w:r>
            <w:r>
              <w:rPr>
                <w:bCs/>
                <w:snapToGrid w:val="0"/>
                <w:spacing w:val="2"/>
                <w:sz w:val="18"/>
                <w:szCs w:val="18"/>
              </w:rPr>
              <w:t>2 DomainMatching</w:t>
            </w:r>
          </w:p>
        </w:tc>
      </w:tr>
      <w:tr w14:paraId="5FBD3AD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38" w:type="dxa"/>
            <w:vAlign w:val="center"/>
          </w:tcPr>
          <w:p w14:paraId="5C1A588A">
            <w:pPr>
              <w:spacing w:line="220" w:lineRule="exact"/>
              <w:rPr>
                <w:rFonts w:hAnsi="Cambria Math"/>
                <w:sz w:val="18"/>
                <w:szCs w:val="32"/>
              </w:rPr>
            </w:pPr>
            <w:r>
              <w:rPr>
                <w:rFonts w:ascii="Cambria Math" w:hAnsi="Cambria Math"/>
                <w:bCs/>
                <w:snapToGrid w:val="0"/>
                <w:spacing w:val="2"/>
                <w:sz w:val="18"/>
                <w:szCs w:val="18"/>
              </w:rPr>
              <w:t>输入：原始图</w:t>
            </w:r>
            <m:oMath>
              <m:r>
                <m:rPr/>
                <w:rPr>
                  <w:rFonts w:ascii="Cambria Math" w:hAnsi="Cambria Math"/>
                  <w:snapToGrid w:val="0"/>
                  <w:spacing w:val="2"/>
                  <w:sz w:val="18"/>
                  <w:szCs w:val="18"/>
                </w:rPr>
                <m:t>G=(V,E,L)</m:t>
              </m:r>
            </m:oMath>
            <w:r>
              <w:rPr>
                <w:rFonts w:ascii="Arial" w:hAnsi="Arial"/>
                <w:bCs/>
                <w:snapToGrid w:val="0"/>
                <w:spacing w:val="2"/>
                <w:sz w:val="18"/>
                <w:szCs w:val="18"/>
              </w:rPr>
              <w:t>,</w:t>
            </w:r>
            <w:r>
              <w:rPr>
                <w:bCs/>
                <w:snapToGrid w:val="0"/>
                <w:spacing w:val="2"/>
                <w:sz w:val="18"/>
                <w:szCs w:val="18"/>
              </w:rPr>
              <w:t>Motif</w:t>
            </w:r>
            <w:r>
              <w:rPr>
                <w:rFonts w:ascii="Cambria Math" w:hAnsi="Cambria Math"/>
                <w:bCs/>
                <w:snapToGrid w:val="0"/>
                <w:spacing w:val="2"/>
                <w:sz w:val="18"/>
                <w:szCs w:val="18"/>
              </w:rPr>
              <w:t>列表</w:t>
            </w:r>
            <m:oMath>
              <m:sSub>
                <m:sSubPr>
                  <m:ctrlPr>
                    <w:rPr>
                      <w:rFonts w:ascii="Cambria Math" w:hAnsi="Cambria Math"/>
                      <w:bCs/>
                      <w:i/>
                      <w:snapToGrid w:val="0"/>
                      <w:spacing w:val="2"/>
                      <w:sz w:val="18"/>
                      <w:szCs w:val="18"/>
                    </w:rPr>
                  </m:ctrlPr>
                </m:sSubPr>
                <m:e>
                  <m:r>
                    <m:rPr/>
                    <w:rPr>
                      <w:rFonts w:ascii="Cambria Math" w:hAnsi="Cambria Math"/>
                      <w:snapToGrid w:val="0"/>
                      <w:spacing w:val="2"/>
                      <w:sz w:val="18"/>
                      <w:szCs w:val="18"/>
                    </w:rPr>
                    <m:t>S</m:t>
                  </m:r>
                  <m:ctrlPr>
                    <w:rPr>
                      <w:rFonts w:ascii="Cambria Math" w:hAnsi="Cambria Math"/>
                      <w:bCs/>
                      <w:i/>
                      <w:snapToGrid w:val="0"/>
                      <w:spacing w:val="2"/>
                      <w:sz w:val="18"/>
                      <w:szCs w:val="18"/>
                    </w:rPr>
                  </m:ctrlPr>
                </m:e>
                <m:sub>
                  <m:r>
                    <m:rPr>
                      <m:scr m:val="script"/>
                    </m:rPr>
                    <w:rPr>
                      <w:rFonts w:ascii="Cambria Math" w:hAnsi="Cambria Math"/>
                    </w:rPr>
                    <m:t>ℳ</m:t>
                  </m:r>
                  <m:ctrlPr>
                    <w:rPr>
                      <w:rFonts w:ascii="Cambria Math" w:hAnsi="Cambria Math"/>
                      <w:bCs/>
                      <w:i/>
                      <w:snapToGrid w:val="0"/>
                      <w:spacing w:val="2"/>
                      <w:sz w:val="18"/>
                      <w:szCs w:val="18"/>
                    </w:rPr>
                  </m:ctrlPr>
                </m:sub>
              </m:sSub>
            </m:oMath>
            <w:r>
              <w:rPr>
                <w:rFonts w:ascii="Arial" w:hAnsi="Arial"/>
                <w:bCs/>
                <w:snapToGrid w:val="0"/>
                <w:spacing w:val="2"/>
                <w:sz w:val="18"/>
                <w:szCs w:val="18"/>
              </w:rPr>
              <w:t>,</w:t>
            </w:r>
            <w:r>
              <w:rPr>
                <w:bCs/>
                <w:snapToGrid w:val="0"/>
                <w:spacing w:val="2"/>
                <w:sz w:val="18"/>
                <w:szCs w:val="18"/>
              </w:rPr>
              <w:t>Motif</w:t>
            </w:r>
            <w:r>
              <w:rPr>
                <w:rFonts w:ascii="Arial" w:hAnsi="Arial"/>
                <w:bCs/>
                <w:snapToGrid w:val="0"/>
                <w:spacing w:val="2"/>
                <w:sz w:val="18"/>
                <w:szCs w:val="18"/>
              </w:rPr>
              <w:t>模式个数</w:t>
            </w:r>
            <m:oMath>
              <m:r>
                <m:rPr/>
                <w:rPr>
                  <w:rFonts w:ascii="Cambria Math" w:hAnsi="Cambria Math"/>
                  <w:sz w:val="18"/>
                  <w:szCs w:val="32"/>
                </w:rPr>
                <m:t>t;</m:t>
              </m:r>
            </m:oMath>
          </w:p>
          <w:p w14:paraId="79C39878">
            <w:pPr>
              <w:spacing w:line="260" w:lineRule="exact"/>
              <w:rPr>
                <w:rFonts w:ascii="Calibri" w:hAnsi="Calibri"/>
                <w:kern w:val="0"/>
                <w:sz w:val="18"/>
                <w:szCs w:val="18"/>
              </w:rPr>
            </w:pPr>
            <w:r>
              <w:rPr>
                <w:rFonts w:ascii="Cambria Math" w:hAnsi="Cambria Math"/>
                <w:bCs/>
                <w:snapToGrid w:val="0"/>
                <w:spacing w:val="2"/>
                <w:sz w:val="18"/>
                <w:szCs w:val="18"/>
              </w:rPr>
              <w:t>输出：标签矩阵</w:t>
            </w:r>
            <m:oMath>
              <m:sSub>
                <m:sSubPr>
                  <m:ctrlPr>
                    <w:rPr>
                      <w:rFonts w:ascii="Cambria Math" w:hAnsi="Cambria Math"/>
                      <w:bCs/>
                      <w:i/>
                      <w:snapToGrid w:val="0"/>
                      <w:spacing w:val="2"/>
                      <w:sz w:val="18"/>
                      <w:szCs w:val="18"/>
                    </w:rPr>
                  </m:ctrlPr>
                </m:sSubPr>
                <m:e>
                  <m:r>
                    <m:rPr/>
                    <w:rPr>
                      <w:rFonts w:ascii="Cambria Math" w:hAnsi="Cambria Math"/>
                      <w:snapToGrid w:val="0"/>
                      <w:spacing w:val="2"/>
                      <w:sz w:val="18"/>
                      <w:szCs w:val="18"/>
                    </w:rPr>
                    <m:t>M</m:t>
                  </m:r>
                  <m:ctrlPr>
                    <w:rPr>
                      <w:rFonts w:ascii="Cambria Math" w:hAnsi="Cambria Math"/>
                      <w:bCs/>
                      <w:i/>
                      <w:snapToGrid w:val="0"/>
                      <w:spacing w:val="2"/>
                      <w:sz w:val="18"/>
                      <w:szCs w:val="18"/>
                    </w:rPr>
                  </m:ctrlPr>
                </m:e>
                <m:sub>
                  <m:r>
                    <m:rPr/>
                    <w:rPr>
                      <w:rFonts w:ascii="Cambria Math" w:hAnsi="Cambria Math"/>
                      <w:snapToGrid w:val="0"/>
                      <w:spacing w:val="2"/>
                      <w:sz w:val="18"/>
                      <w:szCs w:val="18"/>
                    </w:rPr>
                    <m:t>y</m:t>
                  </m:r>
                  <m:ctrlPr>
                    <w:rPr>
                      <w:rFonts w:ascii="Cambria Math" w:hAnsi="Cambria Math"/>
                      <w:bCs/>
                      <w:i/>
                      <w:snapToGrid w:val="0"/>
                      <w:spacing w:val="2"/>
                      <w:sz w:val="18"/>
                      <w:szCs w:val="18"/>
                    </w:rPr>
                  </m:ctrlPr>
                </m:sub>
              </m:sSub>
              <m:r>
                <m:rPr>
                  <m:sty m:val="p"/>
                </m:rPr>
                <w:rPr>
                  <w:rFonts w:ascii="Cambria Math" w:hAnsi="Cambria Math" w:cs="Arial"/>
                  <w:sz w:val="18"/>
                  <w:szCs w:val="18"/>
                </w:rPr>
                <m:t>;</m:t>
              </m:r>
            </m:oMath>
          </w:p>
        </w:tc>
      </w:tr>
      <w:tr w14:paraId="6AC67B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7938" w:type="dxa"/>
            <w:tcBorders>
              <w:bottom w:val="nil"/>
            </w:tcBorders>
            <w:shd w:val="clear" w:color="auto" w:fill="FFFFFF" w:themeFill="background1"/>
          </w:tcPr>
          <w:p w14:paraId="79871EB2">
            <w:pPr>
              <w:numPr>
                <w:ilvl w:val="0"/>
                <w:numId w:val="4"/>
              </w:numPr>
              <w:snapToGrid w:val="0"/>
              <w:ind w:left="360" w:hanging="360" w:hangingChars="200"/>
              <w:rPr>
                <w:rFonts w:ascii="Cambria Math" w:hAnsi="Cambria Math" w:cs="Arial"/>
                <w:bCs/>
                <w:sz w:val="18"/>
                <w:szCs w:val="18"/>
              </w:rPr>
            </w:pPr>
            <w:r>
              <w:rPr>
                <w:rFonts w:hint="eastAsia" w:ascii="Cambria Math" w:hAnsi="Cambria Math" w:cs="Arial"/>
                <w:bCs/>
                <w:sz w:val="18"/>
                <w:szCs w:val="18"/>
              </w:rPr>
              <w:t>初始化</w:t>
            </w:r>
            <w:r>
              <w:rPr>
                <w:rFonts w:ascii="Cambria Math" w:hAnsi="Cambria Math" w:cs="Arial"/>
                <w:bCs/>
                <w:sz w:val="18"/>
                <w:szCs w:val="18"/>
              </w:rPr>
              <w:t xml:space="preserve"> </w:t>
            </w:r>
            <m:oMath>
              <m:sSub>
                <m:sSubPr>
                  <m:ctrlPr>
                    <w:rPr>
                      <w:rFonts w:ascii="Cambria Math" w:hAnsi="Cambria Math" w:cs="Arial"/>
                      <w:bCs/>
                      <w:i/>
                      <w:sz w:val="18"/>
                      <w:szCs w:val="18"/>
                    </w:rPr>
                  </m:ctrlPr>
                </m:sSubPr>
                <m:e>
                  <m:r>
                    <m:rPr/>
                    <w:rPr>
                      <w:rFonts w:ascii="Cambria Math" w:hAnsi="Cambria Math" w:cs="Arial"/>
                      <w:sz w:val="18"/>
                      <w:szCs w:val="18"/>
                    </w:rPr>
                    <m:t>M</m:t>
                  </m:r>
                  <m:ctrlPr>
                    <w:rPr>
                      <w:rFonts w:hint="eastAsia" w:ascii="Cambria Math" w:hAnsi="Cambria Math" w:cs="Arial"/>
                      <w:bCs/>
                      <w:i/>
                      <w:sz w:val="18"/>
                      <w:szCs w:val="18"/>
                    </w:rPr>
                  </m:ctrlPr>
                </m:e>
                <m:sub>
                  <m:r>
                    <m:rPr/>
                    <w:rPr>
                      <w:rFonts w:ascii="Cambria Math" w:hAnsi="Cambria Math" w:cs="Arial"/>
                      <w:sz w:val="18"/>
                      <w:szCs w:val="18"/>
                    </w:rPr>
                    <m:t>c</m:t>
                  </m:r>
                  <m:ctrlPr>
                    <w:rPr>
                      <w:rFonts w:ascii="Cambria Math" w:hAnsi="Cambria Math" w:cs="Arial"/>
                      <w:bCs/>
                      <w:i/>
                      <w:sz w:val="18"/>
                      <w:szCs w:val="18"/>
                    </w:rPr>
                  </m:ctrlPr>
                </m:sub>
              </m:sSub>
              <m:r>
                <m:rPr/>
                <w:rPr>
                  <w:rFonts w:ascii="Cambria Math" w:hAnsi="Cambria Math"/>
                  <w:sz w:val="18"/>
                  <w:szCs w:val="24"/>
                </w:rPr>
                <m:t>≔∅</m:t>
              </m:r>
            </m:oMath>
            <w:r>
              <w:rPr>
                <w:rFonts w:ascii="Cambria Math" w:hAnsi="Cambria Math" w:cs="Arial"/>
                <w:bCs/>
                <w:sz w:val="18"/>
                <w:szCs w:val="18"/>
              </w:rPr>
              <w:t>,</w:t>
            </w:r>
            <m:oMath>
              <m:sSub>
                <m:sSubPr>
                  <m:ctrlPr>
                    <w:rPr>
                      <w:rFonts w:ascii="Cambria Math" w:hAnsi="Cambria Math" w:cs="Arial"/>
                      <w:bCs/>
                      <w:i/>
                      <w:sz w:val="18"/>
                      <w:szCs w:val="18"/>
                    </w:rPr>
                  </m:ctrlPr>
                </m:sSubPr>
                <m:e>
                  <m:r>
                    <m:rPr/>
                    <w:rPr>
                      <w:rFonts w:ascii="Cambria Math" w:hAnsi="Cambria Math" w:cs="Arial"/>
                      <w:sz w:val="18"/>
                      <w:szCs w:val="18"/>
                    </w:rPr>
                    <m:t>M</m:t>
                  </m:r>
                  <m:ctrlPr>
                    <w:rPr>
                      <w:rFonts w:hint="eastAsia" w:ascii="Cambria Math" w:hAnsi="Cambria Math" w:cs="Arial"/>
                      <w:bCs/>
                      <w:i/>
                      <w:sz w:val="18"/>
                      <w:szCs w:val="18"/>
                    </w:rPr>
                  </m:ctrlPr>
                </m:e>
                <m:sub>
                  <m:r>
                    <m:rPr/>
                    <w:rPr>
                      <w:rFonts w:ascii="Cambria Math" w:hAnsi="Cambria Math" w:cs="Arial"/>
                      <w:sz w:val="18"/>
                      <w:szCs w:val="18"/>
                    </w:rPr>
                    <m:t>a</m:t>
                  </m:r>
                  <m:ctrlPr>
                    <w:rPr>
                      <w:rFonts w:ascii="Cambria Math" w:hAnsi="Cambria Math" w:cs="Arial"/>
                      <w:bCs/>
                      <w:i/>
                      <w:sz w:val="18"/>
                      <w:szCs w:val="18"/>
                    </w:rPr>
                  </m:ctrlPr>
                </m:sub>
              </m:sSub>
              <m:r>
                <m:rPr/>
                <w:rPr>
                  <w:rFonts w:ascii="Cambria Math" w:hAnsi="Cambria Math"/>
                  <w:sz w:val="18"/>
                  <w:szCs w:val="24"/>
                </w:rPr>
                <m:t>≔∅</m:t>
              </m:r>
            </m:oMath>
            <w:r>
              <w:rPr>
                <w:rFonts w:ascii="Cambria Math" w:hAnsi="Cambria Math" w:cs="Arial"/>
                <w:bCs/>
                <w:sz w:val="18"/>
                <w:szCs w:val="18"/>
              </w:rPr>
              <w:t xml:space="preserve">, </w:t>
            </w:r>
            <m:oMath>
              <m:sSub>
                <m:sSubPr>
                  <m:ctrlPr>
                    <w:rPr>
                      <w:rFonts w:ascii="Cambria Math" w:hAnsi="Cambria Math" w:cs="Arial"/>
                      <w:bCs/>
                      <w:i/>
                      <w:sz w:val="18"/>
                      <w:szCs w:val="18"/>
                    </w:rPr>
                  </m:ctrlPr>
                </m:sSubPr>
                <m:e>
                  <m:r>
                    <m:rPr/>
                    <w:rPr>
                      <w:rFonts w:ascii="Cambria Math" w:hAnsi="Cambria Math" w:cs="Arial"/>
                      <w:sz w:val="18"/>
                      <w:szCs w:val="18"/>
                    </w:rPr>
                    <m:t>M</m:t>
                  </m:r>
                  <m:ctrlPr>
                    <w:rPr>
                      <w:rFonts w:hint="eastAsia" w:ascii="Cambria Math" w:hAnsi="Cambria Math" w:cs="Arial"/>
                      <w:bCs/>
                      <w:i/>
                      <w:sz w:val="18"/>
                      <w:szCs w:val="18"/>
                    </w:rPr>
                  </m:ctrlPr>
                </m:e>
                <m:sub>
                  <m:r>
                    <m:rPr/>
                    <w:rPr>
                      <w:rFonts w:ascii="Cambria Math" w:hAnsi="Cambria Math" w:cs="Arial"/>
                      <w:sz w:val="18"/>
                      <w:szCs w:val="18"/>
                    </w:rPr>
                    <m:t>y</m:t>
                  </m:r>
                  <m:ctrlPr>
                    <w:rPr>
                      <w:rFonts w:ascii="Cambria Math" w:hAnsi="Cambria Math" w:cs="Arial"/>
                      <w:bCs/>
                      <w:i/>
                      <w:sz w:val="18"/>
                      <w:szCs w:val="18"/>
                    </w:rPr>
                  </m:ctrlPr>
                </m:sub>
              </m:sSub>
              <m:r>
                <m:rPr/>
                <w:rPr>
                  <w:rFonts w:ascii="Cambria Math" w:hAnsi="Cambria Math"/>
                  <w:sz w:val="18"/>
                  <w:szCs w:val="24"/>
                </w:rPr>
                <m:t xml:space="preserve">≔∅, </m:t>
              </m:r>
              <m:sSub>
                <m:sSubPr>
                  <m:ctrlPr>
                    <w:rPr>
                      <w:rFonts w:ascii="Cambria Math" w:hAnsi="Cambria Math" w:cs="Arial"/>
                      <w:bCs/>
                      <w:i/>
                      <w:sz w:val="18"/>
                      <w:szCs w:val="18"/>
                    </w:rPr>
                  </m:ctrlPr>
                </m:sSubPr>
                <m:e>
                  <m:r>
                    <m:rPr/>
                    <w:rPr>
                      <w:rFonts w:ascii="Cambria Math" w:hAnsi="Cambria Math" w:cs="Arial"/>
                      <w:sz w:val="18"/>
                      <w:szCs w:val="18"/>
                    </w:rPr>
                    <m:t xml:space="preserve"> S</m:t>
                  </m:r>
                  <m:ctrlPr>
                    <w:rPr>
                      <w:rFonts w:hint="eastAsia" w:ascii="Cambria Math" w:hAnsi="Cambria Math" w:cs="Arial"/>
                      <w:bCs/>
                      <w:i/>
                      <w:sz w:val="18"/>
                      <w:szCs w:val="18"/>
                    </w:rPr>
                  </m:ctrlPr>
                </m:e>
                <m:sub>
                  <m:r>
                    <m:rPr/>
                    <w:rPr>
                      <w:rFonts w:ascii="Cambria Math" w:hAnsi="Cambria Math" w:cs="Arial"/>
                      <w:sz w:val="18"/>
                      <w:szCs w:val="18"/>
                    </w:rPr>
                    <m:t>nodes</m:t>
                  </m:r>
                  <m:ctrlPr>
                    <w:rPr>
                      <w:rFonts w:ascii="Cambria Math" w:hAnsi="Cambria Math" w:cs="Arial"/>
                      <w:bCs/>
                      <w:i/>
                      <w:sz w:val="18"/>
                      <w:szCs w:val="18"/>
                    </w:rPr>
                  </m:ctrlPr>
                </m:sub>
              </m:sSub>
            </m:oMath>
            <w:r>
              <w:rPr>
                <w:rFonts w:ascii="Cambria Math" w:hAnsi="Cambria Math" w:cs="Arial"/>
                <w:bCs/>
                <w:sz w:val="18"/>
                <w:szCs w:val="18"/>
              </w:rPr>
              <w:t>;</w:t>
            </w:r>
          </w:p>
          <w:p w14:paraId="4FB195A3">
            <w:pPr>
              <w:numPr>
                <w:ilvl w:val="0"/>
                <w:numId w:val="4"/>
              </w:numPr>
              <w:snapToGrid w:val="0"/>
              <w:ind w:left="360" w:hanging="360" w:hangingChars="200"/>
              <w:rPr>
                <w:rFonts w:ascii="Cambria Math" w:hAnsi="Cambria Math" w:cs="Arial"/>
                <w:bCs/>
                <w:sz w:val="18"/>
                <w:szCs w:val="18"/>
              </w:rPr>
            </w:pPr>
            <m:oMath>
              <m:sSub>
                <m:sSubPr>
                  <m:ctrlPr>
                    <w:rPr>
                      <w:rFonts w:ascii="Cambria Math" w:hAnsi="Cambria Math" w:cs="Arial"/>
                      <w:bCs/>
                      <w:i/>
                      <w:iCs/>
                      <w:sz w:val="18"/>
                      <w:szCs w:val="18"/>
                    </w:rPr>
                  </m:ctrlPr>
                </m:sSubPr>
                <m:e>
                  <m:r>
                    <m:rPr/>
                    <w:rPr>
                      <w:rFonts w:ascii="Cambria Math" w:hAnsi="Cambria Math" w:cs="Arial"/>
                      <w:sz w:val="18"/>
                      <w:szCs w:val="18"/>
                    </w:rPr>
                    <m:t>S</m:t>
                  </m:r>
                  <m:ctrlPr>
                    <w:rPr>
                      <w:rFonts w:ascii="Cambria Math" w:hAnsi="Cambria Math" w:cs="Arial"/>
                      <w:bCs/>
                      <w:i/>
                      <w:iCs/>
                      <w:sz w:val="18"/>
                      <w:szCs w:val="18"/>
                    </w:rPr>
                  </m:ctrlPr>
                </m:e>
                <m:sub>
                  <m:r>
                    <m:rPr/>
                    <w:rPr>
                      <w:rFonts w:ascii="Cambria Math" w:hAnsi="Cambria Math" w:cs="Arial"/>
                      <w:sz w:val="18"/>
                      <w:szCs w:val="18"/>
                    </w:rPr>
                    <m:t>m</m:t>
                  </m:r>
                  <m:ctrlPr>
                    <w:rPr>
                      <w:rFonts w:ascii="Cambria Math" w:hAnsi="Cambria Math" w:cs="Arial"/>
                      <w:bCs/>
                      <w:i/>
                      <w:iCs/>
                      <w:sz w:val="18"/>
                      <w:szCs w:val="18"/>
                    </w:rPr>
                  </m:ctrlPr>
                </m:sub>
              </m:sSub>
            </m:oMath>
            <w:r>
              <w:rPr>
                <w:rFonts w:ascii="Cambria Math" w:hAnsi="Cambria Math" w:cs="Arial"/>
                <w:bCs/>
                <w:i/>
                <w:iCs/>
                <w:sz w:val="18"/>
                <w:szCs w:val="18"/>
              </w:rPr>
              <w:t>,</w:t>
            </w:r>
            <m:oMath>
              <m:sSub>
                <m:sSubPr>
                  <m:ctrlPr>
                    <w:rPr>
                      <w:rFonts w:ascii="Cambria Math" w:hAnsi="Cambria Math" w:cs="Arial"/>
                      <w:bCs/>
                      <w:i/>
                      <w:iCs/>
                      <w:sz w:val="18"/>
                      <w:szCs w:val="18"/>
                    </w:rPr>
                  </m:ctrlPr>
                </m:sSubPr>
                <m:e>
                  <m:r>
                    <m:rPr/>
                    <w:rPr>
                      <w:rFonts w:hint="eastAsia" w:ascii="Cambria Math" w:hAnsi="Cambria Math" w:cs="Arial"/>
                      <w:sz w:val="18"/>
                      <w:szCs w:val="18"/>
                    </w:rPr>
                    <m:t>S</m:t>
                  </m:r>
                  <m:ctrlPr>
                    <w:rPr>
                      <w:rFonts w:hint="eastAsia" w:ascii="Cambria Math" w:hAnsi="Cambria Math" w:cs="Arial"/>
                      <w:bCs/>
                      <w:i/>
                      <w:iCs/>
                      <w:sz w:val="18"/>
                      <w:szCs w:val="18"/>
                    </w:rPr>
                  </m:ctrlPr>
                </m:e>
                <m:sub>
                  <m:r>
                    <m:rPr/>
                    <w:rPr>
                      <w:rFonts w:hint="eastAsia" w:ascii="Cambria Math" w:hAnsi="Cambria Math" w:cs="Arial"/>
                      <w:sz w:val="18"/>
                      <w:szCs w:val="18"/>
                    </w:rPr>
                    <m:t>w</m:t>
                  </m:r>
                  <m:ctrlPr>
                    <w:rPr>
                      <w:rFonts w:ascii="Cambria Math" w:hAnsi="Cambria Math" w:cs="Arial"/>
                      <w:bCs/>
                      <w:i/>
                      <w:iCs/>
                      <w:sz w:val="18"/>
                      <w:szCs w:val="18"/>
                    </w:rPr>
                  </m:ctrlPr>
                </m:sub>
              </m:sSub>
              <m:r>
                <m:rPr/>
                <w:rPr>
                  <w:rFonts w:ascii="Cambria Math" w:hAnsi="Cambria Math" w:cs="Arial"/>
                  <w:sz w:val="18"/>
                  <w:szCs w:val="18"/>
                </w:rPr>
                <m:t>:</m:t>
              </m:r>
            </m:oMath>
            <w:r>
              <w:rPr>
                <w:rFonts w:ascii="Cambria Math" w:hAnsi="Cambria Math" w:cs="Arial"/>
                <w:bCs/>
                <w:sz w:val="18"/>
                <w:szCs w:val="18"/>
              </w:rPr>
              <w:t>=</w:t>
            </w:r>
            <w:r>
              <w:rPr>
                <w:bCs/>
                <w:sz w:val="18"/>
                <w:szCs w:val="18"/>
              </w:rPr>
              <w:t>FMPD</w:t>
            </w:r>
            <w:r>
              <w:rPr>
                <w:rFonts w:ascii="Cambria Math" w:hAnsi="Cambria Math" w:cs="Arial"/>
                <w:bCs/>
                <w:sz w:val="18"/>
                <w:szCs w:val="18"/>
              </w:rPr>
              <w:t>(</w:t>
            </w:r>
            <m:oMath>
              <m:r>
                <m:rPr/>
                <w:rPr>
                  <w:rFonts w:ascii="Cambria Math" w:hAnsi="Cambria Math" w:cs="Arial"/>
                  <w:sz w:val="18"/>
                  <w:szCs w:val="18"/>
                </w:rPr>
                <m:t>G</m:t>
              </m:r>
            </m:oMath>
            <w:r>
              <w:rPr>
                <w:rFonts w:ascii="Cambria Math" w:hAnsi="Cambria Math" w:cs="Arial"/>
                <w:bCs/>
                <w:sz w:val="18"/>
                <w:szCs w:val="18"/>
              </w:rPr>
              <w:t>,</w:t>
            </w:r>
            <m:oMath>
              <m:sSub>
                <m:sSubPr>
                  <m:ctrlPr>
                    <w:rPr>
                      <w:rFonts w:ascii="Cambria Math" w:hAnsi="Cambria Math"/>
                      <w:bCs/>
                      <w:i/>
                      <w:sz w:val="18"/>
                      <w:szCs w:val="18"/>
                    </w:rPr>
                  </m:ctrlPr>
                </m:sSubPr>
                <m:e>
                  <m:r>
                    <m:rPr/>
                    <w:rPr>
                      <w:rFonts w:ascii="Cambria Math" w:hAnsi="Cambria Math"/>
                      <w:sz w:val="18"/>
                      <w:szCs w:val="18"/>
                    </w:rPr>
                    <m:t>S</m:t>
                  </m:r>
                  <m:ctrlPr>
                    <w:rPr>
                      <w:rFonts w:ascii="Cambria Math" w:hAnsi="Cambria Math"/>
                      <w:bCs/>
                      <w:i/>
                      <w:sz w:val="18"/>
                      <w:szCs w:val="18"/>
                    </w:rPr>
                  </m:ctrlPr>
                </m:e>
                <m:sub>
                  <m:r>
                    <m:rPr>
                      <m:scr m:val="script"/>
                    </m:rPr>
                    <w:rPr>
                      <w:rFonts w:ascii="Cambria Math" w:hAnsi="Cambria Math"/>
                    </w:rPr>
                    <m:t>ℳ</m:t>
                  </m:r>
                  <m:ctrlPr>
                    <w:rPr>
                      <w:rFonts w:ascii="Cambria Math" w:hAnsi="Cambria Math"/>
                      <w:bCs/>
                      <w:i/>
                      <w:sz w:val="18"/>
                      <w:szCs w:val="18"/>
                    </w:rPr>
                  </m:ctrlPr>
                </m:sub>
              </m:sSub>
            </m:oMath>
            <w:r>
              <w:rPr>
                <w:rFonts w:ascii="Cambria Math" w:hAnsi="Cambria Math" w:cs="Arial"/>
                <w:bCs/>
                <w:sz w:val="18"/>
                <w:szCs w:val="18"/>
              </w:rPr>
              <w:t>,</w:t>
            </w:r>
            <m:oMath>
              <m:r>
                <m:rPr/>
                <w:rPr>
                  <w:rFonts w:ascii="Cambria Math" w:hAnsi="Cambria Math" w:cs="Arial"/>
                  <w:sz w:val="18"/>
                  <w:szCs w:val="18"/>
                </w:rPr>
                <m:t>t</m:t>
              </m:r>
            </m:oMath>
            <w:r>
              <w:rPr>
                <w:rFonts w:ascii="Cambria Math" w:hAnsi="Cambria Math" w:cs="Arial"/>
                <w:bCs/>
                <w:sz w:val="18"/>
                <w:szCs w:val="18"/>
              </w:rPr>
              <w:t>);</w:t>
            </w:r>
          </w:p>
        </w:tc>
      </w:tr>
      <w:tr w14:paraId="10D473D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5B7E1122">
            <w:pPr>
              <w:numPr>
                <w:ilvl w:val="0"/>
                <w:numId w:val="4"/>
              </w:numPr>
              <w:snapToGrid w:val="0"/>
              <w:ind w:left="361" w:hanging="361" w:hangingChars="200"/>
              <w:rPr>
                <w:rFonts w:ascii="Cambria Math" w:hAnsi="Cambria Math" w:cs="Arial"/>
                <w:bCs/>
                <w:sz w:val="18"/>
                <w:szCs w:val="18"/>
              </w:rPr>
            </w:pPr>
            <m:oMath>
              <m:r>
                <m:rPr>
                  <m:sty m:val="b"/>
                </m:rPr>
                <w:rPr>
                  <w:rFonts w:ascii="Cambria Math" w:hAnsi="Cambria Math" w:cs="Arial"/>
                  <w:sz w:val="18"/>
                  <w:szCs w:val="18"/>
                </w:rPr>
                <m:t xml:space="preserve">For  each </m:t>
              </m:r>
              <m:r>
                <m:rPr>
                  <m:sty m:val="p"/>
                </m:rPr>
                <w:rPr>
                  <w:rFonts w:ascii="Cambria Math" w:hAnsi="Cambria Math" w:cs="Arial"/>
                  <w:sz w:val="18"/>
                  <w:szCs w:val="18"/>
                </w:rPr>
                <m:t xml:space="preserve"> node  </m:t>
              </m:r>
              <m:sSub>
                <m:sSubPr>
                  <m:ctrlPr>
                    <w:rPr>
                      <w:rFonts w:ascii="Cambria Math" w:hAnsi="Cambria Math" w:cs="Arial"/>
                      <w:bCs/>
                      <w:i/>
                      <w:sz w:val="18"/>
                      <w:szCs w:val="18"/>
                    </w:rPr>
                  </m:ctrlPr>
                </m:sSubPr>
                <m:e>
                  <m:r>
                    <m:rPr/>
                    <w:rPr>
                      <w:rFonts w:hint="eastAsia" w:ascii="Cambria Math" w:hAnsi="Cambria Math" w:cs="Arial"/>
                      <w:sz w:val="18"/>
                      <w:szCs w:val="18"/>
                    </w:rPr>
                    <m:t>v</m:t>
                  </m:r>
                  <m:ctrlPr>
                    <w:rPr>
                      <w:rFonts w:hint="eastAsia" w:ascii="Cambria Math" w:hAnsi="Cambria Math" w:cs="Arial"/>
                      <w:bCs/>
                      <w:i/>
                      <w:sz w:val="18"/>
                      <w:szCs w:val="18"/>
                    </w:rPr>
                  </m:ctrlPr>
                </m:e>
                <m:sub>
                  <m:r>
                    <m:rPr/>
                    <w:rPr>
                      <w:rFonts w:hint="eastAsia" w:ascii="Cambria Math" w:hAnsi="Cambria Math" w:cs="Arial"/>
                      <w:sz w:val="18"/>
                      <w:szCs w:val="18"/>
                    </w:rPr>
                    <m:t>i</m:t>
                  </m:r>
                  <m:ctrlPr>
                    <w:rPr>
                      <w:rFonts w:ascii="Cambria Math" w:hAnsi="Cambria Math" w:cs="Arial"/>
                      <w:bCs/>
                      <w:i/>
                      <w:sz w:val="18"/>
                      <w:szCs w:val="18"/>
                    </w:rPr>
                  </m:ctrlPr>
                </m:sub>
              </m:sSub>
              <m:r>
                <m:rPr>
                  <m:sty m:val="p"/>
                </m:rPr>
                <w:rPr>
                  <w:rFonts w:ascii="Cambria Math" w:hAnsi="Cambria Math" w:cs="Arial"/>
                  <w:sz w:val="18"/>
                  <w:szCs w:val="18"/>
                </w:rPr>
                <m:t>∈</m:t>
              </m:r>
              <m:sSub>
                <m:sSubPr>
                  <m:ctrlPr>
                    <w:rPr>
                      <w:rFonts w:ascii="Cambria Math" w:hAnsi="Cambria Math" w:cs="Arial"/>
                      <w:bCs/>
                      <w:i/>
                      <w:sz w:val="18"/>
                      <w:szCs w:val="18"/>
                    </w:rPr>
                  </m:ctrlPr>
                </m:sSubPr>
                <m:e>
                  <m:r>
                    <m:rPr/>
                    <w:rPr>
                      <w:rFonts w:hint="eastAsia" w:ascii="Cambria Math" w:hAnsi="Cambria Math" w:cs="Arial"/>
                      <w:sz w:val="18"/>
                      <w:szCs w:val="18"/>
                    </w:rPr>
                    <m:t>S</m:t>
                  </m:r>
                  <m:ctrlPr>
                    <w:rPr>
                      <w:rFonts w:hint="eastAsia" w:ascii="Cambria Math" w:hAnsi="Cambria Math" w:cs="Arial"/>
                      <w:bCs/>
                      <w:i/>
                      <w:sz w:val="18"/>
                      <w:szCs w:val="18"/>
                    </w:rPr>
                  </m:ctrlPr>
                </m:e>
                <m:sub>
                  <m:r>
                    <m:rPr/>
                    <w:rPr>
                      <w:rFonts w:hint="eastAsia" w:ascii="Cambria Math" w:hAnsi="Cambria Math" w:cs="Arial"/>
                      <w:sz w:val="18"/>
                      <w:szCs w:val="18"/>
                    </w:rPr>
                    <m:t>nodes</m:t>
                  </m:r>
                  <m:ctrlPr>
                    <w:rPr>
                      <w:rFonts w:ascii="Cambria Math" w:hAnsi="Cambria Math" w:cs="Arial"/>
                      <w:bCs/>
                      <w:i/>
                      <w:sz w:val="18"/>
                      <w:szCs w:val="18"/>
                    </w:rPr>
                  </m:ctrlPr>
                </m:sub>
              </m:sSub>
            </m:oMath>
          </w:p>
          <w:p w14:paraId="0E642197">
            <w:pPr>
              <w:snapToGrid w:val="0"/>
              <w:ind w:firstLine="329" w:firstLineChars="183"/>
              <w:rPr>
                <w:rFonts w:ascii="Cambria Math" w:hAnsi="Cambria Math" w:cs="Arial"/>
                <w:bCs/>
                <w:sz w:val="18"/>
                <w:szCs w:val="18"/>
              </w:rPr>
            </w:pPr>
            <w:r>
              <w:rPr>
                <w:rFonts w:hint="eastAsia" w:ascii="Cambria Math" w:hAnsi="Cambria Math" w:cs="Arial"/>
                <w:bCs/>
                <w:sz w:val="18"/>
                <w:szCs w:val="18"/>
              </w:rPr>
              <w:t xml:space="preserve">  //得到当前节点的邻居节点</w:t>
            </w:r>
          </w:p>
          <w:p w14:paraId="32696856">
            <w:pPr>
              <w:numPr>
                <w:ilvl w:val="0"/>
                <w:numId w:val="4"/>
              </w:numPr>
              <w:snapToGrid w:val="0"/>
              <w:ind w:left="360" w:hanging="360" w:hangingChars="200"/>
              <w:rPr>
                <w:rFonts w:ascii="Cambria Math" w:hAnsi="Cambria Math" w:cs="Arial"/>
                <w:bCs/>
                <w:sz w:val="18"/>
                <w:szCs w:val="18"/>
              </w:rPr>
            </w:pPr>
            <w:r>
              <w:rPr>
                <w:rFonts w:ascii="Cambria Math" w:hAnsi="Cambria Math" w:cs="Arial"/>
                <w:bCs/>
                <w:sz w:val="18"/>
                <w:szCs w:val="18"/>
              </w:rPr>
              <w:t xml:space="preserve">  </w:t>
            </w:r>
            <w:r>
              <w:rPr>
                <w:rFonts w:hint="eastAsia" w:ascii="Cambria Math" w:hAnsi="Cambria Math" w:cs="Arial"/>
                <w:bCs/>
                <w:sz w:val="18"/>
                <w:szCs w:val="18"/>
              </w:rPr>
              <w:t>提取节点</w:t>
            </w:r>
            <m:oMath>
              <m:sSub>
                <m:sSubPr>
                  <m:ctrlPr>
                    <w:rPr>
                      <w:rFonts w:ascii="Cambria Math" w:hAnsi="Cambria Math" w:cs="Arial"/>
                      <w:bCs/>
                      <w:i/>
                      <w:sz w:val="18"/>
                      <w:szCs w:val="18"/>
                    </w:rPr>
                  </m:ctrlPr>
                </m:sSubPr>
                <m:e>
                  <m:r>
                    <m:rPr/>
                    <w:rPr>
                      <w:rFonts w:ascii="Cambria Math" w:hAnsi="Cambria Math" w:cs="Arial"/>
                      <w:sz w:val="18"/>
                      <w:szCs w:val="18"/>
                    </w:rPr>
                    <m:t>v</m:t>
                  </m:r>
                  <m:ctrlPr>
                    <w:rPr>
                      <w:rFonts w:hint="eastAsia" w:ascii="Cambria Math" w:hAnsi="Cambria Math" w:cs="Arial"/>
                      <w:bCs/>
                      <w:i/>
                      <w:sz w:val="18"/>
                      <w:szCs w:val="18"/>
                    </w:rPr>
                  </m:ctrlPr>
                </m:e>
                <m:sub>
                  <m:r>
                    <m:rPr/>
                    <w:rPr>
                      <w:rFonts w:ascii="Cambria Math" w:hAnsi="Cambria Math" w:cs="Arial"/>
                      <w:sz w:val="18"/>
                      <w:szCs w:val="18"/>
                    </w:rPr>
                    <m:t>i</m:t>
                  </m:r>
                  <m:ctrlPr>
                    <w:rPr>
                      <w:rFonts w:ascii="Cambria Math" w:hAnsi="Cambria Math" w:cs="Arial"/>
                      <w:bCs/>
                      <w:i/>
                      <w:sz w:val="18"/>
                      <w:szCs w:val="18"/>
                    </w:rPr>
                  </m:ctrlPr>
                </m:sub>
              </m:sSub>
            </m:oMath>
            <w:r>
              <w:rPr>
                <w:rFonts w:hint="eastAsia" w:ascii="Cambria Math" w:hAnsi="Cambria Math" w:cs="Arial"/>
                <w:bCs/>
                <w:sz w:val="18"/>
                <w:szCs w:val="18"/>
              </w:rPr>
              <w:t>的邻居</w:t>
            </w:r>
            <m:oMath>
              <m:sSub>
                <m:sSubPr>
                  <m:ctrlPr>
                    <w:rPr>
                      <w:rFonts w:ascii="Cambria Math" w:hAnsi="Cambria Math" w:cs="Arial"/>
                      <w:i/>
                      <w:sz w:val="18"/>
                      <w:szCs w:val="18"/>
                    </w:rPr>
                  </m:ctrlPr>
                </m:sSubPr>
                <m:e>
                  <m:r>
                    <m:rPr/>
                    <w:rPr>
                      <w:rFonts w:ascii="Cambria Math" w:hAnsi="Cambria Math" w:cs="Arial"/>
                      <w:sz w:val="18"/>
                      <w:szCs w:val="18"/>
                    </w:rPr>
                    <m:t>N</m:t>
                  </m:r>
                  <m:ctrlPr>
                    <w:rPr>
                      <w:rFonts w:ascii="Cambria Math" w:hAnsi="Cambria Math" w:cs="Arial"/>
                      <w:i/>
                      <w:sz w:val="18"/>
                      <w:szCs w:val="18"/>
                    </w:rPr>
                  </m:ctrlPr>
                </m:e>
                <m:sub>
                  <m:r>
                    <m:rPr/>
                    <w:rPr>
                      <w:rFonts w:ascii="Cambria Math" w:hAnsi="Cambria Math" w:cs="Arial"/>
                      <w:sz w:val="18"/>
                      <w:szCs w:val="18"/>
                    </w:rPr>
                    <m:t>v</m:t>
                  </m:r>
                  <m:ctrlPr>
                    <w:rPr>
                      <w:rFonts w:ascii="Cambria Math" w:hAnsi="Cambria Math" w:cs="Arial"/>
                      <w:i/>
                      <w:sz w:val="18"/>
                      <w:szCs w:val="18"/>
                    </w:rPr>
                  </m:ctrlPr>
                </m:sub>
              </m:sSub>
              <m:d>
                <m:dPr>
                  <m:begChr m:val="["/>
                  <m:endChr m:val="]"/>
                  <m:ctrlPr>
                    <w:rPr>
                      <w:rFonts w:ascii="Cambria Math" w:hAnsi="Cambria Math" w:cs="Arial"/>
                      <w:i/>
                      <w:sz w:val="18"/>
                      <w:szCs w:val="18"/>
                    </w:rPr>
                  </m:ctrlPr>
                </m:dPr>
                <m:e>
                  <m:sSub>
                    <m:sSubPr>
                      <m:ctrlPr>
                        <w:rPr>
                          <w:rFonts w:ascii="Cambria Math" w:hAnsi="Cambria Math" w:cs="Arial"/>
                          <w:i/>
                          <w:sz w:val="18"/>
                          <w:szCs w:val="18"/>
                        </w:rPr>
                      </m:ctrlPr>
                    </m:sSubPr>
                    <m:e>
                      <m:r>
                        <m:rPr/>
                        <w:rPr>
                          <w:rFonts w:ascii="Cambria Math" w:hAnsi="Cambria Math" w:cs="Arial"/>
                          <w:sz w:val="18"/>
                          <w:szCs w:val="18"/>
                        </w:rPr>
                        <m:t>v</m:t>
                      </m:r>
                      <m:ctrlPr>
                        <w:rPr>
                          <w:rFonts w:ascii="Cambria Math" w:hAnsi="Cambria Math" w:cs="Arial"/>
                          <w:i/>
                          <w:sz w:val="18"/>
                          <w:szCs w:val="18"/>
                        </w:rPr>
                      </m:ctrlPr>
                    </m:e>
                    <m:sub>
                      <m:r>
                        <m:rPr/>
                        <w:rPr>
                          <w:rFonts w:ascii="Cambria Math" w:hAnsi="Cambria Math" w:cs="Arial"/>
                          <w:sz w:val="18"/>
                          <w:szCs w:val="18"/>
                        </w:rPr>
                        <m:t>i</m:t>
                      </m:r>
                      <m:ctrlPr>
                        <w:rPr>
                          <w:rFonts w:ascii="Cambria Math" w:hAnsi="Cambria Math" w:cs="Arial"/>
                          <w:i/>
                          <w:sz w:val="18"/>
                          <w:szCs w:val="18"/>
                        </w:rPr>
                      </m:ctrlPr>
                    </m:sub>
                  </m:sSub>
                  <m:ctrlPr>
                    <w:rPr>
                      <w:rFonts w:ascii="Cambria Math" w:hAnsi="Cambria Math" w:cs="Arial"/>
                      <w:i/>
                      <w:sz w:val="18"/>
                      <w:szCs w:val="18"/>
                    </w:rPr>
                  </m:ctrlPr>
                </m:e>
              </m:d>
            </m:oMath>
            <w:r>
              <w:rPr>
                <w:rFonts w:hint="eastAsia" w:ascii="Cambria Math" w:hAnsi="Cambria Math" w:cs="Arial"/>
                <w:bCs/>
                <w:sz w:val="18"/>
                <w:szCs w:val="18"/>
              </w:rPr>
              <w:t>和邻域子图</w:t>
            </w:r>
            <m:oMath>
              <m:sSub>
                <m:sSubPr>
                  <m:ctrlPr>
                    <w:rPr>
                      <w:rFonts w:ascii="Cambria Math" w:hAnsi="Cambria Math" w:cs="Arial"/>
                      <w:bCs/>
                      <w:i/>
                      <w:sz w:val="18"/>
                      <w:szCs w:val="18"/>
                    </w:rPr>
                  </m:ctrlPr>
                </m:sSubPr>
                <m:e>
                  <m:r>
                    <m:rPr>
                      <m:scr m:val="script"/>
                    </m:rPr>
                    <w:rPr>
                      <w:rFonts w:ascii="Cambria Math" w:hAnsi="Cambria Math"/>
                    </w:rPr>
                    <m:t>G</m:t>
                  </m:r>
                  <m:ctrlPr>
                    <w:rPr>
                      <w:rFonts w:ascii="Cambria Math" w:hAnsi="Cambria Math" w:cs="Arial"/>
                      <w:bCs/>
                      <w:i/>
                      <w:sz w:val="18"/>
                      <w:szCs w:val="18"/>
                    </w:rPr>
                  </m:ctrlPr>
                </m:e>
                <m:sub>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bCs/>
                          <w:i/>
                          <w:sz w:val="18"/>
                          <w:szCs w:val="18"/>
                        </w:rPr>
                      </m:ctrlPr>
                    </m:e>
                    <m:sub>
                      <m:r>
                        <m:rPr/>
                        <w:rPr>
                          <w:rFonts w:ascii="Cambria Math" w:hAnsi="Cambria Math" w:cs="Arial"/>
                          <w:sz w:val="18"/>
                          <w:szCs w:val="18"/>
                        </w:rPr>
                        <m:t>i</m:t>
                      </m:r>
                      <m:ctrlPr>
                        <w:rPr>
                          <w:rFonts w:ascii="Cambria Math" w:hAnsi="Cambria Math" w:cs="Arial"/>
                          <w:bCs/>
                          <w:i/>
                          <w:sz w:val="18"/>
                          <w:szCs w:val="18"/>
                        </w:rPr>
                      </m:ctrlPr>
                    </m:sub>
                  </m:sSub>
                  <m:ctrlPr>
                    <w:rPr>
                      <w:rFonts w:ascii="Cambria Math" w:hAnsi="Cambria Math" w:cs="Arial"/>
                      <w:bCs/>
                      <w:i/>
                      <w:sz w:val="18"/>
                      <w:szCs w:val="18"/>
                    </w:rPr>
                  </m:ctrlPr>
                </m:sub>
              </m:sSub>
            </m:oMath>
            <w:r>
              <w:rPr>
                <w:rFonts w:ascii="Cambria Math" w:hAnsi="Cambria Math" w:cs="Arial"/>
                <w:bCs/>
                <w:sz w:val="18"/>
                <w:szCs w:val="18"/>
              </w:rPr>
              <w:t>;</w:t>
            </w:r>
          </w:p>
        </w:tc>
      </w:tr>
      <w:tr w14:paraId="135968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416D260C">
            <w:pPr>
              <w:numPr>
                <w:ilvl w:val="0"/>
                <w:numId w:val="4"/>
              </w:numPr>
              <w:snapToGrid w:val="0"/>
              <w:ind w:left="360" w:hanging="360" w:hangingChars="200"/>
              <w:rPr>
                <w:rFonts w:ascii="Cambria Math" w:hAnsi="Cambria Math" w:cs="Arial"/>
                <w:bCs/>
                <w:sz w:val="18"/>
                <w:szCs w:val="18"/>
              </w:rPr>
            </w:pPr>
            <w:r>
              <w:rPr>
                <w:rFonts w:hint="eastAsia" w:hAnsi="Cambria Math" w:cs="Arial"/>
                <w:bCs/>
                <w:sz w:val="18"/>
                <w:szCs w:val="18"/>
              </w:rPr>
              <w:t xml:space="preserve">  </w:t>
            </w:r>
            <m:oMath>
              <m:r>
                <m:rPr>
                  <m:sty m:val="b"/>
                </m:rPr>
                <w:rPr>
                  <w:rFonts w:ascii="Cambria Math" w:hAnsi="Cambria Math" w:cs="Arial"/>
                  <w:sz w:val="18"/>
                  <w:szCs w:val="18"/>
                </w:rPr>
                <m:t xml:space="preserve">For   each  </m:t>
              </m:r>
              <m:r>
                <m:rPr>
                  <m:sty m:val="p"/>
                </m:rPr>
                <w:rPr>
                  <w:rFonts w:ascii="Cambria Math" w:hAnsi="Cambria Math" w:cs="Arial"/>
                  <w:sz w:val="18"/>
                  <w:szCs w:val="18"/>
                </w:rPr>
                <m:t xml:space="preserve"> motif </m:t>
              </m:r>
              <m:r>
                <m:rPr>
                  <m:sty m:val="p"/>
                </m:rPr>
                <w:rPr>
                  <w:rFonts w:hint="eastAsia" w:ascii="Cambria Math" w:hAnsi="Cambria Math" w:cs="Arial"/>
                  <w:sz w:val="18"/>
                  <w:szCs w:val="18"/>
                </w:rPr>
                <m:t>模式</m:t>
              </m:r>
              <m:r>
                <m:rPr>
                  <m:sty m:val="p"/>
                </m:rPr>
                <w:rPr>
                  <w:rFonts w:ascii="Cambria Math" w:hAnsi="Cambria Math" w:cs="Arial"/>
                  <w:sz w:val="18"/>
                  <w:szCs w:val="18"/>
                </w:rPr>
                <m:t> </m:t>
              </m:r>
              <m:sSub>
                <m:sSubPr>
                  <m:ctrlPr>
                    <w:rPr>
                      <w:rFonts w:ascii="Cambria Math" w:hAnsi="Cambria Math" w:cs="Arial"/>
                      <w:bCs/>
                      <w:i/>
                      <w:sz w:val="18"/>
                      <w:szCs w:val="18"/>
                    </w:rPr>
                  </m:ctrlPr>
                </m:sSubPr>
                <m:e>
                  <m:r>
                    <m:rPr/>
                    <w:rPr>
                      <w:rFonts w:hint="eastAsia" w:ascii="Cambria Math" w:hAnsi="Cambria Math" w:cs="Arial"/>
                      <w:sz w:val="18"/>
                      <w:szCs w:val="18"/>
                    </w:rPr>
                    <m:t>Q</m:t>
                  </m:r>
                  <m:ctrlPr>
                    <w:rPr>
                      <w:rFonts w:hint="eastAsia" w:ascii="Cambria Math" w:hAnsi="Cambria Math" w:cs="Arial"/>
                      <w:bCs/>
                      <w:i/>
                      <w:sz w:val="18"/>
                      <w:szCs w:val="18"/>
                    </w:rPr>
                  </m:ctrlPr>
                </m:e>
                <m:sub>
                  <m:r>
                    <m:rPr/>
                    <w:rPr>
                      <w:rFonts w:hint="eastAsia" w:ascii="Cambria Math" w:hAnsi="Cambria Math" w:cs="Arial"/>
                      <w:sz w:val="18"/>
                      <w:szCs w:val="18"/>
                    </w:rPr>
                    <m:t>m</m:t>
                  </m:r>
                  <m:ctrlPr>
                    <w:rPr>
                      <w:rFonts w:ascii="Cambria Math" w:hAnsi="Cambria Math" w:cs="Arial"/>
                      <w:bCs/>
                      <w:i/>
                      <w:sz w:val="18"/>
                      <w:szCs w:val="18"/>
                    </w:rPr>
                  </m:ctrlPr>
                </m:sub>
              </m:sSub>
              <m:r>
                <m:rPr/>
                <w:rPr>
                  <w:rFonts w:hint="eastAsia" w:ascii="Cambria Math" w:hAnsi="Cambria Math" w:cs="Arial"/>
                  <w:sz w:val="18"/>
                  <w:szCs w:val="18"/>
                </w:rPr>
                <m:t>=</m:t>
              </m:r>
              <m:d>
                <m:dPr>
                  <m:ctrlPr>
                    <w:rPr>
                      <w:rFonts w:ascii="Cambria Math" w:hAnsi="Cambria Math" w:cs="Arial"/>
                      <w:bCs/>
                      <w:i/>
                      <w:sz w:val="18"/>
                      <w:szCs w:val="18"/>
                    </w:rPr>
                  </m:ctrlPr>
                </m:dPr>
                <m:e>
                  <m:sSub>
                    <m:sSubPr>
                      <m:ctrlPr>
                        <w:rPr>
                          <w:rFonts w:ascii="Cambria Math" w:hAnsi="Cambria Math" w:cs="Arial"/>
                          <w:bCs/>
                          <w:i/>
                          <w:sz w:val="18"/>
                          <w:szCs w:val="18"/>
                        </w:rPr>
                      </m:ctrlPr>
                    </m:sSubPr>
                    <m:e>
                      <m:r>
                        <m:rPr/>
                        <w:rPr>
                          <w:rFonts w:hint="eastAsia" w:ascii="Cambria Math" w:hAnsi="Cambria Math" w:cs="Arial"/>
                          <w:sz w:val="18"/>
                          <w:szCs w:val="18"/>
                        </w:rPr>
                        <m:t>V</m:t>
                      </m:r>
                      <m:ctrlPr>
                        <w:rPr>
                          <w:rFonts w:ascii="Cambria Math" w:hAnsi="Cambria Math" w:cs="Arial"/>
                          <w:bCs/>
                          <w:i/>
                          <w:sz w:val="18"/>
                          <w:szCs w:val="18"/>
                        </w:rPr>
                      </m:ctrlPr>
                    </m:e>
                    <m:sub>
                      <m:r>
                        <m:rPr/>
                        <w:rPr>
                          <w:rFonts w:hint="eastAsia" w:ascii="Cambria Math" w:hAnsi="Cambria Math"/>
                        </w:rPr>
                        <m:t>p</m:t>
                      </m:r>
                      <m:ctrlPr>
                        <w:rPr>
                          <w:rFonts w:ascii="Cambria Math" w:hAnsi="Cambria Math" w:cs="Arial"/>
                          <w:bCs/>
                          <w:i/>
                          <w:sz w:val="18"/>
                          <w:szCs w:val="18"/>
                        </w:rPr>
                      </m:ctrlPr>
                    </m:sub>
                  </m:sSub>
                  <m:r>
                    <m:rPr/>
                    <w:rPr>
                      <w:rFonts w:hint="eastAsia" w:ascii="Cambria Math" w:hAnsi="Cambria Math" w:cs="Arial"/>
                      <w:sz w:val="18"/>
                      <w:szCs w:val="18"/>
                    </w:rPr>
                    <m:t>,</m:t>
                  </m:r>
                  <m:sSub>
                    <m:sSubPr>
                      <m:ctrlPr>
                        <w:rPr>
                          <w:rFonts w:ascii="Cambria Math" w:hAnsi="Cambria Math" w:cs="Arial"/>
                          <w:bCs/>
                          <w:i/>
                          <w:sz w:val="18"/>
                          <w:szCs w:val="18"/>
                        </w:rPr>
                      </m:ctrlPr>
                    </m:sSubPr>
                    <m:e>
                      <m:r>
                        <m:rPr/>
                        <w:rPr>
                          <w:rFonts w:hint="eastAsia" w:ascii="Cambria Math" w:hAnsi="Cambria Math" w:cs="Arial"/>
                          <w:sz w:val="18"/>
                          <w:szCs w:val="18"/>
                        </w:rPr>
                        <m:t>E</m:t>
                      </m:r>
                      <m:ctrlPr>
                        <w:rPr>
                          <w:rFonts w:ascii="Cambria Math" w:hAnsi="Cambria Math" w:cs="Arial"/>
                          <w:bCs/>
                          <w:i/>
                          <w:sz w:val="18"/>
                          <w:szCs w:val="18"/>
                        </w:rPr>
                      </m:ctrlPr>
                    </m:e>
                    <m:sub>
                      <m:r>
                        <m:rPr/>
                        <w:rPr>
                          <w:rFonts w:hint="eastAsia" w:ascii="Cambria Math" w:hAnsi="Cambria Math"/>
                        </w:rPr>
                        <m:t>p</m:t>
                      </m:r>
                      <m:ctrlPr>
                        <w:rPr>
                          <w:rFonts w:ascii="Cambria Math" w:hAnsi="Cambria Math" w:cs="Arial"/>
                          <w:bCs/>
                          <w:i/>
                          <w:sz w:val="18"/>
                          <w:szCs w:val="18"/>
                        </w:rPr>
                      </m:ctrlPr>
                    </m:sub>
                  </m:sSub>
                  <m:r>
                    <m:rPr/>
                    <w:rPr>
                      <w:rFonts w:hint="eastAsia" w:ascii="Cambria Math" w:hAnsi="Cambria Math" w:cs="Arial"/>
                      <w:sz w:val="18"/>
                      <w:szCs w:val="18"/>
                    </w:rPr>
                    <m:t>,</m:t>
                  </m:r>
                  <m:sSub>
                    <m:sSubPr>
                      <m:ctrlPr>
                        <w:rPr>
                          <w:rFonts w:ascii="Cambria Math" w:hAnsi="Cambria Math" w:cs="Arial"/>
                          <w:bCs/>
                          <w:i/>
                          <w:sz w:val="18"/>
                          <w:szCs w:val="18"/>
                        </w:rPr>
                      </m:ctrlPr>
                    </m:sSubPr>
                    <m:e>
                      <m:r>
                        <m:rPr/>
                        <w:rPr>
                          <w:rFonts w:hint="eastAsia" w:ascii="Cambria Math" w:hAnsi="Cambria Math" w:cs="Arial"/>
                          <w:sz w:val="18"/>
                          <w:szCs w:val="18"/>
                        </w:rPr>
                        <m:t>L</m:t>
                      </m:r>
                      <m:ctrlPr>
                        <w:rPr>
                          <w:rFonts w:ascii="Cambria Math" w:hAnsi="Cambria Math" w:cs="Arial"/>
                          <w:bCs/>
                          <w:i/>
                          <w:sz w:val="18"/>
                          <w:szCs w:val="18"/>
                        </w:rPr>
                      </m:ctrlPr>
                    </m:e>
                    <m:sub>
                      <m:r>
                        <m:rPr/>
                        <w:rPr>
                          <w:rFonts w:hint="eastAsia" w:ascii="Cambria Math" w:hAnsi="Cambria Math"/>
                        </w:rPr>
                        <m:t>p</m:t>
                      </m:r>
                      <m:ctrlPr>
                        <w:rPr>
                          <w:rFonts w:ascii="Cambria Math" w:hAnsi="Cambria Math" w:cs="Arial"/>
                          <w:bCs/>
                          <w:i/>
                          <w:sz w:val="18"/>
                          <w:szCs w:val="18"/>
                        </w:rPr>
                      </m:ctrlPr>
                    </m:sub>
                  </m:sSub>
                  <m:ctrlPr>
                    <w:rPr>
                      <w:rFonts w:ascii="Cambria Math" w:hAnsi="Cambria Math" w:cs="Arial"/>
                      <w:bCs/>
                      <w:i/>
                      <w:sz w:val="18"/>
                      <w:szCs w:val="18"/>
                    </w:rPr>
                  </m:ctrlPr>
                </m:e>
              </m:d>
              <m:r>
                <m:rPr>
                  <m:sty m:val="p"/>
                </m:rPr>
                <w:rPr>
                  <w:rFonts w:ascii="Cambria Math" w:hAnsi="Cambria Math" w:cs="Arial"/>
                  <w:sz w:val="18"/>
                  <w:szCs w:val="18"/>
                </w:rPr>
                <m:t>∈</m:t>
              </m:r>
            </m:oMath>
            <w:r>
              <w:rPr>
                <w:rFonts w:hint="eastAsia" w:ascii="Cambria Math" w:hAnsi="Cambria Math" w:cs="Arial"/>
                <w:i/>
                <w:sz w:val="18"/>
                <w:szCs w:val="18"/>
              </w:rPr>
              <w:t xml:space="preserve"> </w:t>
            </w:r>
            <m:oMath>
              <m:sSub>
                <m:sSubPr>
                  <m:ctrlPr>
                    <w:rPr>
                      <w:rFonts w:ascii="Cambria Math" w:hAnsi="Cambria Math" w:cs="Arial"/>
                      <w:i/>
                      <w:sz w:val="18"/>
                      <w:szCs w:val="18"/>
                    </w:rPr>
                  </m:ctrlPr>
                </m:sSubPr>
                <m:e>
                  <m:r>
                    <m:rPr/>
                    <w:rPr>
                      <w:rFonts w:hint="eastAsia" w:ascii="Cambria Math" w:hAnsi="Cambria Math" w:cs="Arial"/>
                      <w:sz w:val="18"/>
                      <w:szCs w:val="18"/>
                    </w:rPr>
                    <m:t>S</m:t>
                  </m:r>
                  <m:ctrlPr>
                    <w:rPr>
                      <w:rFonts w:hint="eastAsia" w:ascii="Cambria Math" w:hAnsi="Cambria Math" w:cs="Arial"/>
                      <w:i/>
                      <w:sz w:val="18"/>
                      <w:szCs w:val="18"/>
                    </w:rPr>
                  </m:ctrlPr>
                </m:e>
                <m:sub>
                  <m:r>
                    <m:rPr/>
                    <w:rPr>
                      <w:rFonts w:hint="eastAsia" w:ascii="Cambria Math" w:hAnsi="Cambria Math" w:cs="Arial"/>
                      <w:sz w:val="18"/>
                      <w:szCs w:val="18"/>
                    </w:rPr>
                    <m:t>m</m:t>
                  </m:r>
                  <m:ctrlPr>
                    <w:rPr>
                      <w:rFonts w:ascii="Cambria Math" w:hAnsi="Cambria Math" w:cs="Arial"/>
                      <w:i/>
                      <w:sz w:val="18"/>
                      <w:szCs w:val="18"/>
                    </w:rPr>
                  </m:ctrlPr>
                </m:sub>
              </m:sSub>
              <m:r>
                <m:rPr>
                  <m:sty m:val="p"/>
                </m:rPr>
                <w:rPr>
                  <w:rFonts w:ascii="Cambria Math" w:hAnsi="Cambria Math" w:cs="Arial"/>
                  <w:sz w:val="18"/>
                  <w:szCs w:val="18"/>
                </w:rPr>
                <m:t> </m:t>
              </m:r>
            </m:oMath>
          </w:p>
        </w:tc>
      </w:tr>
      <w:tr w14:paraId="0FFEE8F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680B2E5F">
            <w:pPr>
              <w:snapToGrid w:val="0"/>
              <w:rPr>
                <w:rFonts w:ascii="Cambria Math" w:hAnsi="Cambria Math" w:cs="Arial"/>
                <w:bCs/>
                <w:sz w:val="18"/>
                <w:szCs w:val="18"/>
              </w:rPr>
            </w:pPr>
            <w:r>
              <w:rPr>
                <w:rFonts w:hint="eastAsia" w:ascii="Cambria Math" w:hAnsi="Cambria Math" w:cs="Arial"/>
                <w:bCs/>
                <w:sz w:val="18"/>
                <w:szCs w:val="18"/>
              </w:rPr>
              <w:t xml:space="preserve">        //进行子图判断提前过滤不符合的</w:t>
            </w:r>
            <w:r>
              <w:rPr>
                <w:bCs/>
                <w:sz w:val="18"/>
                <w:szCs w:val="18"/>
              </w:rPr>
              <w:t>Motif</w:t>
            </w:r>
            <w:r>
              <w:rPr>
                <w:rFonts w:hint="eastAsia" w:ascii="Cambria Math" w:hAnsi="Cambria Math" w:cs="Arial"/>
                <w:bCs/>
                <w:sz w:val="18"/>
                <w:szCs w:val="18"/>
              </w:rPr>
              <w:t>模式</w:t>
            </w:r>
          </w:p>
        </w:tc>
      </w:tr>
      <w:tr w14:paraId="47F973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413C78F7">
            <w:pPr>
              <w:numPr>
                <w:ilvl w:val="0"/>
                <w:numId w:val="4"/>
              </w:numPr>
              <w:snapToGrid w:val="0"/>
              <w:ind w:left="360" w:hanging="360" w:hangingChars="200"/>
              <w:rPr>
                <w:rFonts w:ascii="Cambria Math" w:hAnsi="Cambria Math" w:cs="Arial"/>
                <w:bCs/>
                <w:sz w:val="18"/>
                <w:szCs w:val="18"/>
              </w:rPr>
            </w:pPr>
            <w:r>
              <w:rPr>
                <w:rFonts w:hint="eastAsia" w:hAnsi="Cambria Math" w:cs="Arial"/>
                <w:bCs/>
                <w:sz w:val="18"/>
                <w:szCs w:val="18"/>
              </w:rPr>
              <w:t xml:space="preserve">    </w:t>
            </w:r>
            <w:r>
              <w:rPr>
                <w:rFonts w:hint="eastAsia" w:hAnsi="Cambria Math" w:cs="Arial"/>
                <w:b/>
                <w:sz w:val="18"/>
                <w:szCs w:val="18"/>
              </w:rPr>
              <w:t>If</w:t>
            </w:r>
            <m:oMath>
              <m:r>
                <m:rPr>
                  <m:sty m:val="b"/>
                </m:rPr>
                <w:rPr>
                  <w:rFonts w:ascii="Cambria Math" w:hAnsi="Cambria Math" w:cs="Arial"/>
                  <w:sz w:val="18"/>
                  <w:szCs w:val="18"/>
                </w:rPr>
                <m:t xml:space="preserve"> </m:t>
              </m:r>
              <m:r>
                <m:rPr>
                  <m:sty m:val="p"/>
                </m:rPr>
                <w:rPr>
                  <w:rFonts w:ascii="Cambria Math" w:hAnsi="Cambria Math" w:cs="Arial"/>
                  <w:sz w:val="18"/>
                  <w:szCs w:val="18"/>
                </w:rPr>
                <m:t xml:space="preserve"> </m:t>
              </m:r>
              <m:sSub>
                <m:sSubPr>
                  <m:ctrlPr>
                    <w:rPr>
                      <w:rFonts w:ascii="Cambria Math" w:hAnsi="Cambria Math" w:cs="Arial"/>
                      <w:i/>
                      <w:iCs/>
                      <w:sz w:val="18"/>
                      <w:szCs w:val="18"/>
                    </w:rPr>
                  </m:ctrlPr>
                </m:sSubPr>
                <m:e>
                  <m:r>
                    <m:rPr/>
                    <w:rPr>
                      <w:rFonts w:ascii="Cambria Math" w:hAnsi="Cambria Math" w:cs="Arial"/>
                      <w:sz w:val="18"/>
                      <w:szCs w:val="18"/>
                    </w:rPr>
                    <m:t>Q</m:t>
                  </m:r>
                  <m:ctrlPr>
                    <w:rPr>
                      <w:rFonts w:ascii="Cambria Math" w:hAnsi="Cambria Math" w:cs="Arial"/>
                      <w:i/>
                      <w:iCs/>
                      <w:sz w:val="18"/>
                      <w:szCs w:val="18"/>
                    </w:rPr>
                  </m:ctrlPr>
                </m:e>
                <m:sub>
                  <m:r>
                    <m:rPr/>
                    <w:rPr>
                      <w:rFonts w:ascii="Cambria Math" w:hAnsi="Cambria Math" w:cs="Arial"/>
                      <w:sz w:val="18"/>
                      <w:szCs w:val="18"/>
                    </w:rPr>
                    <m:t>m</m:t>
                  </m:r>
                  <m:ctrlPr>
                    <w:rPr>
                      <w:rFonts w:ascii="Cambria Math" w:hAnsi="Cambria Math" w:cs="Arial"/>
                      <w:i/>
                      <w:iCs/>
                      <w:sz w:val="18"/>
                      <w:szCs w:val="18"/>
                    </w:rPr>
                  </m:ctrlPr>
                </m:sub>
              </m:sSub>
              <m:r>
                <m:rPr>
                  <m:sty m:val="p"/>
                </m:rPr>
                <w:rPr>
                  <w:rFonts w:ascii="Cambria Math" w:hAnsi="Cambria Math" w:cs="Arial"/>
                  <w:sz w:val="18"/>
                  <w:szCs w:val="18"/>
                </w:rPr>
                <m:t xml:space="preserve"> </m:t>
              </m:r>
              <m:r>
                <m:rPr>
                  <m:sty m:val="p"/>
                </m:rPr>
                <w:rPr>
                  <w:rFonts w:hint="eastAsia" w:ascii="Cambria Math" w:hAnsi="Cambria Math" w:cs="Arial"/>
                  <w:sz w:val="18"/>
                  <w:szCs w:val="18"/>
                </w:rPr>
                <m:t>是</m:t>
              </m:r>
              <m:r>
                <m:rPr>
                  <m:sty m:val="p"/>
                </m:rPr>
                <w:rPr>
                  <w:rFonts w:ascii="Cambria Math" w:hAnsi="Cambria Math" w:cs="Arial"/>
                  <w:sz w:val="18"/>
                  <w:szCs w:val="18"/>
                </w:rPr>
                <m:t xml:space="preserve"> </m:t>
              </m:r>
              <m:sSub>
                <m:sSubPr>
                  <m:ctrlPr>
                    <w:rPr>
                      <w:rFonts w:ascii="Cambria Math" w:hAnsi="Cambria Math" w:cs="Arial"/>
                      <w:bCs/>
                      <w:i/>
                      <w:sz w:val="18"/>
                      <w:szCs w:val="18"/>
                    </w:rPr>
                  </m:ctrlPr>
                </m:sSubPr>
                <m:e>
                  <m:r>
                    <m:rPr>
                      <m:scr m:val="script"/>
                    </m:rPr>
                    <w:rPr>
                      <w:rFonts w:ascii="Cambria Math" w:hAnsi="Cambria Math"/>
                    </w:rPr>
                    <m:t>G</m:t>
                  </m:r>
                  <m:ctrlPr>
                    <w:rPr>
                      <w:rFonts w:ascii="Cambria Math" w:hAnsi="Cambria Math" w:cs="Arial"/>
                      <w:bCs/>
                      <w:i/>
                      <w:sz w:val="18"/>
                      <w:szCs w:val="18"/>
                    </w:rPr>
                  </m:ctrlPr>
                </m:e>
                <m:sub>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bCs/>
                          <w:i/>
                          <w:sz w:val="18"/>
                          <w:szCs w:val="18"/>
                        </w:rPr>
                      </m:ctrlPr>
                    </m:e>
                    <m:sub>
                      <m:r>
                        <m:rPr/>
                        <w:rPr>
                          <w:rFonts w:ascii="Cambria Math" w:hAnsi="Cambria Math" w:cs="Arial"/>
                          <w:sz w:val="18"/>
                          <w:szCs w:val="18"/>
                        </w:rPr>
                        <m:t>i</m:t>
                      </m:r>
                      <m:ctrlPr>
                        <w:rPr>
                          <w:rFonts w:ascii="Cambria Math" w:hAnsi="Cambria Math" w:cs="Arial"/>
                          <w:bCs/>
                          <w:i/>
                          <w:sz w:val="18"/>
                          <w:szCs w:val="18"/>
                        </w:rPr>
                      </m:ctrlPr>
                    </m:sub>
                  </m:sSub>
                  <m:ctrlPr>
                    <w:rPr>
                      <w:rFonts w:ascii="Cambria Math" w:hAnsi="Cambria Math" w:cs="Arial"/>
                      <w:bCs/>
                      <w:i/>
                      <w:sz w:val="18"/>
                      <w:szCs w:val="18"/>
                    </w:rPr>
                  </m:ctrlPr>
                </m:sub>
              </m:sSub>
              <m:r>
                <m:rPr>
                  <m:sty m:val="p"/>
                </m:rPr>
                <w:rPr>
                  <w:rFonts w:hint="eastAsia" w:ascii="Cambria Math" w:hAnsi="Cambria Math" w:cs="Arial"/>
                  <w:sz w:val="18"/>
                  <w:szCs w:val="18"/>
                </w:rPr>
                <m:t>的子图</m:t>
              </m:r>
            </m:oMath>
            <w:r>
              <w:rPr>
                <w:rFonts w:hint="eastAsia" w:hAnsi="Cambria Math" w:cs="Arial"/>
                <w:bCs/>
                <w:sz w:val="18"/>
                <w:szCs w:val="18"/>
              </w:rPr>
              <w:t>且</w:t>
            </w:r>
            <m:oMath>
              <m:r>
                <m:rPr/>
                <w:rPr>
                  <w:rFonts w:ascii="Cambria Math" w:hAnsi="Cambria Math" w:cs="Arial"/>
                  <w:sz w:val="18"/>
                  <w:szCs w:val="18"/>
                </w:rPr>
                <m:t>ρ</m:t>
              </m:r>
              <m:d>
                <m:dPr>
                  <m:ctrlPr>
                    <w:rPr>
                      <w:rFonts w:ascii="Cambria Math" w:hAnsi="Cambria Math" w:cs="Arial"/>
                      <w:bCs/>
                      <w:sz w:val="18"/>
                      <w:szCs w:val="18"/>
                    </w:rPr>
                  </m:ctrlPr>
                </m:dPr>
                <m:e>
                  <m:sSub>
                    <m:sSubPr>
                      <m:ctrlPr>
                        <w:rPr>
                          <w:rFonts w:ascii="Cambria Math" w:hAnsi="Cambria Math" w:cs="Arial"/>
                          <w:bCs/>
                          <w:i/>
                          <w:iCs/>
                          <w:sz w:val="18"/>
                          <w:szCs w:val="18"/>
                        </w:rPr>
                      </m:ctrlPr>
                    </m:sSubPr>
                    <m:e>
                      <m:r>
                        <m:rPr/>
                        <w:rPr>
                          <w:rFonts w:ascii="Cambria Math" w:hAnsi="Cambria Math" w:cs="Arial"/>
                          <w:sz w:val="18"/>
                          <w:szCs w:val="18"/>
                        </w:rPr>
                        <m:t>v</m:t>
                      </m:r>
                      <m:ctrlPr>
                        <w:rPr>
                          <w:rFonts w:ascii="Cambria Math" w:hAnsi="Cambria Math" w:cs="Arial"/>
                          <w:bCs/>
                          <w:i/>
                          <w:iCs/>
                          <w:sz w:val="18"/>
                          <w:szCs w:val="18"/>
                        </w:rPr>
                      </m:ctrlPr>
                    </m:e>
                    <m:sub>
                      <m:r>
                        <m:rPr/>
                        <w:rPr>
                          <w:rFonts w:ascii="Cambria Math" w:hAnsi="Cambria Math" w:cs="Arial"/>
                          <w:sz w:val="18"/>
                          <w:szCs w:val="18"/>
                        </w:rPr>
                        <m:t>i</m:t>
                      </m:r>
                      <m:ctrlPr>
                        <w:rPr>
                          <w:rFonts w:ascii="Cambria Math" w:hAnsi="Cambria Math" w:cs="Arial"/>
                          <w:bCs/>
                          <w:i/>
                          <w:iCs/>
                          <w:sz w:val="18"/>
                          <w:szCs w:val="18"/>
                        </w:rPr>
                      </m:ctrlPr>
                    </m:sub>
                  </m:sSub>
                  <m:ctrlPr>
                    <w:rPr>
                      <w:rFonts w:ascii="Cambria Math" w:hAnsi="Cambria Math" w:cs="Arial"/>
                      <w:bCs/>
                      <w:sz w:val="18"/>
                      <w:szCs w:val="18"/>
                    </w:rPr>
                  </m:ctrlPr>
                </m:e>
              </m:d>
              <m:r>
                <m:rPr>
                  <m:sty m:val="p"/>
                </m:rPr>
                <w:rPr>
                  <w:rFonts w:hint="eastAsia" w:ascii="Cambria Math" w:hAnsi="Cambria Math" w:cs="Arial"/>
                  <w:sz w:val="18"/>
                  <w:szCs w:val="18"/>
                </w:rPr>
                <m:t>∈</m:t>
              </m:r>
              <m:sSub>
                <m:sSubPr>
                  <m:ctrlPr>
                    <w:rPr>
                      <w:rFonts w:ascii="Cambria Math" w:hAnsi="Cambria Math" w:cs="Arial"/>
                      <w:bCs/>
                      <w:i/>
                      <w:sz w:val="18"/>
                      <w:szCs w:val="18"/>
                    </w:rPr>
                  </m:ctrlPr>
                </m:sSubPr>
                <m:e>
                  <m:r>
                    <m:rPr/>
                    <w:rPr>
                      <w:rFonts w:hint="eastAsia" w:ascii="Cambria Math" w:hAnsi="Cambria Math" w:cs="Arial"/>
                      <w:sz w:val="18"/>
                      <w:szCs w:val="18"/>
                    </w:rPr>
                    <m:t>Q</m:t>
                  </m:r>
                  <m:ctrlPr>
                    <w:rPr>
                      <w:rFonts w:hint="eastAsia" w:ascii="Cambria Math" w:hAnsi="Cambria Math" w:cs="Arial"/>
                      <w:bCs/>
                      <w:i/>
                      <w:sz w:val="18"/>
                      <w:szCs w:val="18"/>
                    </w:rPr>
                  </m:ctrlPr>
                </m:e>
                <m:sub>
                  <m:r>
                    <m:rPr/>
                    <w:rPr>
                      <w:rFonts w:hint="eastAsia" w:ascii="Cambria Math" w:hAnsi="Cambria Math" w:cs="Arial"/>
                      <w:sz w:val="18"/>
                      <w:szCs w:val="18"/>
                    </w:rPr>
                    <m:t>m</m:t>
                  </m:r>
                  <m:ctrlPr>
                    <w:rPr>
                      <w:rFonts w:ascii="Cambria Math" w:hAnsi="Cambria Math" w:cs="Arial"/>
                      <w:bCs/>
                      <w:i/>
                      <w:sz w:val="18"/>
                      <w:szCs w:val="18"/>
                    </w:rPr>
                  </m:ctrlPr>
                </m:sub>
              </m:sSub>
            </m:oMath>
            <w:r>
              <w:rPr>
                <w:rFonts w:hint="eastAsia" w:hAnsi="Cambria Math" w:cs="Arial"/>
                <w:bCs/>
                <w:sz w:val="18"/>
                <w:szCs w:val="18"/>
              </w:rPr>
              <w:t xml:space="preserve"> </w:t>
            </w:r>
            <w:r>
              <w:rPr>
                <w:rFonts w:hint="eastAsia" w:hAnsi="Cambria Math" w:cs="Arial"/>
                <w:b/>
                <w:sz w:val="18"/>
                <w:szCs w:val="18"/>
              </w:rPr>
              <w:t>then</w:t>
            </w:r>
          </w:p>
        </w:tc>
      </w:tr>
      <w:tr w14:paraId="3FD2B9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47DB36D1">
            <w:pPr>
              <w:numPr>
                <w:ilvl w:val="0"/>
                <w:numId w:val="4"/>
              </w:numPr>
              <w:snapToGrid w:val="0"/>
              <w:ind w:left="360" w:hanging="360" w:hangingChars="200"/>
              <w:rPr>
                <w:rFonts w:ascii="Cambria Math" w:hAnsi="Cambria Math" w:cs="Arial"/>
                <w:bCs/>
                <w:sz w:val="18"/>
                <w:szCs w:val="18"/>
              </w:rPr>
            </w:pPr>
            <w:r>
              <w:rPr>
                <w:rFonts w:hint="eastAsia" w:hAnsi="Cambria Math" w:cs="Arial"/>
                <w:bCs/>
                <w:sz w:val="18"/>
                <w:szCs w:val="18"/>
              </w:rPr>
              <w:t xml:space="preserve">      </w:t>
            </w:r>
            <m:oMath>
              <m:r>
                <m:rPr>
                  <m:sty m:val="b"/>
                </m:rPr>
                <w:rPr>
                  <w:rFonts w:ascii="Cambria Math" w:hAnsi="Cambria Math" w:cs="Arial"/>
                  <w:sz w:val="18"/>
                  <w:szCs w:val="18"/>
                </w:rPr>
                <m:t>For  each</m:t>
              </m:r>
              <m:r>
                <m:rPr>
                  <m:sty m:val="p"/>
                </m:rPr>
                <w:rPr>
                  <w:rFonts w:ascii="Cambria Math" w:hAnsi="Cambria Math" w:cs="Arial"/>
                  <w:sz w:val="18"/>
                  <w:szCs w:val="18"/>
                </w:rPr>
                <m:t xml:space="preserve">  node  </m:t>
              </m:r>
              <m:r>
                <m:rPr/>
                <w:rPr>
                  <w:rFonts w:ascii="Cambria Math" w:hAnsi="Cambria Math" w:cs="Arial"/>
                  <w:sz w:val="18"/>
                  <w:szCs w:val="18"/>
                </w:rPr>
                <m:t>u</m:t>
              </m:r>
              <m:r>
                <m:rPr>
                  <m:sty m:val="p"/>
                </m:rPr>
                <w:rPr>
                  <w:rFonts w:ascii="Cambria Math" w:hAnsi="Cambria Math" w:cs="Arial"/>
                  <w:sz w:val="18"/>
                  <w:szCs w:val="18"/>
                </w:rPr>
                <m:t>∈</m:t>
              </m:r>
            </m:oMath>
            <w:r>
              <w:rPr>
                <w:rFonts w:hint="eastAsia" w:hAnsi="Cambria Math" w:cs="Arial"/>
                <w:sz w:val="18"/>
                <w:szCs w:val="18"/>
              </w:rPr>
              <w:t xml:space="preserve"> </w:t>
            </w:r>
            <m:oMath>
              <m:sSub>
                <m:sSubPr>
                  <m:ctrlPr>
                    <w:rPr>
                      <w:rFonts w:ascii="Cambria Math" w:hAnsi="Cambria Math" w:cs="Arial"/>
                      <w:i/>
                      <w:sz w:val="18"/>
                      <w:szCs w:val="18"/>
                    </w:rPr>
                  </m:ctrlPr>
                </m:sSubPr>
                <m:e>
                  <m:r>
                    <m:rPr/>
                    <w:rPr>
                      <w:rFonts w:hint="eastAsia" w:ascii="Cambria Math" w:hAnsi="Cambria Math" w:cs="Arial"/>
                      <w:sz w:val="18"/>
                      <w:szCs w:val="18"/>
                    </w:rPr>
                    <m:t>Q</m:t>
                  </m:r>
                  <m:ctrlPr>
                    <w:rPr>
                      <w:rFonts w:hint="eastAsia" w:ascii="Cambria Math" w:hAnsi="Cambria Math" w:cs="Arial"/>
                      <w:i/>
                      <w:sz w:val="18"/>
                      <w:szCs w:val="18"/>
                    </w:rPr>
                  </m:ctrlPr>
                </m:e>
                <m:sub>
                  <m:r>
                    <m:rPr/>
                    <w:rPr>
                      <w:rFonts w:hint="eastAsia" w:ascii="Cambria Math" w:hAnsi="Cambria Math" w:cs="Arial"/>
                      <w:sz w:val="18"/>
                      <w:szCs w:val="18"/>
                    </w:rPr>
                    <m:t>m</m:t>
                  </m:r>
                  <m:ctrlPr>
                    <w:rPr>
                      <w:rFonts w:ascii="Cambria Math" w:hAnsi="Cambria Math" w:cs="Arial"/>
                      <w:i/>
                      <w:sz w:val="18"/>
                      <w:szCs w:val="18"/>
                    </w:rPr>
                  </m:ctrlPr>
                </m:sub>
              </m:sSub>
            </m:oMath>
            <w:r>
              <w:rPr>
                <w:rFonts w:hint="eastAsia" w:hAnsi="Cambria Math" w:cs="Arial"/>
                <w:sz w:val="18"/>
                <w:szCs w:val="18"/>
              </w:rPr>
              <w:t>;</w:t>
            </w:r>
          </w:p>
        </w:tc>
      </w:tr>
      <w:tr w14:paraId="4D76D80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12151297">
            <w:pPr>
              <w:numPr>
                <w:ilvl w:val="0"/>
                <w:numId w:val="4"/>
              </w:numPr>
              <w:snapToGrid w:val="0"/>
              <w:ind w:left="360" w:hanging="360" w:hangingChars="200"/>
              <w:jc w:val="left"/>
              <w:rPr>
                <w:rFonts w:ascii="Cambria Math" w:hAnsi="Cambria Math" w:cs="Arial"/>
                <w:bCs/>
                <w:sz w:val="18"/>
                <w:szCs w:val="18"/>
              </w:rPr>
            </w:pPr>
            <w:r>
              <w:rPr>
                <w:rFonts w:hint="eastAsia" w:ascii="Cambria Math" w:hAnsi="Cambria Math" w:cs="Arial"/>
                <w:bCs/>
                <w:sz w:val="18"/>
                <w:szCs w:val="18"/>
              </w:rPr>
              <w:t xml:space="preserve">        </w:t>
            </w:r>
            <m:oMath>
              <m:sSub>
                <m:sSubPr>
                  <m:ctrlPr>
                    <w:rPr>
                      <w:rFonts w:ascii="Cambria Math" w:hAnsi="Cambria Math" w:cs="Arial"/>
                      <w:i/>
                      <w:sz w:val="18"/>
                      <w:szCs w:val="18"/>
                    </w:rPr>
                  </m:ctrlPr>
                </m:sSubPr>
                <m:e>
                  <m:r>
                    <m:rPr/>
                    <w:rPr>
                      <w:rFonts w:hint="eastAsia" w:ascii="Cambria Math" w:hAnsi="Cambria Math" w:cs="Arial"/>
                      <w:sz w:val="18"/>
                      <w:szCs w:val="18"/>
                    </w:rPr>
                    <m:t>l</m:t>
                  </m:r>
                  <m:ctrlPr>
                    <w:rPr>
                      <w:rFonts w:hint="eastAsia" w:ascii="Cambria Math" w:hAnsi="Cambria Math" w:cs="Arial"/>
                      <w:i/>
                      <w:sz w:val="18"/>
                      <w:szCs w:val="18"/>
                    </w:rPr>
                  </m:ctrlPr>
                </m:e>
                <m:sub>
                  <m:r>
                    <m:rPr/>
                    <w:rPr>
                      <w:rFonts w:hint="eastAsia" w:ascii="Cambria Math" w:hAnsi="Cambria Math" w:cs="Arial"/>
                      <w:sz w:val="18"/>
                      <w:szCs w:val="18"/>
                    </w:rPr>
                    <m:t>u</m:t>
                  </m:r>
                  <m:ctrlPr>
                    <w:rPr>
                      <w:rFonts w:ascii="Cambria Math" w:hAnsi="Cambria Math" w:cs="Arial"/>
                      <w:i/>
                      <w:sz w:val="18"/>
                      <w:szCs w:val="18"/>
                    </w:rPr>
                  </m:ctrlPr>
                </m:sub>
              </m:sSub>
              <m:r>
                <m:rPr/>
                <w:rPr>
                  <w:rFonts w:ascii="Cambria Math" w:hAnsi="Cambria Math" w:cs="Arial"/>
                  <w:sz w:val="18"/>
                  <w:szCs w:val="18"/>
                </w:rPr>
                <m:t>≔</m:t>
              </m:r>
              <m:sSub>
                <m:sSubPr>
                  <m:ctrlPr>
                    <w:rPr>
                      <w:rFonts w:ascii="Cambria Math" w:hAnsi="Cambria Math" w:cs="Arial"/>
                      <w:i/>
                      <w:sz w:val="18"/>
                      <w:szCs w:val="18"/>
                    </w:rPr>
                  </m:ctrlPr>
                </m:sSubPr>
                <m:e>
                  <m:r>
                    <m:rPr/>
                    <w:rPr>
                      <w:rFonts w:hint="eastAsia" w:ascii="Cambria Math" w:hAnsi="Cambria Math" w:cs="Arial"/>
                      <w:sz w:val="18"/>
                      <w:szCs w:val="18"/>
                    </w:rPr>
                    <m:t>L</m:t>
                  </m:r>
                  <m:ctrlPr>
                    <w:rPr>
                      <w:rFonts w:ascii="Cambria Math" w:hAnsi="Cambria Math" w:cs="Arial"/>
                      <w:i/>
                      <w:sz w:val="18"/>
                      <w:szCs w:val="18"/>
                    </w:rPr>
                  </m:ctrlPr>
                </m:e>
                <m:sub>
                  <m:r>
                    <m:rPr/>
                    <w:rPr>
                      <w:rFonts w:hint="eastAsia" w:ascii="Cambria Math" w:hAnsi="Cambria Math" w:cs="Arial"/>
                      <w:sz w:val="18"/>
                      <w:szCs w:val="18"/>
                    </w:rPr>
                    <m:t>p</m:t>
                  </m:r>
                  <m:ctrlPr>
                    <w:rPr>
                      <w:rFonts w:ascii="Cambria Math" w:hAnsi="Cambria Math" w:cs="Arial"/>
                      <w:i/>
                      <w:sz w:val="18"/>
                      <w:szCs w:val="18"/>
                    </w:rPr>
                  </m:ctrlPr>
                </m:sub>
              </m:sSub>
              <m:d>
                <m:dPr>
                  <m:begChr m:val="["/>
                  <m:endChr m:val="]"/>
                  <m:ctrlPr>
                    <w:rPr>
                      <w:rFonts w:ascii="Cambria Math" w:hAnsi="Cambria Math" w:cs="Arial"/>
                      <w:i/>
                      <w:sz w:val="18"/>
                      <w:szCs w:val="18"/>
                    </w:rPr>
                  </m:ctrlPr>
                </m:dPr>
                <m:e>
                  <m:r>
                    <m:rPr/>
                    <w:rPr>
                      <w:rFonts w:hint="eastAsia" w:ascii="Cambria Math" w:hAnsi="Cambria Math" w:cs="Arial"/>
                      <w:sz w:val="18"/>
                      <w:szCs w:val="18"/>
                    </w:rPr>
                    <m:t>u</m:t>
                  </m:r>
                  <m:ctrlPr>
                    <w:rPr>
                      <w:rFonts w:ascii="Cambria Math" w:hAnsi="Cambria Math" w:cs="Arial"/>
                      <w:i/>
                      <w:sz w:val="18"/>
                      <w:szCs w:val="18"/>
                    </w:rPr>
                  </m:ctrlPr>
                </m:e>
              </m:d>
            </m:oMath>
            <w:r>
              <w:rPr>
                <w:rFonts w:hint="eastAsia" w:hAnsi="Cambria Math" w:cs="Arial"/>
                <w:sz w:val="18"/>
                <w:szCs w:val="18"/>
              </w:rPr>
              <w:t>;</w:t>
            </w:r>
          </w:p>
        </w:tc>
      </w:tr>
      <w:tr w14:paraId="459E1F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634ABF6A">
            <w:pPr>
              <w:numPr>
                <w:ilvl w:val="0"/>
                <w:numId w:val="4"/>
              </w:numPr>
              <w:snapToGrid w:val="0"/>
              <w:ind w:left="360" w:hanging="360" w:hangingChars="200"/>
              <w:rPr>
                <w:rFonts w:ascii="Cambria Math" w:hAnsi="Cambria Math" w:cs="Arial"/>
                <w:bCs/>
                <w:sz w:val="18"/>
                <w:szCs w:val="18"/>
              </w:rPr>
            </w:pPr>
            <w:r>
              <w:rPr>
                <w:rFonts w:hint="eastAsia" w:ascii="Cambria Math" w:hAnsi="Cambria Math" w:cs="Arial"/>
                <w:bCs/>
                <w:sz w:val="18"/>
                <w:szCs w:val="18"/>
              </w:rPr>
              <w:t xml:space="preserve">        </w:t>
            </w:r>
            <m:oMath>
              <m:r>
                <m:rPr>
                  <m:sty m:val="p"/>
                </m:rPr>
                <w:rPr>
                  <w:rFonts w:ascii="Cambria Math" w:hAnsi="Cambria Math" w:cs="Arial"/>
                  <w:sz w:val="18"/>
                  <w:szCs w:val="18"/>
                </w:rPr>
                <m:t xml:space="preserve"> </m:t>
              </m:r>
              <m:sSub>
                <m:sSubPr>
                  <m:ctrlPr>
                    <w:rPr>
                      <w:rFonts w:ascii="Cambria Math" w:hAnsi="Cambria Math" w:cs="Arial"/>
                      <w:bCs/>
                      <w:i/>
                      <w:sz w:val="18"/>
                      <w:szCs w:val="18"/>
                    </w:rPr>
                  </m:ctrlPr>
                </m:sSubPr>
                <m:e>
                  <m:r>
                    <m:rPr/>
                    <w:rPr>
                      <w:rFonts w:hint="eastAsia" w:ascii="Cambria Math" w:hAnsi="Cambria Math" w:cs="Arial"/>
                      <w:sz w:val="18"/>
                      <w:szCs w:val="18"/>
                    </w:rPr>
                    <m:t>M</m:t>
                  </m:r>
                  <m:ctrlPr>
                    <w:rPr>
                      <w:rFonts w:hint="eastAsia" w:ascii="Cambria Math" w:hAnsi="Cambria Math" w:cs="Arial"/>
                      <w:bCs/>
                      <w:i/>
                      <w:sz w:val="18"/>
                      <w:szCs w:val="18"/>
                    </w:rPr>
                  </m:ctrlPr>
                </m:e>
                <m:sub>
                  <m:r>
                    <m:rPr/>
                    <w:rPr>
                      <w:rFonts w:hint="eastAsia" w:ascii="Cambria Math" w:hAnsi="Cambria Math" w:cs="Arial"/>
                      <w:sz w:val="18"/>
                      <w:szCs w:val="18"/>
                    </w:rPr>
                    <m:t>a</m:t>
                  </m:r>
                  <m:ctrlPr>
                    <w:rPr>
                      <w:rFonts w:ascii="Cambria Math" w:hAnsi="Cambria Math" w:cs="Arial"/>
                      <w:bCs/>
                      <w:i/>
                      <w:sz w:val="18"/>
                      <w:szCs w:val="18"/>
                    </w:rPr>
                  </m:ctrlPr>
                </m:sub>
              </m:sSub>
              <m:d>
                <m:dPr>
                  <m:begChr m:val="["/>
                  <m:endChr m:val="]"/>
                  <m:ctrlPr>
                    <w:rPr>
                      <w:rFonts w:ascii="Cambria Math" w:hAnsi="Cambria Math" w:cs="Arial"/>
                      <w:sz w:val="18"/>
                      <w:szCs w:val="18"/>
                    </w:rPr>
                  </m:ctrlPr>
                </m:dPr>
                <m:e>
                  <m:sSub>
                    <m:sSubPr>
                      <m:ctrlPr>
                        <w:rPr>
                          <w:rFonts w:ascii="Cambria Math" w:hAnsi="Cambria Math" w:cs="Arial"/>
                          <w:bCs/>
                          <w:i/>
                          <w:sz w:val="18"/>
                          <w:szCs w:val="18"/>
                        </w:rPr>
                      </m:ctrlPr>
                    </m:sSubPr>
                    <m:e>
                      <m:r>
                        <m:rPr/>
                        <w:rPr>
                          <w:rFonts w:hint="eastAsia" w:ascii="Cambria Math" w:hAnsi="Cambria Math" w:cs="Arial"/>
                          <w:sz w:val="18"/>
                          <w:szCs w:val="18"/>
                        </w:rPr>
                        <m:t>v</m:t>
                      </m:r>
                      <m:ctrlPr>
                        <w:rPr>
                          <w:rFonts w:hint="eastAsia" w:ascii="Cambria Math" w:hAnsi="Cambria Math" w:cs="Arial"/>
                          <w:bCs/>
                          <w:i/>
                          <w:sz w:val="18"/>
                          <w:szCs w:val="18"/>
                        </w:rPr>
                      </m:ctrlPr>
                    </m:e>
                    <m:sub>
                      <m:r>
                        <m:rPr/>
                        <w:rPr>
                          <w:rFonts w:hint="eastAsia" w:ascii="Cambria Math" w:hAnsi="Cambria Math" w:cs="Arial"/>
                          <w:sz w:val="18"/>
                          <w:szCs w:val="18"/>
                        </w:rPr>
                        <m:t>i</m:t>
                      </m:r>
                      <m:ctrlPr>
                        <w:rPr>
                          <w:rFonts w:ascii="Cambria Math" w:hAnsi="Cambria Math" w:cs="Arial"/>
                          <w:bCs/>
                          <w:i/>
                          <w:sz w:val="18"/>
                          <w:szCs w:val="18"/>
                        </w:rPr>
                      </m:ctrlPr>
                    </m:sub>
                  </m:sSub>
                  <m:r>
                    <m:rPr>
                      <m:sty m:val="p"/>
                    </m:rPr>
                    <w:rPr>
                      <w:rFonts w:ascii="Cambria Math" w:hAnsi="Cambria Math" w:cs="Arial"/>
                      <w:sz w:val="18"/>
                      <w:szCs w:val="18"/>
                    </w:rPr>
                    <m:t>,</m:t>
                  </m:r>
                  <m:sSub>
                    <m:sSubPr>
                      <m:ctrlPr>
                        <w:rPr>
                          <w:rFonts w:ascii="Cambria Math" w:hAnsi="Cambria Math" w:cs="Arial"/>
                          <w:i/>
                          <w:sz w:val="18"/>
                          <w:szCs w:val="18"/>
                        </w:rPr>
                      </m:ctrlPr>
                    </m:sSubPr>
                    <m:e>
                      <m:r>
                        <m:rPr/>
                        <w:rPr>
                          <w:rFonts w:hint="eastAsia" w:ascii="Cambria Math" w:hAnsi="Cambria Math" w:cs="Arial"/>
                          <w:sz w:val="18"/>
                          <w:szCs w:val="18"/>
                        </w:rPr>
                        <m:t>l</m:t>
                      </m:r>
                      <m:ctrlPr>
                        <w:rPr>
                          <w:rFonts w:hint="eastAsia" w:ascii="Cambria Math" w:hAnsi="Cambria Math" w:cs="Arial"/>
                          <w:i/>
                          <w:sz w:val="18"/>
                          <w:szCs w:val="18"/>
                        </w:rPr>
                      </m:ctrlPr>
                    </m:e>
                    <m:sub>
                      <m:r>
                        <m:rPr/>
                        <w:rPr>
                          <w:rFonts w:hint="eastAsia" w:ascii="Cambria Math" w:hAnsi="Cambria Math" w:cs="Arial"/>
                          <w:sz w:val="18"/>
                          <w:szCs w:val="18"/>
                        </w:rPr>
                        <m:t>u</m:t>
                      </m:r>
                      <m:ctrlPr>
                        <w:rPr>
                          <w:rFonts w:ascii="Cambria Math" w:hAnsi="Cambria Math" w:cs="Arial"/>
                          <w:i/>
                          <w:sz w:val="18"/>
                          <w:szCs w:val="18"/>
                        </w:rPr>
                      </m:ctrlPr>
                    </m:sub>
                  </m:sSub>
                  <m:ctrlPr>
                    <w:rPr>
                      <w:rFonts w:ascii="Cambria Math" w:hAnsi="Cambria Math" w:cs="Arial"/>
                      <w:sz w:val="18"/>
                      <w:szCs w:val="18"/>
                    </w:rPr>
                  </m:ctrlPr>
                </m:e>
              </m:d>
              <m:r>
                <m:rPr>
                  <m:sty m:val="p"/>
                </m:rPr>
                <w:rPr>
                  <w:rFonts w:ascii="Cambria Math" w:hAnsi="Cambria Math" w:cs="Arial"/>
                  <w:sz w:val="18"/>
                  <w:szCs w:val="18"/>
                </w:rPr>
                <m:t>+=</m:t>
              </m:r>
              <m:sSub>
                <m:sSubPr>
                  <m:ctrlPr>
                    <w:rPr>
                      <w:rFonts w:ascii="Cambria Math" w:hAnsi="Cambria Math" w:cs="Arial"/>
                      <w:bCs/>
                      <w:i/>
                      <w:iCs/>
                      <w:sz w:val="18"/>
                      <w:szCs w:val="18"/>
                    </w:rPr>
                  </m:ctrlPr>
                </m:sSubPr>
                <m:e>
                  <m:r>
                    <m:rPr/>
                    <w:rPr>
                      <w:rFonts w:hint="eastAsia" w:ascii="Cambria Math" w:hAnsi="Cambria Math" w:cs="Arial"/>
                      <w:sz w:val="18"/>
                      <w:szCs w:val="18"/>
                    </w:rPr>
                    <m:t>S</m:t>
                  </m:r>
                  <m:ctrlPr>
                    <w:rPr>
                      <w:rFonts w:hint="eastAsia" w:ascii="Cambria Math" w:hAnsi="Cambria Math" w:cs="Arial"/>
                      <w:bCs/>
                      <w:i/>
                      <w:iCs/>
                      <w:sz w:val="18"/>
                      <w:szCs w:val="18"/>
                    </w:rPr>
                  </m:ctrlPr>
                </m:e>
                <m:sub>
                  <m:r>
                    <m:rPr/>
                    <w:rPr>
                      <w:rFonts w:hint="eastAsia" w:ascii="Cambria Math" w:hAnsi="Cambria Math" w:cs="Arial"/>
                      <w:sz w:val="18"/>
                      <w:szCs w:val="18"/>
                    </w:rPr>
                    <m:t>w</m:t>
                  </m:r>
                  <m:ctrlPr>
                    <w:rPr>
                      <w:rFonts w:ascii="Cambria Math" w:hAnsi="Cambria Math" w:cs="Arial"/>
                      <w:bCs/>
                      <w:i/>
                      <w:iCs/>
                      <w:sz w:val="18"/>
                      <w:szCs w:val="18"/>
                    </w:rPr>
                  </m:ctrlPr>
                </m:sub>
              </m:sSub>
              <m:d>
                <m:dPr>
                  <m:begChr m:val="["/>
                  <m:endChr m:val="]"/>
                  <m:ctrlPr>
                    <w:rPr>
                      <w:rFonts w:ascii="Cambria Math" w:hAnsi="Cambria Math" w:cs="Arial"/>
                      <w:sz w:val="18"/>
                      <w:szCs w:val="18"/>
                    </w:rPr>
                  </m:ctrlPr>
                </m:dPr>
                <m:e>
                  <m:sSub>
                    <m:sSubPr>
                      <m:ctrlPr>
                        <w:rPr>
                          <w:rFonts w:ascii="Cambria Math" w:hAnsi="Cambria Math" w:cs="Arial"/>
                          <w:i/>
                          <w:iCs/>
                          <w:sz w:val="18"/>
                          <w:szCs w:val="18"/>
                        </w:rPr>
                      </m:ctrlPr>
                    </m:sSubPr>
                    <m:e>
                      <m:r>
                        <m:rPr/>
                        <w:rPr>
                          <w:rFonts w:ascii="Cambria Math" w:hAnsi="Cambria Math" w:cs="Arial"/>
                          <w:sz w:val="18"/>
                          <w:szCs w:val="18"/>
                        </w:rPr>
                        <m:t>Q</m:t>
                      </m:r>
                      <m:ctrlPr>
                        <w:rPr>
                          <w:rFonts w:ascii="Cambria Math" w:hAnsi="Cambria Math" w:cs="Arial"/>
                          <w:i/>
                          <w:iCs/>
                          <w:sz w:val="18"/>
                          <w:szCs w:val="18"/>
                        </w:rPr>
                      </m:ctrlPr>
                    </m:e>
                    <m:sub>
                      <m:r>
                        <m:rPr/>
                        <w:rPr>
                          <w:rFonts w:ascii="Cambria Math" w:hAnsi="Cambria Math" w:cs="Arial"/>
                          <w:sz w:val="18"/>
                          <w:szCs w:val="18"/>
                        </w:rPr>
                        <m:t>m</m:t>
                      </m:r>
                      <m:ctrlPr>
                        <w:rPr>
                          <w:rFonts w:ascii="Cambria Math" w:hAnsi="Cambria Math" w:cs="Arial"/>
                          <w:i/>
                          <w:iCs/>
                          <w:sz w:val="18"/>
                          <w:szCs w:val="18"/>
                        </w:rPr>
                      </m:ctrlPr>
                    </m:sub>
                  </m:sSub>
                  <m:ctrlPr>
                    <w:rPr>
                      <w:rFonts w:ascii="Cambria Math" w:hAnsi="Cambria Math" w:cs="Arial"/>
                      <w:sz w:val="18"/>
                      <w:szCs w:val="18"/>
                    </w:rPr>
                  </m:ctrlPr>
                </m:e>
              </m:d>
              <m:r>
                <m:rPr>
                  <m:sty m:val="p"/>
                </m:rPr>
                <w:rPr>
                  <w:rFonts w:ascii="Cambria Math" w:hAnsi="Cambria Math" w:cs="Arial"/>
                  <w:sz w:val="18"/>
                  <w:szCs w:val="18"/>
                </w:rPr>
                <m:t>;</m:t>
              </m:r>
            </m:oMath>
          </w:p>
        </w:tc>
      </w:tr>
      <w:tr w14:paraId="2C6DC1B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5E36AA3A">
            <w:pPr>
              <w:numPr>
                <w:ilvl w:val="0"/>
                <w:numId w:val="4"/>
              </w:numPr>
              <w:snapToGrid w:val="0"/>
              <w:ind w:left="360" w:hanging="360" w:hangingChars="200"/>
              <w:rPr>
                <w:rFonts w:ascii="Cambria Math" w:hAnsi="Cambria Math" w:cs="Arial"/>
                <w:b/>
                <w:bCs/>
                <w:sz w:val="18"/>
                <w:szCs w:val="18"/>
              </w:rPr>
            </w:pPr>
            <w:r>
              <w:rPr>
                <w:rFonts w:hint="eastAsia" w:hAnsi="Cambria Math" w:cs="Arial"/>
                <w:bCs/>
                <w:sz w:val="18"/>
                <w:szCs w:val="18"/>
              </w:rPr>
              <w:t xml:space="preserve">      </w:t>
            </w:r>
            <m:oMath>
              <m:r>
                <m:rPr>
                  <m:sty m:val="b"/>
                </m:rPr>
                <w:rPr>
                  <w:rFonts w:ascii="Cambria Math" w:hAnsi="Cambria Math" w:cs="Arial"/>
                  <w:sz w:val="18"/>
                  <w:szCs w:val="18"/>
                </w:rPr>
                <m:t>EndFor</m:t>
              </m:r>
            </m:oMath>
          </w:p>
          <w:p w14:paraId="722D5A18">
            <w:pPr>
              <w:numPr>
                <w:ilvl w:val="0"/>
                <w:numId w:val="4"/>
              </w:numPr>
              <w:snapToGrid w:val="0"/>
              <w:ind w:left="360" w:hanging="360" w:hangingChars="200"/>
              <w:rPr>
                <w:rFonts w:ascii="Cambria Math" w:hAnsi="Cambria Math" w:cs="Arial"/>
                <w:b/>
                <w:bCs/>
                <w:sz w:val="18"/>
                <w:szCs w:val="18"/>
              </w:rPr>
            </w:pPr>
            <w:r>
              <w:rPr>
                <w:rFonts w:hint="eastAsia" w:ascii="Cambria Math" w:hAnsi="Cambria Math" w:cs="Arial"/>
                <w:bCs/>
                <w:sz w:val="18"/>
                <w:szCs w:val="18"/>
              </w:rPr>
              <w:t xml:space="preserve">      </w:t>
            </w:r>
            <m:oMath>
              <m:sSub>
                <m:sSubPr>
                  <m:ctrlPr>
                    <w:rPr>
                      <w:rFonts w:ascii="Cambria Math" w:hAnsi="Cambria Math" w:cs="Arial"/>
                      <w:bCs/>
                      <w:i/>
                      <w:sz w:val="18"/>
                      <w:szCs w:val="18"/>
                    </w:rPr>
                  </m:ctrlPr>
                </m:sSubPr>
                <m:e>
                  <m:r>
                    <m:rPr/>
                    <w:rPr>
                      <w:rFonts w:hint="eastAsia" w:ascii="Cambria Math" w:hAnsi="Cambria Math" w:cs="Arial"/>
                      <w:sz w:val="18"/>
                      <w:szCs w:val="18"/>
                    </w:rPr>
                    <m:t>M</m:t>
                  </m:r>
                  <m:ctrlPr>
                    <w:rPr>
                      <w:rFonts w:hint="eastAsia" w:ascii="Cambria Math" w:hAnsi="Cambria Math" w:cs="Arial"/>
                      <w:bCs/>
                      <w:i/>
                      <w:sz w:val="18"/>
                      <w:szCs w:val="18"/>
                    </w:rPr>
                  </m:ctrlPr>
                </m:e>
                <m:sub>
                  <m:r>
                    <m:rPr/>
                    <w:rPr>
                      <w:rFonts w:hint="eastAsia" w:ascii="Cambria Math" w:hAnsi="Cambria Math" w:cs="Arial"/>
                      <w:sz w:val="18"/>
                      <w:szCs w:val="18"/>
                    </w:rPr>
                    <m:t>c</m:t>
                  </m:r>
                  <m:ctrlPr>
                    <w:rPr>
                      <w:rFonts w:ascii="Cambria Math" w:hAnsi="Cambria Math" w:cs="Arial"/>
                      <w:bCs/>
                      <w:i/>
                      <w:sz w:val="18"/>
                      <w:szCs w:val="18"/>
                    </w:rPr>
                  </m:ctrlPr>
                </m:sub>
              </m:sSub>
              <m:d>
                <m:dPr>
                  <m:begChr m:val="["/>
                  <m:endChr m:val="]"/>
                  <m:ctrlPr>
                    <w:rPr>
                      <w:rFonts w:ascii="Cambria Math" w:hAnsi="Cambria Math" w:cs="Arial"/>
                      <w:sz w:val="18"/>
                      <w:szCs w:val="18"/>
                    </w:rPr>
                  </m:ctrlPr>
                </m:dPr>
                <m:e>
                  <m:sSub>
                    <m:sSubPr>
                      <m:ctrlPr>
                        <w:rPr>
                          <w:rFonts w:ascii="Cambria Math" w:hAnsi="Cambria Math" w:cs="Arial"/>
                          <w:bCs/>
                          <w:i/>
                          <w:sz w:val="18"/>
                          <w:szCs w:val="18"/>
                        </w:rPr>
                      </m:ctrlPr>
                    </m:sSubPr>
                    <m:e>
                      <m:r>
                        <m:rPr/>
                        <w:rPr>
                          <w:rFonts w:hint="eastAsia" w:ascii="Cambria Math" w:hAnsi="Cambria Math" w:cs="Arial"/>
                          <w:sz w:val="18"/>
                          <w:szCs w:val="18"/>
                        </w:rPr>
                        <m:t>v</m:t>
                      </m:r>
                      <m:ctrlPr>
                        <w:rPr>
                          <w:rFonts w:hint="eastAsia" w:ascii="Cambria Math" w:hAnsi="Cambria Math" w:cs="Arial"/>
                          <w:bCs/>
                          <w:i/>
                          <w:sz w:val="18"/>
                          <w:szCs w:val="18"/>
                        </w:rPr>
                      </m:ctrlPr>
                    </m:e>
                    <m:sub>
                      <m:r>
                        <m:rPr/>
                        <w:rPr>
                          <w:rFonts w:hint="eastAsia" w:ascii="Cambria Math" w:hAnsi="Cambria Math" w:cs="Arial"/>
                          <w:sz w:val="18"/>
                          <w:szCs w:val="18"/>
                        </w:rPr>
                        <m:t>i</m:t>
                      </m:r>
                      <m:ctrlPr>
                        <w:rPr>
                          <w:rFonts w:ascii="Cambria Math" w:hAnsi="Cambria Math" w:cs="Arial"/>
                          <w:bCs/>
                          <w:i/>
                          <w:sz w:val="18"/>
                          <w:szCs w:val="18"/>
                        </w:rPr>
                      </m:ctrlPr>
                    </m:sub>
                  </m:sSub>
                  <m:ctrlPr>
                    <w:rPr>
                      <w:rFonts w:ascii="Cambria Math" w:hAnsi="Cambria Math" w:cs="Arial"/>
                      <w:sz w:val="18"/>
                      <w:szCs w:val="18"/>
                    </w:rPr>
                  </m:ctrlPr>
                </m:e>
              </m:d>
              <m:r>
                <m:rPr>
                  <m:sty m:val="p"/>
                </m:rPr>
                <w:rPr>
                  <w:rFonts w:ascii="Cambria Math" w:hAnsi="Cambria Math" w:cs="Arial"/>
                  <w:sz w:val="18"/>
                  <w:szCs w:val="18"/>
                </w:rPr>
                <m:t>:=</m:t>
              </m:r>
              <m:sSub>
                <m:sSubPr>
                  <m:ctrlPr>
                    <w:rPr>
                      <w:rFonts w:ascii="Cambria Math" w:hAnsi="Cambria Math" w:cs="Arial"/>
                      <w:bCs/>
                      <w:i/>
                      <w:sz w:val="18"/>
                      <w:szCs w:val="18"/>
                    </w:rPr>
                  </m:ctrlPr>
                </m:sSubPr>
                <m:e>
                  <m:r>
                    <m:rPr/>
                    <w:rPr>
                      <w:rFonts w:hint="eastAsia" w:ascii="Cambria Math" w:hAnsi="Cambria Math" w:cs="Arial"/>
                      <w:sz w:val="18"/>
                      <w:szCs w:val="18"/>
                    </w:rPr>
                    <m:t>M</m:t>
                  </m:r>
                  <m:ctrlPr>
                    <w:rPr>
                      <w:rFonts w:hint="eastAsia" w:ascii="Cambria Math" w:hAnsi="Cambria Math" w:cs="Arial"/>
                      <w:bCs/>
                      <w:i/>
                      <w:sz w:val="18"/>
                      <w:szCs w:val="18"/>
                    </w:rPr>
                  </m:ctrlPr>
                </m:e>
                <m:sub>
                  <m:r>
                    <m:rPr/>
                    <w:rPr>
                      <w:rFonts w:hint="eastAsia" w:ascii="Cambria Math" w:hAnsi="Cambria Math" w:cs="Arial"/>
                      <w:sz w:val="18"/>
                      <w:szCs w:val="18"/>
                    </w:rPr>
                    <m:t>c</m:t>
                  </m:r>
                  <m:ctrlPr>
                    <w:rPr>
                      <w:rFonts w:ascii="Cambria Math" w:hAnsi="Cambria Math" w:cs="Arial"/>
                      <w:bCs/>
                      <w:i/>
                      <w:sz w:val="18"/>
                      <w:szCs w:val="18"/>
                    </w:rPr>
                  </m:ctrlPr>
                </m:sub>
              </m:sSub>
              <m:d>
                <m:dPr>
                  <m:begChr m:val="["/>
                  <m:endChr m:val="]"/>
                  <m:ctrlPr>
                    <w:rPr>
                      <w:rFonts w:ascii="Cambria Math" w:hAnsi="Cambria Math" w:cs="Arial"/>
                      <w:sz w:val="18"/>
                      <w:szCs w:val="18"/>
                    </w:rPr>
                  </m:ctrlPr>
                </m:dPr>
                <m:e>
                  <m:sSub>
                    <m:sSubPr>
                      <m:ctrlPr>
                        <w:rPr>
                          <w:rFonts w:ascii="Cambria Math" w:hAnsi="Cambria Math" w:cs="Arial"/>
                          <w:bCs/>
                          <w:i/>
                          <w:sz w:val="18"/>
                          <w:szCs w:val="18"/>
                        </w:rPr>
                      </m:ctrlPr>
                    </m:sSubPr>
                    <m:e>
                      <m:r>
                        <m:rPr/>
                        <w:rPr>
                          <w:rFonts w:hint="eastAsia" w:ascii="Cambria Math" w:hAnsi="Cambria Math" w:cs="Arial"/>
                          <w:sz w:val="18"/>
                          <w:szCs w:val="18"/>
                        </w:rPr>
                        <m:t>v</m:t>
                      </m:r>
                      <m:ctrlPr>
                        <w:rPr>
                          <w:rFonts w:hint="eastAsia" w:ascii="Cambria Math" w:hAnsi="Cambria Math" w:cs="Arial"/>
                          <w:bCs/>
                          <w:i/>
                          <w:sz w:val="18"/>
                          <w:szCs w:val="18"/>
                        </w:rPr>
                      </m:ctrlPr>
                    </m:e>
                    <m:sub>
                      <m:r>
                        <m:rPr/>
                        <w:rPr>
                          <w:rFonts w:hint="eastAsia" w:ascii="Cambria Math" w:hAnsi="Cambria Math" w:cs="Arial"/>
                          <w:sz w:val="18"/>
                          <w:szCs w:val="18"/>
                        </w:rPr>
                        <m:t>i</m:t>
                      </m:r>
                      <m:ctrlPr>
                        <w:rPr>
                          <w:rFonts w:ascii="Cambria Math" w:hAnsi="Cambria Math" w:cs="Arial"/>
                          <w:bCs/>
                          <w:i/>
                          <w:sz w:val="18"/>
                          <w:szCs w:val="18"/>
                        </w:rPr>
                      </m:ctrlPr>
                    </m:sub>
                  </m:sSub>
                  <m:ctrlPr>
                    <w:rPr>
                      <w:rFonts w:ascii="Cambria Math" w:hAnsi="Cambria Math" w:cs="Arial"/>
                      <w:sz w:val="18"/>
                      <w:szCs w:val="18"/>
                    </w:rPr>
                  </m:ctrlPr>
                </m:e>
              </m:d>
              <m:r>
                <m:rPr>
                  <m:sty m:val="p"/>
                </m:rPr>
                <w:rPr>
                  <w:rFonts w:ascii="Cambria Math" w:hAnsi="Cambria Math" w:cs="Arial"/>
                  <w:sz w:val="18"/>
                  <w:szCs w:val="18"/>
                </w:rPr>
                <m:t>+1;</m:t>
              </m:r>
            </m:oMath>
          </w:p>
          <w:p w14:paraId="50E6418E">
            <w:pPr>
              <w:numPr>
                <w:ilvl w:val="0"/>
                <w:numId w:val="4"/>
              </w:numPr>
              <w:snapToGrid w:val="0"/>
              <w:ind w:left="360" w:hanging="360" w:hangingChars="200"/>
              <w:rPr>
                <w:rFonts w:ascii="Cambria Math" w:hAnsi="Cambria Math" w:cs="Arial"/>
                <w:b/>
                <w:bCs/>
                <w:sz w:val="18"/>
                <w:szCs w:val="18"/>
              </w:rPr>
            </w:pPr>
            <m:oMath>
              <m:r>
                <m:rPr>
                  <m:sty m:val="p"/>
                </m:rPr>
                <w:rPr>
                  <w:rFonts w:hint="eastAsia" w:hAnsi="Cambria Math" w:cs="Arial"/>
                  <w:sz w:val="18"/>
                  <w:szCs w:val="18"/>
                </w:rPr>
                <m:t xml:space="preserve">        </m:t>
              </m:r>
              <m:r>
                <m:rPr>
                  <m:sty m:val="b"/>
                </m:rPr>
                <w:rPr>
                  <w:rFonts w:ascii="Cambria Math" w:hAnsi="Cambria Math" w:cs="Arial"/>
                  <w:sz w:val="18"/>
                  <w:szCs w:val="18"/>
                </w:rPr>
                <m:t>EndIf</m:t>
              </m:r>
            </m:oMath>
          </w:p>
        </w:tc>
      </w:tr>
      <w:tr w14:paraId="6602BCA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09ADA795">
            <w:pPr>
              <w:numPr>
                <w:ilvl w:val="0"/>
                <w:numId w:val="4"/>
              </w:numPr>
              <w:snapToGrid w:val="0"/>
              <w:ind w:left="360" w:hanging="360" w:hangingChars="200"/>
              <w:rPr>
                <w:rFonts w:ascii="Cambria Math" w:hAnsi="Cambria Math" w:cs="Arial"/>
                <w:b/>
                <w:bCs/>
                <w:sz w:val="18"/>
                <w:szCs w:val="18"/>
              </w:rPr>
            </w:pPr>
            <w:r>
              <w:rPr>
                <w:rFonts w:hint="eastAsia" w:hAnsi="Cambria Math" w:cs="Arial"/>
                <w:bCs/>
                <w:sz w:val="18"/>
                <w:szCs w:val="18"/>
              </w:rPr>
              <w:t xml:space="preserve">  </w:t>
            </w:r>
            <m:oMath>
              <m:r>
                <m:rPr/>
                <w:rPr>
                  <w:rFonts w:ascii="Cambria Math" w:hAnsi="Cambria Math" w:cs="Arial"/>
                  <w:sz w:val="18"/>
                  <w:szCs w:val="18"/>
                </w:rPr>
                <m:t xml:space="preserve"> </m:t>
              </m:r>
              <m:r>
                <m:rPr>
                  <m:sty m:val="b"/>
                </m:rPr>
                <w:rPr>
                  <w:rFonts w:ascii="Cambria Math" w:hAnsi="Cambria Math" w:cs="Arial"/>
                  <w:sz w:val="18"/>
                  <w:szCs w:val="18"/>
                </w:rPr>
                <m:t>EndFor</m:t>
              </m:r>
            </m:oMath>
          </w:p>
        </w:tc>
      </w:tr>
      <w:tr w14:paraId="6D4FA4E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120BE4A7">
            <w:pPr>
              <w:numPr>
                <w:ilvl w:val="0"/>
                <w:numId w:val="4"/>
              </w:numPr>
              <w:snapToGrid w:val="0"/>
              <w:ind w:left="360" w:hanging="360" w:hangingChars="200"/>
              <w:rPr>
                <w:rFonts w:ascii="Cambria Math" w:hAnsi="Cambria Math" w:cs="Arial"/>
                <w:bCs/>
                <w:sz w:val="18"/>
                <w:szCs w:val="18"/>
              </w:rPr>
            </w:pPr>
            <w:r>
              <w:rPr>
                <w:rFonts w:hint="eastAsia"/>
                <w:sz w:val="18"/>
                <w:szCs w:val="18"/>
              </w:rPr>
              <w:t xml:space="preserve">   </w:t>
            </w:r>
            <m:oMath>
              <m:sSub>
                <m:sSubPr>
                  <m:ctrlPr>
                    <w:rPr>
                      <w:rFonts w:ascii="Cambria Math" w:hAnsi="Cambria Math"/>
                      <w:bCs/>
                      <w:i/>
                      <w:sz w:val="18"/>
                      <w:szCs w:val="18"/>
                    </w:rPr>
                  </m:ctrlPr>
                </m:sSubPr>
                <m:e>
                  <m:r>
                    <m:rPr/>
                    <w:rPr>
                      <w:rFonts w:ascii="Cambria Math" w:hAnsi="Cambria Math"/>
                      <w:sz w:val="18"/>
                      <w:szCs w:val="18"/>
                    </w:rPr>
                    <m:t>M</m:t>
                  </m:r>
                  <m:ctrlPr>
                    <w:rPr>
                      <w:rFonts w:ascii="Cambria Math" w:hAnsi="Cambria Math"/>
                      <w:i/>
                      <w:sz w:val="18"/>
                      <w:szCs w:val="18"/>
                    </w:rPr>
                  </m:ctrlPr>
                </m:e>
                <m:sub>
                  <m:r>
                    <m:rPr/>
                    <w:rPr>
                      <w:rFonts w:ascii="Cambria Math" w:hAnsi="Cambria Math"/>
                      <w:sz w:val="18"/>
                      <w:szCs w:val="18"/>
                    </w:rPr>
                    <m:t>y</m:t>
                  </m:r>
                  <m:ctrlPr>
                    <w:rPr>
                      <w:rFonts w:ascii="Cambria Math" w:hAnsi="Cambria Math"/>
                      <w:bCs/>
                      <w:i/>
                      <w:sz w:val="18"/>
                      <w:szCs w:val="18"/>
                    </w:rPr>
                  </m:ctrlPr>
                </m:sub>
              </m:sSub>
              <m:d>
                <m:dPr>
                  <m:begChr m:val="["/>
                  <m:endChr m:val="]"/>
                  <m:ctrlPr>
                    <w:rPr>
                      <w:rFonts w:ascii="Cambria Math" w:hAnsi="Cambria Math"/>
                      <w:sz w:val="18"/>
                      <w:szCs w:val="18"/>
                    </w:rPr>
                  </m:ctrlPr>
                </m:dPr>
                <m:e>
                  <m:sSub>
                    <m:sSubPr>
                      <m:ctrlPr>
                        <w:rPr>
                          <w:rFonts w:ascii="Cambria Math" w:hAnsi="Cambria Math"/>
                          <w:i/>
                          <w:sz w:val="18"/>
                          <w:szCs w:val="18"/>
                        </w:rPr>
                      </m:ctrlPr>
                    </m:sSubPr>
                    <m:e>
                      <m:r>
                        <m:rPr/>
                        <w:rPr>
                          <w:rFonts w:ascii="Cambria Math" w:hAnsi="Cambria Math"/>
                          <w:sz w:val="18"/>
                          <w:szCs w:val="18"/>
                        </w:rPr>
                        <m:t>v</m:t>
                      </m:r>
                      <m:ctrlPr>
                        <w:rPr>
                          <w:rFonts w:ascii="Cambria Math" w:hAnsi="Cambria Math"/>
                          <w:sz w:val="18"/>
                          <w:szCs w:val="18"/>
                        </w:rPr>
                      </m:ctrlPr>
                    </m:e>
                    <m:sub>
                      <m:r>
                        <m:rPr/>
                        <w:rPr>
                          <w:rFonts w:ascii="Cambria Math" w:hAnsi="Cambria Math"/>
                          <w:sz w:val="18"/>
                          <w:szCs w:val="18"/>
                        </w:rPr>
                        <m:t>i</m:t>
                      </m:r>
                      <m:ctrlPr>
                        <w:rPr>
                          <w:rFonts w:ascii="Cambria Math" w:hAnsi="Cambria Math"/>
                          <w:i/>
                          <w:sz w:val="18"/>
                          <w:szCs w:val="18"/>
                        </w:rPr>
                      </m:ctrlPr>
                    </m:sub>
                  </m:sSub>
                  <m:ctrlPr>
                    <w:rPr>
                      <w:rFonts w:ascii="Cambria Math" w:hAnsi="Cambria Math"/>
                      <w:i/>
                      <w:sz w:val="18"/>
                      <w:szCs w:val="18"/>
                    </w:rPr>
                  </m:ctrlPr>
                </m:e>
              </m:d>
              <m:r>
                <m:rPr/>
                <w:rPr>
                  <w:rFonts w:ascii="Cambria Math" w:hAnsi="Cambria Math"/>
                  <w:sz w:val="18"/>
                  <w:szCs w:val="18"/>
                </w:rPr>
                <m:t>≔</m:t>
              </m:r>
              <m:sSub>
                <m:sSubPr>
                  <m:ctrlPr>
                    <w:rPr>
                      <w:rFonts w:ascii="Cambria Math" w:hAnsi="Cambria Math"/>
                      <w:i/>
                      <w:sz w:val="18"/>
                      <w:szCs w:val="18"/>
                    </w:rPr>
                  </m:ctrlPr>
                </m:sSubPr>
                <m:e>
                  <m:r>
                    <m:rPr/>
                    <w:rPr>
                      <w:rFonts w:hint="eastAsia" w:ascii="Cambria Math" w:hAnsi="Cambria Math"/>
                      <w:sz w:val="18"/>
                      <w:szCs w:val="18"/>
                    </w:rPr>
                    <m:t>M</m:t>
                  </m:r>
                  <m:ctrlPr>
                    <w:rPr>
                      <w:rFonts w:ascii="Cambria Math" w:hAnsi="Cambria Math"/>
                      <w:i/>
                      <w:sz w:val="18"/>
                      <w:szCs w:val="18"/>
                    </w:rPr>
                  </m:ctrlPr>
                </m:e>
                <m:sub>
                  <m:r>
                    <m:rPr/>
                    <w:rPr>
                      <w:rFonts w:hint="eastAsia" w:ascii="Cambria Math" w:hAnsi="Cambria Math"/>
                      <w:sz w:val="18"/>
                      <w:szCs w:val="18"/>
                    </w:rPr>
                    <m:t>a</m:t>
                  </m:r>
                  <m:ctrlPr>
                    <w:rPr>
                      <w:rFonts w:ascii="Cambria Math" w:hAnsi="Cambria Math"/>
                      <w:i/>
                      <w:sz w:val="18"/>
                      <w:szCs w:val="18"/>
                    </w:rPr>
                  </m:ctrlPr>
                </m:sub>
              </m:sSub>
              <m:d>
                <m:dPr>
                  <m:begChr m:val="["/>
                  <m:endChr m:val="]"/>
                  <m:ctrlPr>
                    <w:rPr>
                      <w:rFonts w:ascii="Cambria Math" w:hAnsi="Cambria Math"/>
                      <w:i/>
                      <w:sz w:val="18"/>
                      <w:szCs w:val="18"/>
                    </w:rPr>
                  </m:ctrlPr>
                </m:dPr>
                <m:e>
                  <m:sSub>
                    <m:sSubPr>
                      <m:ctrlPr>
                        <w:rPr>
                          <w:rFonts w:ascii="Cambria Math" w:hAnsi="Cambria Math"/>
                          <w:i/>
                          <w:sz w:val="18"/>
                          <w:szCs w:val="18"/>
                        </w:rPr>
                      </m:ctrlPr>
                    </m:sSubPr>
                    <m:e>
                      <m:r>
                        <m:rPr/>
                        <w:rPr>
                          <w:rFonts w:hint="eastAsia" w:ascii="Cambria Math" w:hAnsi="Cambria Math"/>
                          <w:sz w:val="18"/>
                          <w:szCs w:val="18"/>
                        </w:rPr>
                        <m:t>v</m:t>
                      </m:r>
                      <m:ctrlPr>
                        <w:rPr>
                          <w:rFonts w:ascii="Cambria Math" w:hAnsi="Cambria Math"/>
                          <w:i/>
                          <w:sz w:val="18"/>
                          <w:szCs w:val="18"/>
                        </w:rPr>
                      </m:ctrlPr>
                    </m:e>
                    <m:sub>
                      <m:r>
                        <m:rPr/>
                        <w:rPr>
                          <w:rFonts w:hint="eastAsia" w:ascii="Cambria Math" w:hAnsi="Cambria Math"/>
                          <w:sz w:val="18"/>
                          <w:szCs w:val="18"/>
                        </w:rPr>
                        <m:t>i</m:t>
                      </m:r>
                      <m:ctrlPr>
                        <w:rPr>
                          <w:rFonts w:ascii="Cambria Math" w:hAnsi="Cambria Math"/>
                          <w:i/>
                          <w:sz w:val="18"/>
                          <w:szCs w:val="18"/>
                        </w:rPr>
                      </m:ctrlPr>
                    </m:sub>
                  </m:sSub>
                  <m:ctrlPr>
                    <w:rPr>
                      <w:rFonts w:ascii="Cambria Math" w:hAnsi="Cambria Math"/>
                      <w:i/>
                      <w:sz w:val="18"/>
                      <w:szCs w:val="18"/>
                    </w:rPr>
                  </m:ctrlPr>
                </m:e>
              </m:d>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i/>
                          <w:sz w:val="18"/>
                          <w:szCs w:val="18"/>
                        </w:rPr>
                      </m:ctrlPr>
                    </m:sSubPr>
                    <m:e>
                      <m:r>
                        <m:rPr/>
                        <w:rPr>
                          <w:rFonts w:hint="eastAsia" w:ascii="Cambria Math" w:hAnsi="Cambria Math"/>
                          <w:sz w:val="18"/>
                          <w:szCs w:val="18"/>
                        </w:rPr>
                        <m:t>M</m:t>
                      </m:r>
                      <m:ctrlPr>
                        <w:rPr>
                          <w:rFonts w:ascii="Cambria Math" w:hAnsi="Cambria Math"/>
                          <w:i/>
                          <w:sz w:val="18"/>
                          <w:szCs w:val="18"/>
                        </w:rPr>
                      </m:ctrlPr>
                    </m:e>
                    <m:sub>
                      <m:r>
                        <m:rPr/>
                        <w:rPr>
                          <w:rFonts w:hint="eastAsia" w:ascii="Cambria Math" w:hAnsi="Cambria Math"/>
                          <w:sz w:val="18"/>
                          <w:szCs w:val="18"/>
                        </w:rPr>
                        <m:t>c</m:t>
                      </m:r>
                      <m:ctrlPr>
                        <w:rPr>
                          <w:rFonts w:ascii="Cambria Math" w:hAnsi="Cambria Math"/>
                          <w:i/>
                          <w:sz w:val="18"/>
                          <w:szCs w:val="18"/>
                        </w:rPr>
                      </m:ctrlPr>
                    </m:sub>
                  </m:sSub>
                  <m:d>
                    <m:dPr>
                      <m:begChr m:val="["/>
                      <m:endChr m:val="]"/>
                      <m:ctrlPr>
                        <w:rPr>
                          <w:rFonts w:ascii="Cambria Math" w:hAnsi="Cambria Math"/>
                          <w:i/>
                          <w:sz w:val="18"/>
                          <w:szCs w:val="18"/>
                        </w:rPr>
                      </m:ctrlPr>
                    </m:dPr>
                    <m:e>
                      <m:sSub>
                        <m:sSubPr>
                          <m:ctrlPr>
                            <w:rPr>
                              <w:rFonts w:ascii="Cambria Math" w:hAnsi="Cambria Math"/>
                              <w:i/>
                              <w:sz w:val="18"/>
                              <w:szCs w:val="18"/>
                            </w:rPr>
                          </m:ctrlPr>
                        </m:sSubPr>
                        <m:e>
                          <m:r>
                            <m:rPr/>
                            <w:rPr>
                              <w:rFonts w:hint="eastAsia" w:ascii="Cambria Math" w:hAnsi="Cambria Math"/>
                              <w:sz w:val="18"/>
                              <w:szCs w:val="18"/>
                            </w:rPr>
                            <m:t>v</m:t>
                          </m:r>
                          <m:ctrlPr>
                            <w:rPr>
                              <w:rFonts w:ascii="Cambria Math" w:hAnsi="Cambria Math"/>
                              <w:i/>
                              <w:sz w:val="18"/>
                              <w:szCs w:val="18"/>
                            </w:rPr>
                          </m:ctrlPr>
                        </m:e>
                        <m:sub>
                          <m:r>
                            <m:rPr/>
                            <w:rPr>
                              <w:rFonts w:hint="eastAsia" w:ascii="Cambria Math" w:hAnsi="Cambria Math"/>
                              <w:sz w:val="18"/>
                              <w:szCs w:val="18"/>
                            </w:rPr>
                            <m:t>i</m:t>
                          </m:r>
                          <m:ctrlPr>
                            <w:rPr>
                              <w:rFonts w:ascii="Cambria Math" w:hAnsi="Cambria Math"/>
                              <w:i/>
                              <w:sz w:val="18"/>
                              <w:szCs w:val="18"/>
                            </w:rPr>
                          </m:ctrlPr>
                        </m:sub>
                      </m:sSub>
                      <m:ctrlPr>
                        <w:rPr>
                          <w:rFonts w:ascii="Cambria Math" w:hAnsi="Cambria Math"/>
                          <w:i/>
                          <w:sz w:val="18"/>
                          <w:szCs w:val="18"/>
                        </w:rPr>
                      </m:ctrlPr>
                    </m:e>
                  </m:d>
                  <m:ctrlPr>
                    <w:rPr>
                      <w:rFonts w:ascii="Cambria Math" w:hAnsi="Cambria Math"/>
                      <w:i/>
                      <w:sz w:val="18"/>
                      <w:szCs w:val="18"/>
                    </w:rPr>
                  </m:ctrlPr>
                </m:num>
                <m:den>
                  <m:d>
                    <m:dPr>
                      <m:begChr m:val="|"/>
                      <m:endChr m:val="|"/>
                      <m:ctrlPr>
                        <w:rPr>
                          <w:rFonts w:ascii="Cambria Math" w:hAnsi="Cambria Math"/>
                          <w:i/>
                          <w:sz w:val="18"/>
                          <w:szCs w:val="18"/>
                        </w:rPr>
                      </m:ctrlPr>
                    </m:dPr>
                    <m:e>
                      <m:sSub>
                        <m:sSubPr>
                          <m:ctrlPr>
                            <w:rPr>
                              <w:rFonts w:ascii="Cambria Math" w:hAnsi="Cambria Math" w:cs="Arial"/>
                              <w:bCs/>
                              <w:i/>
                              <w:sz w:val="18"/>
                              <w:szCs w:val="18"/>
                            </w:rPr>
                          </m:ctrlPr>
                        </m:sSubPr>
                        <m:e>
                          <m:r>
                            <m:rPr/>
                            <w:rPr>
                              <w:rFonts w:ascii="Cambria Math" w:hAnsi="Cambria Math" w:cs="Arial"/>
                              <w:sz w:val="18"/>
                              <w:szCs w:val="18"/>
                            </w:rPr>
                            <m:t>N</m:t>
                          </m:r>
                          <m:ctrlPr>
                            <w:rPr>
                              <w:rFonts w:ascii="Cambria Math" w:hAnsi="Cambria Math" w:cs="Arial"/>
                              <w:bCs/>
                              <w:i/>
                              <w:sz w:val="18"/>
                              <w:szCs w:val="18"/>
                            </w:rPr>
                          </m:ctrlPr>
                        </m:e>
                        <m:sub>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bCs/>
                                  <w:i/>
                                  <w:sz w:val="18"/>
                                  <w:szCs w:val="18"/>
                                </w:rPr>
                              </m:ctrlPr>
                            </m:e>
                            <m:sub>
                              <m:r>
                                <m:rPr/>
                                <w:rPr>
                                  <w:rFonts w:ascii="Cambria Math" w:hAnsi="Cambria Math" w:cs="Arial"/>
                                  <w:sz w:val="18"/>
                                  <w:szCs w:val="18"/>
                                </w:rPr>
                                <m:t>i</m:t>
                              </m:r>
                              <m:ctrlPr>
                                <w:rPr>
                                  <w:rFonts w:ascii="Cambria Math" w:hAnsi="Cambria Math" w:cs="Arial"/>
                                  <w:bCs/>
                                  <w:i/>
                                  <w:sz w:val="18"/>
                                  <w:szCs w:val="18"/>
                                </w:rPr>
                              </m:ctrlPr>
                            </m:sub>
                          </m:sSub>
                          <m:ctrlPr>
                            <w:rPr>
                              <w:rFonts w:ascii="Cambria Math" w:hAnsi="Cambria Math" w:cs="Arial"/>
                              <w:bCs/>
                              <w:i/>
                              <w:sz w:val="18"/>
                              <w:szCs w:val="18"/>
                            </w:rPr>
                          </m:ctrlPr>
                        </m:sub>
                      </m:sSub>
                      <m:ctrlPr>
                        <w:rPr>
                          <w:rFonts w:ascii="Cambria Math" w:hAnsi="Cambria Math"/>
                          <w:i/>
                          <w:sz w:val="18"/>
                          <w:szCs w:val="18"/>
                        </w:rPr>
                      </m:ctrlPr>
                    </m:e>
                  </m:d>
                  <m:ctrlPr>
                    <w:rPr>
                      <w:rFonts w:ascii="Cambria Math" w:hAnsi="Cambria Math"/>
                      <w:i/>
                      <w:sz w:val="18"/>
                      <w:szCs w:val="18"/>
                    </w:rPr>
                  </m:ctrlPr>
                </m:den>
              </m:f>
              <m:r>
                <m:rPr/>
                <w:rPr>
                  <w:rFonts w:ascii="Cambria Math" w:hAnsi="Cambria Math"/>
                  <w:sz w:val="18"/>
                  <w:szCs w:val="18"/>
                </w:rPr>
                <m:t>;</m:t>
              </m:r>
            </m:oMath>
          </w:p>
        </w:tc>
      </w:tr>
      <w:tr w14:paraId="1F7537D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bottom w:val="nil"/>
            </w:tcBorders>
            <w:shd w:val="clear" w:color="auto" w:fill="FFFFFF" w:themeFill="background1"/>
          </w:tcPr>
          <w:p w14:paraId="2376CBCD">
            <w:pPr>
              <w:numPr>
                <w:ilvl w:val="0"/>
                <w:numId w:val="4"/>
              </w:numPr>
              <w:snapToGrid w:val="0"/>
              <w:ind w:left="361" w:hanging="361" w:hangingChars="200"/>
              <w:rPr>
                <w:rFonts w:ascii="Cambria Math" w:hAnsi="Cambria Math" w:cs="Arial"/>
                <w:b/>
                <w:bCs/>
                <w:sz w:val="18"/>
                <w:szCs w:val="18"/>
              </w:rPr>
            </w:pPr>
            <m:oMath>
              <m:r>
                <m:rPr>
                  <m:sty m:val="b"/>
                </m:rPr>
                <w:rPr>
                  <w:rFonts w:ascii="Cambria Math" w:hAnsi="Cambria Math" w:cs="Arial"/>
                  <w:sz w:val="18"/>
                  <w:szCs w:val="18"/>
                </w:rPr>
                <m:t>EndFor</m:t>
              </m:r>
            </m:oMath>
          </w:p>
        </w:tc>
      </w:tr>
      <w:tr w14:paraId="6B24D1D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tcBorders>
            <w:shd w:val="clear" w:color="auto" w:fill="FFFFFF" w:themeFill="background1"/>
          </w:tcPr>
          <w:p w14:paraId="6EEBE7B4">
            <w:pPr>
              <w:numPr>
                <w:ilvl w:val="0"/>
                <w:numId w:val="4"/>
              </w:numPr>
              <w:snapToGrid w:val="0"/>
              <w:ind w:left="361" w:hanging="361" w:hangingChars="200"/>
              <w:rPr>
                <w:rFonts w:ascii="Cambria Math" w:hAnsi="Cambria Math" w:cs="Arial"/>
                <w:bCs/>
                <w:sz w:val="18"/>
                <w:szCs w:val="18"/>
              </w:rPr>
            </w:pPr>
            <m:oMath>
              <m:r>
                <m:rPr>
                  <m:sty m:val="b"/>
                </m:rPr>
                <w:rPr>
                  <w:rFonts w:ascii="Cambria Math" w:hAnsi="Cambria Math" w:cs="Arial"/>
                  <w:sz w:val="18"/>
                  <w:szCs w:val="18"/>
                </w:rPr>
                <m:t xml:space="preserve">Return   </m:t>
              </m:r>
              <m:sSub>
                <m:sSubPr>
                  <m:ctrlPr>
                    <w:rPr>
                      <w:rFonts w:ascii="Cambria Math" w:hAnsi="Cambria Math"/>
                      <w:bCs/>
                      <w:i/>
                      <w:sz w:val="18"/>
                      <w:szCs w:val="18"/>
                    </w:rPr>
                  </m:ctrlPr>
                </m:sSubPr>
                <m:e>
                  <m:r>
                    <m:rPr/>
                    <w:rPr>
                      <w:rFonts w:ascii="Cambria Math" w:hAnsi="Cambria Math"/>
                      <w:sz w:val="18"/>
                      <w:szCs w:val="18"/>
                    </w:rPr>
                    <m:t>M</m:t>
                  </m:r>
                  <m:ctrlPr>
                    <w:rPr>
                      <w:rFonts w:ascii="Cambria Math" w:hAnsi="Cambria Math"/>
                      <w:bCs/>
                      <w:i/>
                      <w:sz w:val="18"/>
                      <w:szCs w:val="18"/>
                    </w:rPr>
                  </m:ctrlPr>
                </m:e>
                <m:sub>
                  <m:r>
                    <m:rPr/>
                    <w:rPr>
                      <w:rFonts w:ascii="Cambria Math" w:hAnsi="Cambria Math"/>
                      <w:sz w:val="18"/>
                      <w:szCs w:val="18"/>
                    </w:rPr>
                    <m:t>y</m:t>
                  </m:r>
                  <m:ctrlPr>
                    <w:rPr>
                      <w:rFonts w:ascii="Cambria Math" w:hAnsi="Cambria Math"/>
                      <w:bCs/>
                      <w:i/>
                      <w:sz w:val="18"/>
                      <w:szCs w:val="18"/>
                    </w:rPr>
                  </m:ctrlPr>
                </m:sub>
              </m:sSub>
            </m:oMath>
            <w:r>
              <w:rPr>
                <w:rFonts w:hint="eastAsia" w:ascii="Cambria Math" w:hAnsi="Cambria Math" w:cs="Arial"/>
                <w:bCs/>
                <w:sz w:val="18"/>
                <w:szCs w:val="18"/>
              </w:rPr>
              <w:t>;</w:t>
            </w:r>
          </w:p>
        </w:tc>
      </w:tr>
    </w:tbl>
    <w:p w14:paraId="7E93CD4B">
      <w:pPr>
        <w:ind w:firstLine="420" w:firstLineChars="200"/>
        <w:rPr>
          <w:bCs/>
        </w:rPr>
      </w:pPr>
      <w:r>
        <w:rPr>
          <w:bCs/>
        </w:rPr>
        <w:t>DomainMatching</w:t>
      </w:r>
      <w:r>
        <w:rPr>
          <w:rFonts w:hint="eastAsia"/>
          <w:bCs/>
        </w:rPr>
        <w:t>算法的输入是原始图</w:t>
      </w:r>
      <m:oMath>
        <m:r>
          <m:rPr/>
          <w:rPr>
            <w:rFonts w:hint="eastAsia" w:ascii="Cambria Math" w:hAnsi="Cambria Math"/>
          </w:rPr>
          <m:t>G</m:t>
        </m:r>
      </m:oMath>
      <w:r>
        <w:rPr>
          <w:rFonts w:hint="eastAsia"/>
          <w:bCs/>
        </w:rPr>
        <w:t>、Motif列表</w:t>
      </w:r>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m:r>
              <m:rPr>
                <m:scr m:val="script"/>
              </m:rPr>
              <w:rPr>
                <w:rFonts w:ascii="Cambria Math" w:hAnsi="Cambria Math"/>
              </w:rPr>
              <m:t>ℳ</m:t>
            </m:r>
            <m:ctrlPr>
              <w:rPr>
                <w:rFonts w:ascii="Cambria Math" w:hAnsi="Cambria Math"/>
                <w:bCs/>
                <w:i/>
              </w:rPr>
            </m:ctrlPr>
          </m:sub>
        </m:sSub>
      </m:oMath>
      <w:r>
        <w:rPr>
          <w:rFonts w:hint="eastAsia"/>
          <w:bCs/>
        </w:rPr>
        <w:t>、Motif模式个数</w:t>
      </w:r>
      <m:oMath>
        <m:r>
          <m:rPr/>
          <w:rPr>
            <w:rFonts w:hint="eastAsia" w:ascii="Cambria Math" w:hAnsi="Cambria Math"/>
          </w:rPr>
          <m:t>t</m:t>
        </m:r>
      </m:oMath>
      <w:r>
        <w:rPr>
          <w:rFonts w:hint="eastAsia"/>
          <w:bCs/>
        </w:rPr>
        <w:t>。特别地，对图</w:t>
      </w:r>
      <m:oMath>
        <m:r>
          <m:rPr/>
          <w:rPr>
            <w:rFonts w:hint="eastAsia" w:ascii="Cambria Math" w:hAnsi="Cambria Math"/>
          </w:rPr>
          <m:t>G</m:t>
        </m:r>
      </m:oMath>
      <w:r>
        <w:rPr>
          <w:rFonts w:hint="eastAsia"/>
        </w:rPr>
        <w:t>中的节点和标签，已经通过非负整数进行编码，形成了索引，从而便利了矩阵和数组的按位取值</w:t>
      </w:r>
      <w:r>
        <w:rPr>
          <w:rFonts w:hint="eastAsia"/>
          <w:bCs/>
        </w:rPr>
        <w:t>。算法首先创建空数组</w:t>
      </w:r>
      <m:oMath>
        <m:sSub>
          <m:sSubPr>
            <m:ctrlPr>
              <w:rPr>
                <w:rFonts w:ascii="Cambria Math" w:hAnsi="Cambria Math"/>
                <w:bCs/>
                <w:i/>
              </w:rPr>
            </m:ctrlPr>
          </m:sSubPr>
          <m:e>
            <m:r>
              <m:rPr/>
              <w:rPr>
                <w:rFonts w:ascii="Cambria Math" w:hAnsi="Cambria Math"/>
              </w:rPr>
              <m:t>M</m:t>
            </m:r>
            <m:ctrlPr>
              <w:rPr>
                <w:rFonts w:ascii="Cambria Math" w:hAnsi="Cambria Math"/>
                <w:bCs/>
                <w:i/>
              </w:rPr>
            </m:ctrlPr>
          </m:e>
          <m:sub>
            <m:r>
              <m:rPr/>
              <w:rPr>
                <w:rFonts w:ascii="Cambria Math" w:hAnsi="Cambria Math"/>
              </w:rPr>
              <m:t>c</m:t>
            </m:r>
            <m:ctrlPr>
              <w:rPr>
                <w:rFonts w:ascii="Cambria Math" w:hAnsi="Cambria Math"/>
                <w:bCs/>
                <w:i/>
              </w:rPr>
            </m:ctrlPr>
          </m:sub>
        </m:sSub>
      </m:oMath>
      <w:r>
        <w:rPr>
          <w:rFonts w:hint="eastAsia"/>
          <w:bCs/>
        </w:rPr>
        <w:t>、权重矩阵</w:t>
      </w:r>
      <m:oMath>
        <m:sSub>
          <m:sSubPr>
            <m:ctrlPr>
              <w:rPr>
                <w:rFonts w:ascii="Cambria Math" w:hAnsi="Cambria Math"/>
                <w:bCs/>
                <w:i/>
              </w:rPr>
            </m:ctrlPr>
          </m:sSubPr>
          <m:e>
            <m:r>
              <m:rPr/>
              <w:rPr>
                <w:rFonts w:hint="eastAsia" w:ascii="Cambria Math" w:hAnsi="Cambria Math"/>
              </w:rPr>
              <m:t>M</m:t>
            </m:r>
            <m:ctrlPr>
              <w:rPr>
                <w:rFonts w:hint="eastAsia" w:ascii="Cambria Math" w:hAnsi="Cambria Math"/>
                <w:bCs/>
                <w:i/>
              </w:rPr>
            </m:ctrlPr>
          </m:e>
          <m:sub>
            <m:r>
              <m:rPr/>
              <w:rPr>
                <w:rFonts w:hint="eastAsia" w:ascii="Cambria Math" w:hAnsi="Cambria Math"/>
              </w:rPr>
              <m:t>a</m:t>
            </m:r>
            <m:ctrlPr>
              <w:rPr>
                <w:rFonts w:ascii="Cambria Math" w:hAnsi="Cambria Math"/>
                <w:bCs/>
                <w:i/>
              </w:rPr>
            </m:ctrlPr>
          </m:sub>
        </m:sSub>
      </m:oMath>
      <w:r>
        <w:rPr>
          <w:rFonts w:hint="eastAsia"/>
          <w:bCs/>
        </w:rPr>
        <w:t>、节点集合</w:t>
      </w:r>
      <m:oMath>
        <m:sSub>
          <m:sSubPr>
            <m:ctrlPr>
              <w:rPr>
                <w:rFonts w:ascii="Cambria Math" w:hAnsi="Cambria Math"/>
                <w:bCs/>
                <w:i/>
              </w:rPr>
            </m:ctrlPr>
          </m:sSubPr>
          <m:e>
            <m:r>
              <m:rPr/>
              <w:rPr>
                <w:rFonts w:ascii="Cambria Math" w:hAnsi="Cambria Math"/>
              </w:rPr>
              <m:t>S</m:t>
            </m:r>
            <m:ctrlPr>
              <w:rPr>
                <w:rFonts w:ascii="Cambria Math" w:hAnsi="Cambria Math"/>
                <w:bCs/>
                <w:i/>
              </w:rPr>
            </m:ctrlPr>
          </m:e>
          <m:sub>
            <m:r>
              <m:rPr/>
              <w:rPr>
                <w:rFonts w:ascii="Cambria Math" w:hAnsi="Cambria Math"/>
              </w:rPr>
              <m:t>nodes</m:t>
            </m:r>
            <m:ctrlPr>
              <w:rPr>
                <w:rFonts w:ascii="Cambria Math" w:hAnsi="Cambria Math"/>
                <w:bCs/>
                <w:i/>
              </w:rPr>
            </m:ctrlPr>
          </m:sub>
        </m:sSub>
      </m:oMath>
      <w:r>
        <w:rPr>
          <w:rFonts w:hint="eastAsia"/>
          <w:bCs/>
        </w:rPr>
        <w:t>和标签矩阵</w:t>
      </w:r>
      <m:oMath>
        <m:sSub>
          <m:sSubPr>
            <m:ctrlPr>
              <w:rPr>
                <w:rFonts w:ascii="Cambria Math" w:hAnsi="Cambria Math"/>
                <w:bCs/>
                <w:i/>
              </w:rPr>
            </m:ctrlPr>
          </m:sSubPr>
          <m:e>
            <m:r>
              <m:rPr/>
              <w:rPr>
                <w:rFonts w:hint="eastAsia" w:ascii="Cambria Math" w:hAnsi="Cambria Math"/>
              </w:rPr>
              <m:t>M</m:t>
            </m:r>
            <m:ctrlPr>
              <w:rPr>
                <w:rFonts w:hint="eastAsia" w:ascii="Cambria Math" w:hAnsi="Cambria Math"/>
                <w:bCs/>
                <w:i/>
              </w:rPr>
            </m:ctrlPr>
          </m:e>
          <m:sub>
            <m:r>
              <m:rPr/>
              <w:rPr>
                <w:rFonts w:ascii="Cambria Math" w:hAnsi="Cambria Math"/>
              </w:rPr>
              <m:t>y</m:t>
            </m:r>
            <m:ctrlPr>
              <w:rPr>
                <w:rFonts w:ascii="Cambria Math" w:hAnsi="Cambria Math"/>
                <w:bCs/>
                <w:i/>
              </w:rPr>
            </m:ctrlPr>
          </m:sub>
        </m:sSub>
      </m:oMath>
      <w:r>
        <w:rPr>
          <w:rFonts w:hint="eastAsia"/>
          <w:bCs/>
        </w:rPr>
        <w:t>。在矩阵</w:t>
      </w:r>
      <m:oMath>
        <m:sSub>
          <m:sSubPr>
            <m:ctrlPr>
              <w:rPr>
                <w:rFonts w:ascii="Cambria Math" w:hAnsi="Cambria Math"/>
                <w:bCs/>
                <w:i/>
              </w:rPr>
            </m:ctrlPr>
          </m:sSubPr>
          <m:e>
            <m:r>
              <m:rPr/>
              <w:rPr>
                <w:rFonts w:hint="eastAsia" w:ascii="Cambria Math" w:hAnsi="Cambria Math"/>
              </w:rPr>
              <m:t>M</m:t>
            </m:r>
            <m:ctrlPr>
              <w:rPr>
                <w:rFonts w:hint="eastAsia" w:ascii="Cambria Math" w:hAnsi="Cambria Math"/>
                <w:bCs/>
                <w:i/>
              </w:rPr>
            </m:ctrlPr>
          </m:e>
          <m:sub>
            <m:r>
              <m:rPr/>
              <w:rPr>
                <w:rFonts w:hint="eastAsia" w:ascii="Cambria Math" w:hAnsi="Cambria Math"/>
              </w:rPr>
              <m:t>a</m:t>
            </m:r>
            <m:ctrlPr>
              <w:rPr>
                <w:rFonts w:ascii="Cambria Math" w:hAnsi="Cambria Math"/>
                <w:bCs/>
                <w:i/>
              </w:rPr>
            </m:ctrlPr>
          </m:sub>
        </m:sSub>
      </m:oMath>
      <w:r>
        <w:rPr>
          <w:rFonts w:hint="eastAsia"/>
          <w:bCs/>
        </w:rPr>
        <w:t>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a</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rFonts w:hint="eastAsia"/>
          <w:bCs/>
        </w:rPr>
        <w:t>表示节点</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bCs/>
        </w:rPr>
        <w:t>在属性</w:t>
      </w:r>
      <m:oMath>
        <m:sSub>
          <m:sSubPr>
            <m:ctrlPr>
              <w:rPr>
                <w:rFonts w:ascii="Cambria Math" w:hAnsi="Cambria Math"/>
                <w:bCs/>
                <w:i/>
              </w:rPr>
            </m:ctrlPr>
          </m:sSubPr>
          <m:e>
            <m:r>
              <m:rPr/>
              <w:rPr>
                <w:rFonts w:hint="eastAsia" w:ascii="Cambria Math" w:hAnsi="Cambria Math"/>
              </w:rPr>
              <m:t>l</m:t>
            </m:r>
            <m:ctrlPr>
              <w:rPr>
                <w:rFonts w:hint="eastAsia" w:ascii="Cambria Math" w:hAnsi="Cambria Math"/>
                <w:bCs/>
                <w:i/>
              </w:rPr>
            </m:ctrlPr>
          </m:e>
          <m:sub>
            <m:r>
              <m:rPr/>
              <w:rPr>
                <w:rFonts w:hint="eastAsia" w:ascii="Cambria Math" w:hAnsi="Cambria Math"/>
              </w:rPr>
              <m:t>j</m:t>
            </m:r>
            <m:ctrlPr>
              <w:rPr>
                <w:rFonts w:ascii="Cambria Math" w:hAnsi="Cambria Math"/>
                <w:bCs/>
                <w:i/>
              </w:rPr>
            </m:ctrlPr>
          </m:sub>
        </m:sSub>
      </m:oMath>
      <w:r>
        <w:rPr>
          <w:rFonts w:hint="eastAsia"/>
          <w:bCs/>
        </w:rPr>
        <w:t>上的权重。集合</w:t>
      </w:r>
      <m:oMath>
        <m:sSub>
          <m:sSubPr>
            <m:ctrlPr>
              <w:rPr>
                <w:rFonts w:ascii="Cambria Math" w:hAnsi="Cambria Math"/>
                <w:bCs/>
                <w:i/>
              </w:rPr>
            </m:ctrlPr>
          </m:sSubPr>
          <m:e>
            <m:r>
              <m:rPr/>
              <w:rPr>
                <w:rFonts w:ascii="Cambria Math" w:hAnsi="Cambria Math"/>
              </w:rPr>
              <m:t>S</m:t>
            </m:r>
            <m:ctrlPr>
              <w:rPr>
                <w:rFonts w:ascii="Cambria Math" w:hAnsi="Cambria Math"/>
                <w:bCs/>
                <w:i/>
              </w:rPr>
            </m:ctrlPr>
          </m:e>
          <m:sub>
            <m:r>
              <m:rPr/>
              <w:rPr>
                <w:rFonts w:ascii="Cambria Math" w:hAnsi="Cambria Math"/>
              </w:rPr>
              <m:t>nodes</m:t>
            </m:r>
            <m:ctrlPr>
              <w:rPr>
                <w:rFonts w:ascii="Cambria Math" w:hAnsi="Cambria Math"/>
                <w:bCs/>
                <w:i/>
              </w:rPr>
            </m:ctrlPr>
          </m:sub>
        </m:sSub>
      </m:oMath>
      <w:r>
        <w:rPr>
          <w:rFonts w:hint="eastAsia"/>
          <w:bCs/>
        </w:rPr>
        <w:t>包含从原图</w:t>
      </w:r>
      <m:oMath>
        <m:r>
          <m:rPr/>
          <w:rPr>
            <w:rFonts w:hint="eastAsia" w:ascii="Cambria Math" w:hAnsi="Cambria Math"/>
          </w:rPr>
          <m:t>G</m:t>
        </m:r>
      </m:oMath>
      <w:r>
        <w:rPr>
          <w:rFonts w:hint="eastAsia"/>
          <w:bCs/>
        </w:rPr>
        <w:t>中随机选取的非孤立的</w:t>
      </w:r>
      <m:oMath>
        <m:sSub>
          <m:sSubPr>
            <m:ctrlPr>
              <w:rPr>
                <w:rFonts w:ascii="Cambria Math" w:hAnsi="Cambria Math"/>
                <w:bCs/>
                <w:i/>
              </w:rPr>
            </m:ctrlPr>
          </m:sSubPr>
          <m:e>
            <m:r>
              <m:rPr/>
              <w:rPr>
                <w:rFonts w:ascii="Cambria Math" w:hAnsi="Cambria Math"/>
              </w:rPr>
              <m:t>N</m:t>
            </m:r>
            <m:ctrlPr>
              <w:rPr>
                <w:rFonts w:ascii="Cambria Math" w:hAnsi="Cambria Math"/>
                <w:bCs/>
                <w:i/>
              </w:rPr>
            </m:ctrlPr>
          </m:e>
          <m:sub>
            <m:r>
              <m:rPr/>
              <w:rPr>
                <w:rFonts w:ascii="Cambria Math" w:hAnsi="Cambria Math"/>
              </w:rPr>
              <m:t>train</m:t>
            </m:r>
            <m:ctrlPr>
              <w:rPr>
                <w:rFonts w:ascii="Cambria Math" w:hAnsi="Cambria Math"/>
                <w:bCs/>
                <w:i/>
              </w:rPr>
            </m:ctrlPr>
          </m:sub>
        </m:sSub>
      </m:oMath>
      <w:r>
        <w:rPr>
          <w:rFonts w:hint="eastAsia"/>
          <w:bCs/>
        </w:rPr>
        <w:t>个节点（</w:t>
      </w:r>
      <m:oMath>
        <m:sSub>
          <m:sSubPr>
            <m:ctrlPr>
              <w:rPr>
                <w:rFonts w:ascii="Cambria Math" w:hAnsi="Cambria Math"/>
                <w:bCs/>
                <w:i/>
              </w:rPr>
            </m:ctrlPr>
          </m:sSubPr>
          <m:e>
            <m:r>
              <m:rPr/>
              <w:rPr>
                <w:rFonts w:ascii="Cambria Math" w:hAnsi="Cambria Math"/>
              </w:rPr>
              <m:t>N</m:t>
            </m:r>
            <m:ctrlPr>
              <w:rPr>
                <w:rFonts w:ascii="Cambria Math" w:hAnsi="Cambria Math"/>
                <w:bCs/>
                <w:i/>
              </w:rPr>
            </m:ctrlPr>
          </m:e>
          <m:sub>
            <m:r>
              <m:rPr/>
              <w:rPr>
                <w:rFonts w:ascii="Cambria Math" w:hAnsi="Cambria Math"/>
              </w:rPr>
              <m:t>train</m:t>
            </m:r>
            <m:ctrlPr>
              <w:rPr>
                <w:rFonts w:ascii="Cambria Math" w:hAnsi="Cambria Math"/>
                <w:bCs/>
                <w:i/>
              </w:rPr>
            </m:ctrlPr>
          </m:sub>
        </m:sSub>
      </m:oMath>
      <w:r>
        <w:rPr>
          <w:rFonts w:hint="eastAsia"/>
          <w:bCs/>
        </w:rPr>
        <w:t>=</w:t>
      </w:r>
      <m:oMath>
        <m:d>
          <m:dPr>
            <m:begChr m:val="|"/>
            <m:endChr m:val="|"/>
            <m:ctrlPr>
              <w:rPr>
                <w:rFonts w:ascii="Cambria Math" w:hAnsi="Cambria Math"/>
                <w:i/>
              </w:rPr>
            </m:ctrlPr>
          </m:dPr>
          <m:e>
            <m:r>
              <m:rPr/>
              <w:rPr>
                <w:rFonts w:hint="eastAsia" w:ascii="Cambria Math" w:hAnsi="Cambria Math"/>
              </w:rPr>
              <m:t>V</m:t>
            </m:r>
            <m:ctrlPr>
              <w:rPr>
                <w:rFonts w:ascii="Cambria Math" w:hAnsi="Cambria Math"/>
                <w:i/>
              </w:rPr>
            </m:ctrlPr>
          </m:e>
        </m:d>
        <m:r>
          <m:rPr>
            <m:sty m:val="p"/>
          </m:rPr>
          <w:rPr>
            <w:rFonts w:hint="eastAsia" w:ascii="Cambria Math" w:hAnsi="Cambria Math"/>
          </w:rPr>
          <m:t>×</m:t>
        </m:r>
        <m:r>
          <m:rPr>
            <m:sty m:val="p"/>
          </m:rPr>
          <w:rPr>
            <w:rFonts w:ascii="Cambria Math" w:hAnsi="Cambria Math"/>
          </w:rPr>
          <m:t>10%</m:t>
        </m:r>
      </m:oMath>
      <w:r>
        <w:rPr>
          <w:rFonts w:hint="eastAsia"/>
          <w:bCs/>
        </w:rPr>
        <w:t>），其选取过程为：先一次性过滤出原图中所有度数大于</w:t>
      </w:r>
      <w:r>
        <w:rPr>
          <w:bCs/>
        </w:rPr>
        <w:t>0</w:t>
      </w:r>
      <w:r>
        <w:rPr>
          <w:rFonts w:hint="eastAsia"/>
          <w:bCs/>
        </w:rPr>
        <w:t>的节点，再从中无放回地随机抽取</w:t>
      </w:r>
      <m:oMath>
        <m:sSub>
          <m:sSubPr>
            <m:ctrlPr>
              <w:rPr>
                <w:rFonts w:hint="eastAsia" w:ascii="Cambria Math" w:hAnsi="Cambria Math"/>
                <w:bCs/>
                <w:i/>
                <w:iCs/>
              </w:rPr>
            </m:ctrlPr>
          </m:sSubPr>
          <m:e>
            <m:r>
              <m:rPr/>
              <w:rPr>
                <w:rFonts w:hint="eastAsia" w:ascii="Cambria Math" w:hAnsi="Cambria Math"/>
              </w:rPr>
              <m:t>N</m:t>
            </m:r>
            <m:ctrlPr>
              <w:rPr>
                <w:rFonts w:hint="eastAsia" w:ascii="Cambria Math" w:hAnsi="Cambria Math"/>
                <w:bCs/>
                <w:i/>
                <w:iCs/>
              </w:rPr>
            </m:ctrlPr>
          </m:e>
          <m:sub>
            <m:r>
              <m:rPr/>
              <w:rPr>
                <w:rFonts w:hint="eastAsia" w:ascii="Cambria Math" w:hAnsi="Cambria Math"/>
              </w:rPr>
              <m:t>train</m:t>
            </m:r>
            <m:ctrlPr>
              <w:rPr>
                <w:rFonts w:hint="eastAsia" w:ascii="Cambria Math" w:hAnsi="Cambria Math"/>
                <w:bCs/>
                <w:i/>
                <w:iCs/>
              </w:rPr>
            </m:ctrlPr>
          </m:sub>
        </m:sSub>
      </m:oMath>
      <w:r>
        <w:rPr>
          <w:rFonts w:hint="eastAsia"/>
          <w:bCs/>
        </w:rPr>
        <w:t>个节点作为训练集</w:t>
      </w:r>
      <m:oMath>
        <m:sSub>
          <m:sSubPr>
            <m:ctrlPr>
              <w:rPr>
                <w:rFonts w:hint="eastAsia" w:ascii="Cambria Math" w:hAnsi="Cambria Math"/>
                <w:bCs/>
                <w:i/>
                <w:iCs/>
              </w:rPr>
            </m:ctrlPr>
          </m:sSubPr>
          <m:e>
            <m:r>
              <m:rPr/>
              <w:rPr>
                <w:rFonts w:hint="eastAsia" w:ascii="Cambria Math" w:hAnsi="Cambria Math"/>
              </w:rPr>
              <m:t>S</m:t>
            </m:r>
            <m:ctrlPr>
              <w:rPr>
                <w:rFonts w:hint="eastAsia" w:ascii="Cambria Math" w:hAnsi="Cambria Math"/>
                <w:bCs/>
                <w:i/>
                <w:iCs/>
              </w:rPr>
            </m:ctrlPr>
          </m:e>
          <m:sub>
            <m:r>
              <m:rPr/>
              <w:rPr>
                <w:rFonts w:hint="eastAsia" w:ascii="Cambria Math" w:hAnsi="Cambria Math"/>
              </w:rPr>
              <m:t>nodes</m:t>
            </m:r>
            <m:ctrlPr>
              <w:rPr>
                <w:rFonts w:hint="eastAsia" w:ascii="Cambria Math" w:hAnsi="Cambria Math"/>
                <w:bCs/>
                <w:i/>
                <w:iCs/>
              </w:rPr>
            </m:ctrlPr>
          </m:sub>
        </m:sSub>
      </m:oMath>
      <w:r>
        <w:rPr>
          <w:rFonts w:hint="eastAsia"/>
          <w:bCs/>
        </w:rPr>
        <w:t>。</w:t>
      </w:r>
    </w:p>
    <w:p w14:paraId="0737B780">
      <w:pPr>
        <w:ind w:firstLine="420" w:firstLineChars="200"/>
        <w:rPr>
          <w:bCs/>
          <w:sz w:val="20"/>
          <w:szCs w:val="20"/>
        </w:rPr>
      </w:pPr>
      <w:del w:id="752" w:author="LRC" w:date="2026-07-02T10:18:00Z">
        <w:r>
          <w:rPr>
            <w:rFonts w:hint="eastAsia"/>
            <w:bCs/>
          </w:rPr>
          <w:delText>随后</w:delText>
        </w:r>
      </w:del>
      <w:del w:id="753" w:author="LRC" w:date="2026-07-02T10:19:00Z">
        <w:r>
          <w:rPr>
            <w:rFonts w:hint="eastAsia"/>
            <w:bCs/>
          </w:rPr>
          <w:delText>生成满足条件的</w:delText>
        </w:r>
      </w:del>
      <w:del w:id="754" w:author="LRC" w:date="2026-07-02T10:18:00Z">
        <w:r>
          <w:rPr>
            <w:rFonts w:hint="eastAsia"/>
            <w:bCs/>
          </w:rPr>
          <w:delText>Motif模式集合</w:delText>
        </w:r>
      </w:del>
      <m:oMath>
        <m:sSub>
          <m:sSubPr>
            <m:ctrlPr>
              <w:del w:id="755" w:author="LRC" w:date="2026-07-02T10:19:00Z">
                <w:rPr>
                  <w:rFonts w:ascii="Cambria Math" w:hAnsi="Cambria Math"/>
                  <w:bCs/>
                  <w:i/>
                </w:rPr>
              </w:del>
            </m:ctrlPr>
          </m:sSubPr>
          <m:e>
            <w:del w:id="756" w:author="LRC" w:date="2026-07-02T10:19:00Z">
              <m:r>
                <m:rPr/>
                <w:rPr>
                  <w:rFonts w:ascii="Cambria Math" w:hAnsi="Cambria Math"/>
                </w:rPr>
                <m:t>S</m:t>
              </m:r>
            </w:del>
            <m:ctrlPr>
              <w:del w:id="757" w:author="LRC" w:date="2026-07-02T10:19:00Z">
                <w:rPr>
                  <w:rFonts w:hint="eastAsia" w:ascii="Cambria Math" w:hAnsi="Cambria Math"/>
                  <w:bCs/>
                  <w:i/>
                </w:rPr>
              </w:del>
            </m:ctrlPr>
          </m:e>
          <m:sub>
            <w:del w:id="758" w:author="LRC" w:date="2026-07-02T10:19:00Z">
              <m:r>
                <m:rPr/>
                <w:rPr>
                  <w:rFonts w:ascii="Cambria Math" w:hAnsi="Cambria Math"/>
                </w:rPr>
                <m:t>m</m:t>
              </m:r>
            </w:del>
            <m:ctrlPr>
              <w:del w:id="759" w:author="LRC" w:date="2026-07-02T10:19:00Z">
                <w:rPr>
                  <w:rFonts w:ascii="Cambria Math" w:hAnsi="Cambria Math"/>
                  <w:bCs/>
                  <w:i/>
                </w:rPr>
              </w:del>
            </m:ctrlPr>
          </m:sub>
        </m:sSub>
      </m:oMath>
      <w:del w:id="760" w:author="LRC" w:date="2026-07-02T10:19:00Z">
        <w:r>
          <w:rPr>
            <w:rFonts w:hint="eastAsia"/>
            <w:bCs/>
          </w:rPr>
          <w:delText>，</w:delText>
        </w:r>
      </w:del>
      <w:del w:id="761" w:author="LRC" w:date="2026-07-02T10:17:00Z">
        <w:r>
          <w:rPr>
            <w:rFonts w:hint="eastAsia"/>
            <w:bCs/>
          </w:rPr>
          <w:delText>这项工作</w:delText>
        </w:r>
      </w:del>
      <w:del w:id="762" w:author="LRC" w:date="2026-07-02T10:19:00Z">
        <w:r>
          <w:rPr>
            <w:rFonts w:hint="eastAsia"/>
            <w:bCs/>
          </w:rPr>
          <w:delText>由</w:delText>
        </w:r>
      </w:del>
      <w:ins w:id="763" w:author="LRC" w:date="2026-07-02T10:17:00Z">
        <w:r>
          <w:rPr>
            <w:rFonts w:hint="eastAsia"/>
            <w:bCs/>
          </w:rPr>
          <w:t>Motif模式快速发现（fast</w:t>
        </w:r>
      </w:ins>
      <w:ins w:id="764" w:author="LRC" w:date="2026-07-02T10:17:00Z">
        <w:r>
          <w:rPr>
            <w:bCs/>
          </w:rPr>
          <w:t xml:space="preserve"> M</w:t>
        </w:r>
      </w:ins>
      <w:ins w:id="765" w:author="LRC" w:date="2026-07-02T10:17:00Z">
        <w:r>
          <w:rPr>
            <w:rFonts w:hint="eastAsia"/>
            <w:bCs/>
          </w:rPr>
          <w:t>otif</w:t>
        </w:r>
      </w:ins>
      <w:ins w:id="766" w:author="LRC" w:date="2026-07-02T10:17:00Z">
        <w:r>
          <w:rPr>
            <w:bCs/>
          </w:rPr>
          <w:t>-</w:t>
        </w:r>
      </w:ins>
      <w:ins w:id="767" w:author="LRC" w:date="2026-07-02T10:18:00Z">
        <w:r>
          <w:rPr>
            <w:rFonts w:hint="eastAsia"/>
            <w:bCs/>
          </w:rPr>
          <w:t>pattern</w:t>
        </w:r>
      </w:ins>
      <w:ins w:id="768" w:author="LRC" w:date="2026-07-02T10:18:00Z">
        <w:r>
          <w:rPr>
            <w:bCs/>
          </w:rPr>
          <w:t xml:space="preserve"> </w:t>
        </w:r>
      </w:ins>
      <w:ins w:id="769" w:author="LRC" w:date="2026-07-02T10:18:00Z">
        <w:r>
          <w:rPr>
            <w:rFonts w:hint="eastAsia"/>
            <w:bCs/>
          </w:rPr>
          <w:t>discovery，</w:t>
        </w:r>
      </w:ins>
      <w:r>
        <w:rPr>
          <w:rFonts w:hint="eastAsia"/>
          <w:bCs/>
        </w:rPr>
        <w:t>FMPD</w:t>
      </w:r>
      <w:ins w:id="770" w:author="LRC" w:date="2026-07-02T10:18:00Z">
        <w:r>
          <w:rPr>
            <w:rFonts w:hint="eastAsia"/>
            <w:bCs/>
          </w:rPr>
          <w:t>）</w:t>
        </w:r>
      </w:ins>
      <w:ins w:id="771" w:author="LRC" w:date="2026-07-02T11:10:00Z">
        <w:r>
          <w:rPr>
            <w:rFonts w:hint="eastAsia"/>
            <w:bCs/>
          </w:rPr>
          <w:t>算法</w:t>
        </w:r>
      </w:ins>
      <w:ins w:id="772" w:author="LRC" w:date="2026-07-02T10:19:00Z">
        <w:r>
          <w:rPr>
            <w:rFonts w:hint="eastAsia"/>
            <w:bCs/>
          </w:rPr>
          <w:t>生成满足条件的</w:t>
        </w:r>
      </w:ins>
      <m:oMath>
        <m:sSub>
          <m:sSubPr>
            <m:ctrlPr>
              <w:ins w:id="773" w:author="LRC" w:date="2026-07-02T10:19:00Z">
                <w:rPr>
                  <w:rFonts w:ascii="Cambria Math" w:hAnsi="Cambria Math"/>
                  <w:bCs/>
                  <w:i/>
                </w:rPr>
              </w:ins>
            </m:ctrlPr>
          </m:sSubPr>
          <m:e>
            <w:ins w:id="774" w:author="LRC" w:date="2026-07-02T10:19:00Z">
              <m:r>
                <m:rPr/>
                <w:rPr>
                  <w:rFonts w:ascii="Cambria Math" w:hAnsi="Cambria Math"/>
                </w:rPr>
                <m:t>S</m:t>
              </m:r>
            </w:ins>
            <m:ctrlPr>
              <w:ins w:id="775" w:author="LRC" w:date="2026-07-02T10:19:00Z">
                <w:rPr>
                  <w:rFonts w:hint="eastAsia" w:ascii="Cambria Math" w:hAnsi="Cambria Math"/>
                  <w:bCs/>
                  <w:i/>
                </w:rPr>
              </w:ins>
            </m:ctrlPr>
          </m:e>
          <m:sub>
            <w:ins w:id="776" w:author="LRC" w:date="2026-07-02T10:19:00Z">
              <m:r>
                <m:rPr/>
                <w:rPr>
                  <w:rFonts w:ascii="Cambria Math" w:hAnsi="Cambria Math"/>
                </w:rPr>
                <m:t>m</m:t>
              </m:r>
            </w:ins>
            <m:ctrlPr>
              <w:ins w:id="777" w:author="LRC" w:date="2026-07-02T10:19:00Z">
                <w:rPr>
                  <w:rFonts w:ascii="Cambria Math" w:hAnsi="Cambria Math"/>
                  <w:bCs/>
                  <w:i/>
                </w:rPr>
              </w:ins>
            </m:ctrlPr>
          </m:sub>
        </m:sSub>
      </m:oMath>
      <w:r>
        <w:rPr>
          <w:bCs/>
          <w:vertAlign w:val="superscript"/>
        </w:rPr>
        <w:t>[22]</w:t>
      </w:r>
      <w:del w:id="778" w:author="LRC" w:date="2026-07-02T10:19:00Z">
        <w:r>
          <w:rPr>
            <w:rFonts w:hint="eastAsia"/>
            <w:bCs/>
          </w:rPr>
          <w:delText>完成</w:delText>
        </w:r>
      </w:del>
      <w:r>
        <w:rPr>
          <w:rFonts w:hint="eastAsia"/>
          <w:bCs/>
        </w:rPr>
        <w:t>。FMPD是一个模式生成器，</w:t>
      </w:r>
      <w:del w:id="779" w:author="LRC" w:date="2026-07-02T10:19:00Z">
        <w:r>
          <w:rPr>
            <w:rFonts w:hint="eastAsia"/>
            <w:bCs/>
          </w:rPr>
          <w:delText>它</w:delText>
        </w:r>
      </w:del>
      <w:r>
        <w:rPr>
          <w:rFonts w:hint="eastAsia"/>
          <w:bCs/>
        </w:rPr>
        <w:t>以Motif为结构模板，利用</w:t>
      </w:r>
      <w:del w:id="780" w:author="LRC" w:date="2026-07-02T10:19:00Z">
        <w:r>
          <w:rPr>
            <w:rFonts w:hint="eastAsia"/>
            <w:bCs/>
          </w:rPr>
          <w:delText>图</w:delText>
        </w:r>
      </w:del>
      <m:oMath>
        <m:r>
          <m:rPr/>
          <w:rPr>
            <w:rFonts w:ascii="Cambria Math" w:hAnsi="Cambria Math"/>
          </w:rPr>
          <m:t>G</m:t>
        </m:r>
      </m:oMath>
      <w:r>
        <w:rPr>
          <w:rFonts w:hint="eastAsia"/>
          <w:bCs/>
        </w:rPr>
        <w:t>中</w:t>
      </w:r>
      <w:del w:id="781" w:author="LRC" w:date="2026-07-02T10:19:00Z">
        <w:r>
          <w:rPr>
            <w:rFonts w:hint="eastAsia"/>
            <w:bCs/>
          </w:rPr>
          <w:delText>的</w:delText>
        </w:r>
      </w:del>
      <w:r>
        <w:rPr>
          <w:rFonts w:hint="eastAsia"/>
          <w:bCs/>
        </w:rPr>
        <w:t>所有单边模式</w:t>
      </w:r>
      <w:ins w:id="782" w:author="LRC" w:date="2026-07-02T11:08:00Z">
        <w:r>
          <w:rPr>
            <w:rFonts w:hint="eastAsia"/>
            <w:bCs/>
          </w:rPr>
          <w:t>（即构成复杂模式的基本结构）</w:t>
        </w:r>
      </w:ins>
      <w:r>
        <w:rPr>
          <w:rFonts w:hint="eastAsia"/>
          <w:bCs/>
        </w:rPr>
        <w:t>进行组合</w:t>
      </w:r>
      <w:del w:id="783" w:author="LRC" w:date="2026-07-02T10:20:00Z">
        <w:r>
          <w:rPr>
            <w:rFonts w:hint="eastAsia"/>
            <w:bCs/>
          </w:rPr>
          <w:delText>来</w:delText>
        </w:r>
      </w:del>
      <w:r>
        <w:rPr>
          <w:rFonts w:hint="eastAsia"/>
          <w:bCs/>
        </w:rPr>
        <w:t>生成Motif模式，</w:t>
      </w:r>
      <w:del w:id="784" w:author="LRC" w:date="2026-07-02T10:22:00Z">
        <w:r>
          <w:rPr>
            <w:rFonts w:hint="eastAsia"/>
            <w:bCs/>
          </w:rPr>
          <w:delText>最终</w:delText>
        </w:r>
      </w:del>
      <w:r>
        <w:rPr>
          <w:rFonts w:hint="eastAsia"/>
          <w:bCs/>
        </w:rPr>
        <w:t>返回符合要求的</w:t>
      </w:r>
      <w:del w:id="785" w:author="LRC" w:date="2026-07-02T10:22:00Z">
        <w:r>
          <w:rPr>
            <w:rFonts w:hint="eastAsia"/>
            <w:bCs/>
          </w:rPr>
          <w:delText>Motif模式集合</w:delText>
        </w:r>
      </w:del>
      <m:oMath>
        <m:sSub>
          <m:sSubPr>
            <m:ctrlPr>
              <w:rPr>
                <w:rFonts w:ascii="Cambria Math" w:hAnsi="Cambria Math"/>
                <w:bCs/>
                <w:i/>
              </w:rPr>
            </m:ctrlPr>
          </m:sSubPr>
          <m:e>
            <m:r>
              <m:rPr/>
              <w:rPr>
                <w:rFonts w:ascii="Cambria Math" w:hAnsi="Cambria Math"/>
              </w:rPr>
              <m:t>S</m:t>
            </m:r>
            <m:ctrlPr>
              <w:rPr>
                <w:rFonts w:ascii="Cambria Math" w:hAnsi="Cambria Math"/>
                <w:bCs/>
                <w:i/>
              </w:rPr>
            </m:ctrlPr>
          </m:e>
          <m:sub>
            <m:r>
              <m:rPr/>
              <w:rPr>
                <w:rFonts w:ascii="Cambria Math" w:hAnsi="Cambria Math"/>
              </w:rPr>
              <m:t>m</m:t>
            </m:r>
            <m:ctrlPr>
              <w:rPr>
                <w:rFonts w:ascii="Cambria Math" w:hAnsi="Cambria Math"/>
                <w:bCs/>
                <w:i/>
              </w:rPr>
            </m:ctrlPr>
          </m:sub>
        </m:sSub>
      </m:oMath>
      <w:del w:id="786" w:author="LRC" w:date="2026-07-02T10:22:00Z">
        <w:r>
          <w:rPr>
            <w:rFonts w:hint="eastAsia"/>
            <w:bCs/>
          </w:rPr>
          <w:delText>以</w:delText>
        </w:r>
      </w:del>
      <w:r>
        <w:rPr>
          <w:rFonts w:hint="eastAsia"/>
          <w:bCs/>
        </w:rPr>
        <w:t>及对应的支持度集合</w:t>
      </w:r>
      <m:oMath>
        <m:sSub>
          <m:sSubPr>
            <m:ctrlPr>
              <w:rPr>
                <w:rFonts w:ascii="Cambria Math" w:hAnsi="Cambria Math"/>
                <w:bCs/>
                <w:i/>
              </w:rPr>
            </m:ctrlPr>
          </m:sSubPr>
          <m:e>
            <m:r>
              <m:rPr/>
              <w:rPr>
                <w:rFonts w:ascii="Cambria Math" w:hAnsi="Cambria Math"/>
              </w:rPr>
              <m:t>S</m:t>
            </m:r>
            <m:ctrlPr>
              <w:rPr>
                <w:rFonts w:hint="eastAsia" w:ascii="Cambria Math" w:hAnsi="Cambria Math"/>
                <w:bCs/>
                <w:i/>
              </w:rPr>
            </m:ctrlPr>
          </m:e>
          <m:sub>
            <m:r>
              <m:rPr/>
              <w:rPr>
                <w:rFonts w:ascii="Cambria Math" w:hAnsi="Cambria Math"/>
              </w:rPr>
              <m:t>w</m:t>
            </m:r>
            <m:ctrlPr>
              <w:rPr>
                <w:rFonts w:ascii="Cambria Math" w:hAnsi="Cambria Math"/>
                <w:bCs/>
                <w:i/>
              </w:rPr>
            </m:ctrlPr>
          </m:sub>
        </m:sSub>
      </m:oMath>
      <w:del w:id="787" w:author="LRC" w:date="2026-07-02T11:09:00Z">
        <w:r>
          <w:rPr>
            <w:rFonts w:hint="eastAsia"/>
            <w:bCs/>
          </w:rPr>
          <w:delText>，其中单边模式是</w:delText>
        </w:r>
      </w:del>
      <w:del w:id="788" w:author="LRC" w:date="2026-07-02T11:08:00Z">
        <w:r>
          <w:rPr>
            <w:rFonts w:hint="eastAsia"/>
            <w:bCs/>
          </w:rPr>
          <w:delText>构成复杂模式的基本结构</w:delText>
        </w:r>
      </w:del>
      <w:r>
        <w:rPr>
          <w:rFonts w:hint="eastAsia"/>
          <w:bCs/>
        </w:rPr>
        <w:t>。</w:t>
      </w:r>
    </w:p>
    <w:p w14:paraId="7F8769B6">
      <w:pPr>
        <w:ind w:firstLine="420" w:firstLineChars="200"/>
        <w:rPr>
          <w:bCs/>
        </w:rPr>
      </w:pPr>
      <w:r>
        <w:rPr>
          <w:rFonts w:hint="eastAsia"/>
          <w:bCs/>
        </w:rPr>
        <w:t>算法随后遍历集合</w:t>
      </w:r>
      <m:oMath>
        <m:sSub>
          <m:sSubPr>
            <m:ctrlPr>
              <w:rPr>
                <w:rFonts w:ascii="Cambria Math" w:hAnsi="Cambria Math"/>
                <w:bCs/>
                <w:i/>
              </w:rPr>
            </m:ctrlPr>
          </m:sSubPr>
          <m:e>
            <m:r>
              <m:rPr/>
              <w:rPr>
                <w:rFonts w:ascii="Cambria Math" w:hAnsi="Cambria Math"/>
              </w:rPr>
              <m:t>S</m:t>
            </m:r>
            <m:ctrlPr>
              <w:rPr>
                <w:rFonts w:hint="eastAsia" w:ascii="Cambria Math" w:hAnsi="Cambria Math"/>
                <w:bCs/>
                <w:i/>
              </w:rPr>
            </m:ctrlPr>
          </m:e>
          <m:sub>
            <m:r>
              <m:rPr/>
              <w:rPr>
                <w:rFonts w:ascii="Cambria Math" w:hAnsi="Cambria Math"/>
              </w:rPr>
              <m:t>nodes</m:t>
            </m:r>
            <m:ctrlPr>
              <w:rPr>
                <w:rFonts w:ascii="Cambria Math" w:hAnsi="Cambria Math"/>
                <w:bCs/>
                <w:i/>
              </w:rPr>
            </m:ctrlPr>
          </m:sub>
        </m:sSub>
      </m:oMath>
      <w:r>
        <w:rPr>
          <w:rFonts w:hint="eastAsia"/>
          <w:bCs/>
        </w:rPr>
        <w:t>，对于</w:t>
      </w:r>
      <m:oMath>
        <m:sSub>
          <m:sSubPr>
            <m:ctrlPr>
              <w:rPr>
                <w:rFonts w:ascii="Cambria Math" w:hAnsi="Cambria Math"/>
                <w:bCs/>
                <w:i/>
              </w:rPr>
            </m:ctrlPr>
          </m:sSubPr>
          <m:e>
            <m:r>
              <m:rPr/>
              <w:rPr>
                <w:rFonts w:ascii="Cambria Math" w:hAnsi="Cambria Math"/>
              </w:rPr>
              <m:t>S</m:t>
            </m:r>
            <m:ctrlPr>
              <w:rPr>
                <w:rFonts w:hint="eastAsia" w:ascii="Cambria Math" w:hAnsi="Cambria Math"/>
                <w:bCs/>
                <w:i/>
              </w:rPr>
            </m:ctrlPr>
          </m:e>
          <m:sub>
            <m:r>
              <m:rPr/>
              <w:rPr>
                <w:rFonts w:ascii="Cambria Math" w:hAnsi="Cambria Math"/>
              </w:rPr>
              <m:t>nodes</m:t>
            </m:r>
            <m:ctrlPr>
              <w:rPr>
                <w:rFonts w:ascii="Cambria Math" w:hAnsi="Cambria Math"/>
                <w:bCs/>
                <w:i/>
              </w:rPr>
            </m:ctrlPr>
          </m:sub>
        </m:sSub>
      </m:oMath>
      <w:r>
        <w:rPr>
          <w:rFonts w:hint="eastAsia"/>
          <w:bCs/>
        </w:rPr>
        <w:t>中的节点</w:t>
      </w:r>
      <m:oMath>
        <m:sSub>
          <m:sSubPr>
            <m:ctrlPr>
              <w:rPr>
                <w:rFonts w:ascii="Cambria Math" w:hAnsi="Cambria Math"/>
                <w:bCs/>
                <w:i/>
              </w:rPr>
            </m:ctrlPr>
          </m:sSubPr>
          <m:e>
            <m:r>
              <m:rPr/>
              <w:rPr>
                <w:rFonts w:ascii="Cambria Math" w:hAnsi="Cambria Math"/>
              </w:rPr>
              <m:t>v</m:t>
            </m:r>
            <m:ctrlPr>
              <w:rPr>
                <w:rFonts w:hint="eastAsia" w:ascii="Cambria Math" w:hAnsi="Cambria Math"/>
                <w:bCs/>
                <w:i/>
              </w:rPr>
            </m:ctrlPr>
          </m:e>
          <m:sub>
            <m:r>
              <m:rPr/>
              <w:rPr>
                <w:rFonts w:ascii="Cambria Math" w:hAnsi="Cambria Math"/>
              </w:rPr>
              <m:t>i</m:t>
            </m:r>
            <m:ctrlPr>
              <w:rPr>
                <w:rFonts w:ascii="Cambria Math" w:hAnsi="Cambria Math"/>
                <w:bCs/>
                <w:i/>
              </w:rPr>
            </m:ctrlPr>
          </m:sub>
        </m:sSub>
      </m:oMath>
      <w:r>
        <w:rPr>
          <w:rFonts w:hint="eastAsia"/>
          <w:bCs/>
        </w:rPr>
        <w:t>，创建邻居节点数组</w:t>
      </w:r>
      <m:oMath>
        <m:sSub>
          <m:sSubPr>
            <m:ctrlPr>
              <w:rPr>
                <w:rFonts w:ascii="Cambria Math" w:hAnsi="Cambria Math"/>
                <w:bCs/>
                <w:i/>
              </w:rPr>
            </m:ctrlPr>
          </m:sSubPr>
          <m:e>
            <m:r>
              <m:rPr/>
              <w:rPr>
                <w:rFonts w:ascii="Cambria Math" w:hAnsi="Cambria Math"/>
              </w:rPr>
              <m:t>N</m:t>
            </m:r>
            <m:ctrlPr>
              <w:rPr>
                <w:rFonts w:hint="eastAsia" w:ascii="Cambria Math" w:hAnsi="Cambria Math"/>
                <w:bCs/>
                <w:i/>
              </w:rPr>
            </m:ctrlPr>
          </m:e>
          <m:sub>
            <m:sSub>
              <m:sSubPr>
                <m:ctrlPr>
                  <w:rPr>
                    <w:rFonts w:ascii="Cambria Math" w:hAnsi="Cambria Math"/>
                    <w:bCs/>
                    <w:i/>
                  </w:rPr>
                </m:ctrlPr>
              </m:sSubPr>
              <m:e>
                <m:r>
                  <m:rPr/>
                  <w:rPr>
                    <w:rFonts w:ascii="Cambria Math" w:hAnsi="Cambria Math"/>
                  </w:rPr>
                  <m:t>v</m:t>
                </m:r>
                <m:ctrlPr>
                  <w:rPr>
                    <w:rFonts w:ascii="Cambria Math" w:hAnsi="Cambria Math"/>
                    <w:bCs/>
                    <w:i/>
                  </w:rPr>
                </m:ctrlPr>
              </m:e>
              <m:sub>
                <m:r>
                  <m:rPr/>
                  <w:rPr>
                    <w:rFonts w:ascii="Cambria Math" w:hAnsi="Cambria Math"/>
                  </w:rPr>
                  <m:t>i</m:t>
                </m:r>
                <m:ctrlPr>
                  <w:rPr>
                    <w:rFonts w:ascii="Cambria Math" w:hAnsi="Cambria Math"/>
                    <w:bCs/>
                    <w:i/>
                  </w:rPr>
                </m:ctrlPr>
              </m:sub>
            </m:sSub>
            <m:ctrlPr>
              <w:rPr>
                <w:rFonts w:ascii="Cambria Math" w:hAnsi="Cambria Math"/>
                <w:bCs/>
                <w:i/>
              </w:rPr>
            </m:ctrlPr>
          </m:sub>
        </m:sSub>
      </m:oMath>
      <w:r>
        <w:rPr>
          <w:rFonts w:hint="eastAsia"/>
          <w:bCs/>
        </w:rPr>
        <w:t>，并构造子图</w:t>
      </w:r>
      <m:oMath>
        <m:sSub>
          <m:sSubPr>
            <m:ctrlPr>
              <w:rPr>
                <w:rFonts w:ascii="Cambria Math" w:hAnsi="Cambria Math"/>
              </w:rPr>
            </m:ctrlPr>
          </m:sSubPr>
          <m:e>
            <m:r>
              <m:rPr>
                <m:scr m:val="double-struck"/>
              </m:rPr>
              <w:rPr>
                <w:rFonts w:eastAsia="MS Mincho"/>
              </w:rPr>
              <m:t>G</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sub>
        </m:sSub>
      </m:oMath>
      <w:r>
        <w:rPr>
          <w:rFonts w:hint="eastAsia"/>
          <w:bCs/>
        </w:rPr>
        <w:t>，该子图由节点</w:t>
      </w:r>
      <m:oMath>
        <m:sSub>
          <m:sSubPr>
            <m:ctrlPr>
              <w:rPr>
                <w:rFonts w:ascii="Cambria Math" w:hAnsi="Cambria Math"/>
                <w:bCs/>
                <w:i/>
              </w:rPr>
            </m:ctrlPr>
          </m:sSubPr>
          <m:e>
            <m:r>
              <m:rPr/>
              <w:rPr>
                <w:rFonts w:ascii="Cambria Math" w:hAnsi="Cambria Math"/>
              </w:rPr>
              <m:t>v</m:t>
            </m:r>
            <m:ctrlPr>
              <w:rPr>
                <w:rFonts w:hint="eastAsia" w:ascii="Cambria Math" w:hAnsi="Cambria Math"/>
                <w:bCs/>
                <w:i/>
              </w:rPr>
            </m:ctrlPr>
          </m:e>
          <m:sub>
            <m:r>
              <m:rPr/>
              <w:rPr>
                <w:rFonts w:ascii="Cambria Math" w:hAnsi="Cambria Math"/>
              </w:rPr>
              <m:t>i</m:t>
            </m:r>
            <m:ctrlPr>
              <w:rPr>
                <w:rFonts w:ascii="Cambria Math" w:hAnsi="Cambria Math"/>
                <w:bCs/>
                <w:i/>
              </w:rPr>
            </m:ctrlPr>
          </m:sub>
        </m:sSub>
      </m:oMath>
      <w:r>
        <w:rPr>
          <w:rFonts w:hint="eastAsia"/>
          <w:bCs/>
        </w:rPr>
        <w:t>及其一阶邻居组成。接着，算法会进行一次子图同构判别，若子图同构判别成立，且存在节点</w:t>
      </w:r>
      <m:oMath>
        <m:r>
          <m:rPr/>
          <w:rPr>
            <w:rFonts w:ascii="Cambria Math" w:hAnsi="Cambria Math"/>
          </w:rPr>
          <m:t>u</m:t>
        </m:r>
      </m:oMath>
      <w:r>
        <w:rPr>
          <w:rFonts w:hint="eastAsia"/>
          <w:bCs/>
        </w:rPr>
        <w:t>∈</w:t>
      </w:r>
      <m:oMath>
        <m:sSub>
          <m:sSubPr>
            <m:ctrlPr>
              <w:rPr>
                <w:rFonts w:ascii="Cambria Math" w:hAnsi="Cambria Math"/>
                <w:bCs/>
                <w:i/>
              </w:rPr>
            </m:ctrlPr>
          </m:sSubPr>
          <m:e>
            <m:r>
              <m:rPr/>
              <w:rPr>
                <w:rFonts w:ascii="Cambria Math" w:hAnsi="Cambria Math"/>
              </w:rPr>
              <m:t>Q</m:t>
            </m:r>
            <m:ctrlPr>
              <w:rPr>
                <w:rFonts w:hint="eastAsia" w:ascii="Cambria Math" w:hAnsi="Cambria Math"/>
                <w:bCs/>
                <w:i/>
              </w:rPr>
            </m:ctrlPr>
          </m:e>
          <m:sub>
            <m:r>
              <m:rPr/>
              <w:rPr>
                <w:rFonts w:ascii="Cambria Math" w:hAnsi="Cambria Math"/>
              </w:rPr>
              <m:t>m</m:t>
            </m:r>
            <m:ctrlPr>
              <w:rPr>
                <w:rFonts w:ascii="Cambria Math" w:hAnsi="Cambria Math"/>
                <w:bCs/>
                <w:i/>
              </w:rPr>
            </m:ctrlPr>
          </m:sub>
        </m:sSub>
      </m:oMath>
      <w:r>
        <w:rPr>
          <w:rFonts w:hint="eastAsia"/>
          <w:bCs/>
        </w:rPr>
        <w:t>与</w:t>
      </w:r>
      <m:oMath>
        <m:sSub>
          <m:sSubPr>
            <m:ctrlPr>
              <w:rPr>
                <w:rFonts w:ascii="Cambria Math" w:hAnsi="Cambria Math"/>
                <w:bCs/>
                <w:i/>
              </w:rPr>
            </m:ctrlPr>
          </m:sSubPr>
          <m:e>
            <m:r>
              <m:rPr/>
              <w:rPr>
                <w:rFonts w:ascii="Cambria Math" w:hAnsi="Cambria Math"/>
              </w:rPr>
              <m:t>v</m:t>
            </m:r>
            <m:ctrlPr>
              <w:rPr>
                <w:rFonts w:hint="eastAsia" w:ascii="Cambria Math" w:hAnsi="Cambria Math"/>
                <w:bCs/>
                <w:i/>
              </w:rPr>
            </m:ctrlPr>
          </m:e>
          <m:sub>
            <m:r>
              <m:rPr/>
              <w:rPr>
                <w:rFonts w:ascii="Cambria Math" w:hAnsi="Cambria Math"/>
              </w:rPr>
              <m:t>i</m:t>
            </m:r>
            <m:ctrlPr>
              <w:rPr>
                <w:rFonts w:ascii="Cambria Math" w:hAnsi="Cambria Math"/>
                <w:bCs/>
                <w:i/>
              </w:rPr>
            </m:ctrlPr>
          </m:sub>
        </m:sSub>
      </m:oMath>
      <w:r>
        <w:rPr>
          <w:rFonts w:hint="eastAsia"/>
          <w:bCs/>
        </w:rPr>
        <w:t>相对应，即存在同构映射</w:t>
      </w:r>
      <m:oMath>
        <m:r>
          <m:rPr/>
          <w:rPr>
            <w:rFonts w:ascii="Cambria Math" w:hAnsi="Cambria Math"/>
          </w:rPr>
          <m:t>ρ</m:t>
        </m:r>
      </m:oMath>
      <w:r>
        <w:rPr>
          <w:rFonts w:hint="eastAsia"/>
          <w:bCs/>
        </w:rPr>
        <w:t>使得</w:t>
      </w:r>
      <m:oMath>
        <m:r>
          <m:rPr/>
          <w:rPr>
            <w:rFonts w:ascii="Cambria Math" w:hAnsi="Cambria Math"/>
          </w:rPr>
          <m:t>ρ</m:t>
        </m:r>
        <m:d>
          <m:dPr>
            <m:ctrlPr>
              <w:rPr>
                <w:rFonts w:ascii="Cambria Math" w:hAnsi="Cambria Math"/>
                <w:bCs/>
                <w:i/>
              </w:rPr>
            </m:ctrlPr>
          </m:dPr>
          <m:e>
            <m:sSub>
              <m:sSubPr>
                <m:ctrlPr>
                  <w:rPr>
                    <w:rFonts w:ascii="Cambria Math" w:hAnsi="Cambria Math"/>
                    <w:bCs/>
                    <w:i/>
                  </w:rPr>
                </m:ctrlPr>
              </m:sSubPr>
              <m:e>
                <m:r>
                  <m:rPr/>
                  <w:rPr>
                    <w:rFonts w:hint="eastAsia" w:ascii="Cambria Math" w:hAnsi="Cambria Math"/>
                  </w:rPr>
                  <m:t>v</m:t>
                </m:r>
                <m:ctrlPr>
                  <w:rPr>
                    <w:rFonts w:ascii="Cambria Math" w:hAnsi="Cambria Math"/>
                    <w:bCs/>
                    <w:i/>
                  </w:rPr>
                </m:ctrlPr>
              </m:e>
              <m:sub>
                <m:r>
                  <m:rPr/>
                  <w:rPr>
                    <w:rFonts w:hint="eastAsia" w:ascii="Cambria Math" w:hAnsi="Cambria Math"/>
                  </w:rPr>
                  <m:t>i</m:t>
                </m:r>
                <m:ctrlPr>
                  <w:rPr>
                    <w:rFonts w:ascii="Cambria Math" w:hAnsi="Cambria Math"/>
                    <w:bCs/>
                    <w:i/>
                  </w:rPr>
                </m:ctrlPr>
              </m:sub>
            </m:sSub>
            <m:ctrlPr>
              <w:rPr>
                <w:rFonts w:ascii="Cambria Math" w:hAnsi="Cambria Math"/>
                <w:bCs/>
                <w:i/>
              </w:rPr>
            </m:ctrlPr>
          </m:e>
        </m:d>
        <m:r>
          <m:rPr/>
          <w:rPr>
            <w:rFonts w:hint="eastAsia" w:ascii="Cambria Math" w:hAnsi="Cambria Math"/>
          </w:rPr>
          <m:t>=u</m:t>
        </m:r>
      </m:oMath>
      <w:r>
        <w:rPr>
          <w:rFonts w:hint="eastAsia"/>
          <w:bCs/>
        </w:rPr>
        <w:t>，则遍历</w:t>
      </w:r>
      <m:oMath>
        <m:sSub>
          <m:sSubPr>
            <m:ctrlPr>
              <w:rPr>
                <w:rFonts w:ascii="Cambria Math" w:hAnsi="Cambria Math"/>
                <w:bCs/>
                <w:i/>
              </w:rPr>
            </m:ctrlPr>
          </m:sSubPr>
          <m:e>
            <m:r>
              <m:rPr/>
              <w:rPr>
                <w:rFonts w:ascii="Cambria Math" w:hAnsi="Cambria Math"/>
              </w:rPr>
              <m:t>Q</m:t>
            </m:r>
            <m:ctrlPr>
              <w:rPr>
                <w:rFonts w:hint="eastAsia" w:ascii="Cambria Math" w:hAnsi="Cambria Math"/>
                <w:bCs/>
                <w:i/>
              </w:rPr>
            </m:ctrlPr>
          </m:e>
          <m:sub>
            <m:r>
              <m:rPr/>
              <w:rPr>
                <w:rFonts w:ascii="Cambria Math" w:hAnsi="Cambria Math"/>
              </w:rPr>
              <m:t>m</m:t>
            </m:r>
            <m:ctrlPr>
              <w:rPr>
                <w:rFonts w:ascii="Cambria Math" w:hAnsi="Cambria Math"/>
                <w:bCs/>
                <w:i/>
              </w:rPr>
            </m:ctrlPr>
          </m:sub>
        </m:sSub>
      </m:oMath>
      <w:r>
        <w:rPr>
          <w:rFonts w:hint="eastAsia"/>
          <w:bCs/>
        </w:rPr>
        <w:t>中的节点，然后更新权重矩阵</w:t>
      </w:r>
      <m:oMath>
        <m:sSub>
          <m:sSubPr>
            <m:ctrlPr>
              <w:rPr>
                <w:rFonts w:ascii="Cambria Math" w:hAnsi="Cambria Math"/>
                <w:bCs/>
                <w:i/>
              </w:rPr>
            </m:ctrlPr>
          </m:sSubPr>
          <m:e>
            <m:r>
              <m:rPr/>
              <w:rPr>
                <w:rFonts w:ascii="Cambria Math" w:hAnsi="Cambria Math"/>
              </w:rPr>
              <m:t>M</m:t>
            </m:r>
            <m:ctrlPr>
              <w:rPr>
                <w:rFonts w:hint="eastAsia" w:ascii="Cambria Math" w:hAnsi="Cambria Math"/>
                <w:bCs/>
                <w:i/>
              </w:rPr>
            </m:ctrlPr>
          </m:e>
          <m:sub>
            <m:r>
              <m:rPr/>
              <w:rPr>
                <w:rFonts w:ascii="Cambria Math" w:hAnsi="Cambria Math"/>
              </w:rPr>
              <m:t>a</m:t>
            </m:r>
            <m:ctrlPr>
              <w:rPr>
                <w:rFonts w:ascii="Cambria Math" w:hAnsi="Cambria Math"/>
                <w:bCs/>
                <w:i/>
              </w:rPr>
            </m:ctrlPr>
          </m:sub>
        </m:sSub>
      </m:oMath>
      <w:r>
        <w:rPr>
          <w:rFonts w:hint="eastAsia"/>
          <w:bCs/>
        </w:rPr>
        <w:t>中对应</w:t>
      </w:r>
      <m:oMath>
        <m:sSub>
          <m:sSubPr>
            <m:ctrlPr>
              <w:rPr>
                <w:rFonts w:ascii="Cambria Math" w:hAnsi="Cambria Math"/>
                <w:bCs/>
                <w:i/>
              </w:rPr>
            </m:ctrlPr>
          </m:sSubPr>
          <m:e>
            <m:r>
              <m:rPr/>
              <w:rPr>
                <w:rFonts w:ascii="Cambria Math" w:hAnsi="Cambria Math"/>
              </w:rPr>
              <m:t>v</m:t>
            </m:r>
            <m:ctrlPr>
              <w:rPr>
                <w:rFonts w:hint="eastAsia" w:ascii="Cambria Math" w:hAnsi="Cambria Math"/>
                <w:bCs/>
                <w:i/>
              </w:rPr>
            </m:ctrlPr>
          </m:e>
          <m:sub>
            <m:r>
              <m:rPr/>
              <w:rPr>
                <w:rFonts w:ascii="Cambria Math" w:hAnsi="Cambria Math"/>
              </w:rPr>
              <m:t>i</m:t>
            </m:r>
            <m:ctrlPr>
              <w:rPr>
                <w:rFonts w:ascii="Cambria Math" w:hAnsi="Cambria Math"/>
                <w:bCs/>
                <w:i/>
              </w:rPr>
            </m:ctrlPr>
          </m:sub>
        </m:sSub>
      </m:oMath>
      <w:r>
        <w:rPr>
          <w:rFonts w:hint="eastAsia"/>
          <w:bCs/>
        </w:rPr>
        <w:t>行的值。通过记录Motif模式与节点邻域的匹配情况，能够生成富含邻域信息的标签。这种方法不仅考虑了节点自身的标签，还考虑了其局部拓扑结构。随后，在数组</w:t>
      </w:r>
      <m:oMath>
        <m:sSub>
          <m:sSubPr>
            <m:ctrlPr>
              <w:rPr>
                <w:rFonts w:ascii="Cambria Math" w:hAnsi="Cambria Math"/>
                <w:bCs/>
                <w:i/>
              </w:rPr>
            </m:ctrlPr>
          </m:sSubPr>
          <m:e>
            <m:r>
              <m:rPr/>
              <w:rPr>
                <w:rFonts w:ascii="Cambria Math" w:hAnsi="Cambria Math"/>
              </w:rPr>
              <m:t>M</m:t>
            </m:r>
            <m:ctrlPr>
              <w:rPr>
                <w:rFonts w:hint="eastAsia" w:ascii="Cambria Math" w:hAnsi="Cambria Math"/>
                <w:bCs/>
                <w:i/>
              </w:rPr>
            </m:ctrlPr>
          </m:e>
          <m:sub>
            <m:r>
              <m:rPr/>
              <w:rPr>
                <w:rFonts w:ascii="Cambria Math" w:hAnsi="Cambria Math"/>
              </w:rPr>
              <m:t>c</m:t>
            </m:r>
            <m:ctrlPr>
              <w:rPr>
                <w:rFonts w:ascii="Cambria Math" w:hAnsi="Cambria Math"/>
                <w:bCs/>
                <w:i/>
              </w:rPr>
            </m:ctrlPr>
          </m:sub>
        </m:sSub>
      </m:oMath>
      <w:r>
        <w:rPr>
          <w:rFonts w:hint="eastAsia"/>
          <w:bCs/>
        </w:rPr>
        <w:t>中记录当前节点</w:t>
      </w:r>
      <m:oMath>
        <m:sSub>
          <m:sSubPr>
            <m:ctrlPr>
              <w:rPr>
                <w:rFonts w:ascii="Cambria Math" w:hAnsi="Cambria Math"/>
                <w:bCs/>
                <w:i/>
              </w:rPr>
            </m:ctrlPr>
          </m:sSubPr>
          <m:e>
            <m:r>
              <m:rPr/>
              <w:rPr>
                <w:rFonts w:ascii="Cambria Math" w:hAnsi="Cambria Math"/>
              </w:rPr>
              <m:t>v</m:t>
            </m:r>
            <m:ctrlPr>
              <w:rPr>
                <w:rFonts w:hint="eastAsia" w:ascii="Cambria Math" w:hAnsi="Cambria Math"/>
                <w:bCs/>
                <w:i/>
              </w:rPr>
            </m:ctrlPr>
          </m:e>
          <m:sub>
            <m:r>
              <m:rPr/>
              <w:rPr>
                <w:rFonts w:ascii="Cambria Math" w:hAnsi="Cambria Math"/>
              </w:rPr>
              <m:t>i</m:t>
            </m:r>
            <m:ctrlPr>
              <w:rPr>
                <w:rFonts w:ascii="Cambria Math" w:hAnsi="Cambria Math"/>
                <w:bCs/>
                <w:i/>
              </w:rPr>
            </m:ctrlPr>
          </m:sub>
        </m:sSub>
      </m:oMath>
      <w:r>
        <w:rPr>
          <w:rFonts w:hint="eastAsia"/>
          <w:bCs/>
        </w:rPr>
        <w:t>与Motif模式的匹配次数，并将节点权重</w:t>
      </w:r>
      <m:oMath>
        <m:sSub>
          <m:sSubPr>
            <m:ctrlPr>
              <w:rPr>
                <w:rFonts w:ascii="Cambria Math" w:hAnsi="Cambria Math"/>
                <w:bCs/>
                <w:i/>
              </w:rPr>
            </m:ctrlPr>
          </m:sSubPr>
          <m:e>
            <m:r>
              <m:rPr/>
              <w:rPr>
                <w:rFonts w:ascii="Cambria Math" w:hAnsi="Cambria Math"/>
              </w:rPr>
              <m:t>M</m:t>
            </m:r>
            <m:ctrlPr>
              <w:rPr>
                <w:rFonts w:hint="eastAsia" w:ascii="Cambria Math" w:hAnsi="Cambria Math"/>
                <w:bCs/>
                <w:i/>
              </w:rPr>
            </m:ctrlPr>
          </m:e>
          <m:sub>
            <m:r>
              <m:rPr/>
              <w:rPr>
                <w:rFonts w:ascii="Cambria Math" w:hAnsi="Cambria Math"/>
              </w:rPr>
              <m:t>a</m:t>
            </m:r>
            <m:ctrlPr>
              <w:rPr>
                <w:rFonts w:ascii="Cambria Math" w:hAnsi="Cambria Math"/>
                <w:bCs/>
                <w:i/>
              </w:rPr>
            </m:ctrlPr>
          </m:sub>
        </m:sSub>
        <m:d>
          <m:dPr>
            <m:begChr m:val="["/>
            <m:endChr m:val="]"/>
            <m:ctrlPr>
              <w:rPr>
                <w:rFonts w:ascii="Cambria Math" w:hAnsi="Cambria Math"/>
                <w:bCs/>
              </w:rPr>
            </m:ctrlPr>
          </m:dPr>
          <m:e>
            <m:sSub>
              <m:sSubPr>
                <m:ctrlPr>
                  <w:rPr>
                    <w:rFonts w:ascii="Cambria Math" w:hAnsi="Cambria Math"/>
                    <w:bCs/>
                    <w:i/>
                  </w:rPr>
                </m:ctrlPr>
              </m:sSubPr>
              <m:e>
                <m:r>
                  <m:rPr/>
                  <w:rPr>
                    <w:rFonts w:ascii="Cambria Math" w:hAnsi="Cambria Math"/>
                  </w:rPr>
                  <m:t>v</m:t>
                </m:r>
                <m:ctrlPr>
                  <w:rPr>
                    <w:rFonts w:ascii="Cambria Math" w:hAnsi="Cambria Math"/>
                    <w:bCs/>
                  </w:rPr>
                </m:ctrlPr>
              </m:e>
              <m:sub>
                <m:r>
                  <m:rPr/>
                  <w:rPr>
                    <w:rFonts w:ascii="Cambria Math" w:hAnsi="Cambria Math"/>
                  </w:rPr>
                  <m:t>i</m:t>
                </m:r>
                <m:ctrlPr>
                  <w:rPr>
                    <w:rFonts w:ascii="Cambria Math" w:hAnsi="Cambria Math"/>
                    <w:bCs/>
                    <w:i/>
                  </w:rPr>
                </m:ctrlPr>
              </m:sub>
            </m:sSub>
            <m:ctrlPr>
              <w:rPr>
                <w:rFonts w:ascii="Cambria Math" w:hAnsi="Cambria Math"/>
                <w:bCs/>
                <w:i/>
              </w:rPr>
            </m:ctrlPr>
          </m:e>
        </m:d>
      </m:oMath>
      <w:r>
        <w:rPr>
          <w:rFonts w:hint="eastAsia"/>
          <w:bCs/>
        </w:rPr>
        <w:t>与惩罚项</w:t>
      </w:r>
      <m:oMath>
        <m:f>
          <m:fPr>
            <m:ctrlPr>
              <w:rPr>
                <w:rFonts w:ascii="Cambria Math" w:hAnsi="Cambria Math"/>
                <w:sz w:val="18"/>
                <w:szCs w:val="18"/>
              </w:rPr>
            </m:ctrlPr>
          </m:fPr>
          <m:num>
            <m:sSub>
              <m:sSubPr>
                <m:ctrlPr>
                  <w:rPr>
                    <w:rFonts w:ascii="Cambria Math" w:hAnsi="Cambria Math"/>
                    <w:i/>
                    <w:sz w:val="18"/>
                    <w:szCs w:val="18"/>
                  </w:rPr>
                </m:ctrlPr>
              </m:sSubPr>
              <m:e>
                <m:r>
                  <m:rPr/>
                  <w:rPr>
                    <w:rFonts w:hint="eastAsia" w:ascii="Cambria Math" w:hAnsi="Cambria Math"/>
                    <w:sz w:val="18"/>
                    <w:szCs w:val="18"/>
                  </w:rPr>
                  <m:t>M</m:t>
                </m:r>
                <m:ctrlPr>
                  <w:rPr>
                    <w:rFonts w:ascii="Cambria Math" w:hAnsi="Cambria Math"/>
                    <w:i/>
                    <w:sz w:val="18"/>
                    <w:szCs w:val="18"/>
                  </w:rPr>
                </m:ctrlPr>
              </m:e>
              <m:sub>
                <m:r>
                  <m:rPr/>
                  <w:rPr>
                    <w:rFonts w:hint="eastAsia" w:ascii="Cambria Math" w:hAnsi="Cambria Math"/>
                    <w:sz w:val="18"/>
                    <w:szCs w:val="18"/>
                  </w:rPr>
                  <m:t>c</m:t>
                </m:r>
                <m:ctrlPr>
                  <w:rPr>
                    <w:rFonts w:ascii="Cambria Math" w:hAnsi="Cambria Math"/>
                    <w:i/>
                    <w:sz w:val="18"/>
                    <w:szCs w:val="18"/>
                  </w:rPr>
                </m:ctrlPr>
              </m:sub>
            </m:sSub>
            <m:d>
              <m:dPr>
                <m:begChr m:val="["/>
                <m:endChr m:val="]"/>
                <m:ctrlPr>
                  <w:rPr>
                    <w:rFonts w:ascii="Cambria Math" w:hAnsi="Cambria Math"/>
                    <w:i/>
                    <w:sz w:val="18"/>
                    <w:szCs w:val="18"/>
                  </w:rPr>
                </m:ctrlPr>
              </m:dPr>
              <m:e>
                <m:sSub>
                  <m:sSubPr>
                    <m:ctrlPr>
                      <w:rPr>
                        <w:rFonts w:ascii="Cambria Math" w:hAnsi="Cambria Math"/>
                        <w:i/>
                        <w:sz w:val="18"/>
                        <w:szCs w:val="18"/>
                      </w:rPr>
                    </m:ctrlPr>
                  </m:sSubPr>
                  <m:e>
                    <m:r>
                      <m:rPr/>
                      <w:rPr>
                        <w:rFonts w:hint="eastAsia" w:ascii="Cambria Math" w:hAnsi="Cambria Math"/>
                        <w:sz w:val="18"/>
                        <w:szCs w:val="18"/>
                      </w:rPr>
                      <m:t>v</m:t>
                    </m:r>
                    <m:ctrlPr>
                      <w:rPr>
                        <w:rFonts w:ascii="Cambria Math" w:hAnsi="Cambria Math"/>
                        <w:i/>
                        <w:sz w:val="18"/>
                        <w:szCs w:val="18"/>
                      </w:rPr>
                    </m:ctrlPr>
                  </m:e>
                  <m:sub>
                    <m:r>
                      <m:rPr/>
                      <w:rPr>
                        <w:rFonts w:hint="eastAsia" w:ascii="Cambria Math" w:hAnsi="Cambria Math"/>
                        <w:sz w:val="18"/>
                        <w:szCs w:val="18"/>
                      </w:rPr>
                      <m:t>i</m:t>
                    </m:r>
                    <m:ctrlPr>
                      <w:rPr>
                        <w:rFonts w:ascii="Cambria Math" w:hAnsi="Cambria Math"/>
                        <w:i/>
                        <w:sz w:val="18"/>
                        <w:szCs w:val="18"/>
                      </w:rPr>
                    </m:ctrlPr>
                  </m:sub>
                </m:sSub>
                <m:ctrlPr>
                  <w:rPr>
                    <w:rFonts w:ascii="Cambria Math" w:hAnsi="Cambria Math"/>
                    <w:i/>
                    <w:sz w:val="18"/>
                    <w:szCs w:val="18"/>
                  </w:rPr>
                </m:ctrlPr>
              </m:e>
            </m:d>
            <m:ctrlPr>
              <w:rPr>
                <w:rFonts w:ascii="Cambria Math" w:hAnsi="Cambria Math"/>
                <w:i/>
                <w:sz w:val="18"/>
                <w:szCs w:val="18"/>
              </w:rPr>
            </m:ctrlPr>
          </m:num>
          <m:den>
            <m:d>
              <m:dPr>
                <m:begChr m:val="|"/>
                <m:endChr m:val="|"/>
                <m:ctrlPr>
                  <w:rPr>
                    <w:rFonts w:ascii="Cambria Math" w:hAnsi="Cambria Math"/>
                    <w:i/>
                    <w:sz w:val="18"/>
                    <w:szCs w:val="18"/>
                  </w:rPr>
                </m:ctrlPr>
              </m:dPr>
              <m:e>
                <m:sSub>
                  <m:sSubPr>
                    <m:ctrlPr>
                      <w:rPr>
                        <w:rFonts w:ascii="Cambria Math" w:hAnsi="Cambria Math" w:cs="Arial"/>
                        <w:bCs/>
                        <w:i/>
                        <w:sz w:val="18"/>
                        <w:szCs w:val="18"/>
                      </w:rPr>
                    </m:ctrlPr>
                  </m:sSubPr>
                  <m:e>
                    <m:r>
                      <m:rPr/>
                      <w:rPr>
                        <w:rFonts w:ascii="Cambria Math" w:hAnsi="Cambria Math" w:cs="Arial"/>
                        <w:sz w:val="18"/>
                        <w:szCs w:val="18"/>
                      </w:rPr>
                      <m:t>N</m:t>
                    </m:r>
                    <m:ctrlPr>
                      <w:rPr>
                        <w:rFonts w:ascii="Cambria Math" w:hAnsi="Cambria Math" w:cs="Arial"/>
                        <w:bCs/>
                        <w:i/>
                        <w:sz w:val="18"/>
                        <w:szCs w:val="18"/>
                      </w:rPr>
                    </m:ctrlPr>
                  </m:e>
                  <m:sub>
                    <m:sSub>
                      <m:sSubPr>
                        <m:ctrlPr>
                          <w:rPr>
                            <w:rFonts w:ascii="Cambria Math" w:hAnsi="Cambria Math" w:cs="Arial"/>
                            <w:bCs/>
                            <w:i/>
                            <w:sz w:val="18"/>
                            <w:szCs w:val="18"/>
                          </w:rPr>
                        </m:ctrlPr>
                      </m:sSubPr>
                      <m:e>
                        <m:r>
                          <m:rPr/>
                          <w:rPr>
                            <w:rFonts w:ascii="Cambria Math" w:hAnsi="Cambria Math" w:cs="Arial"/>
                            <w:sz w:val="18"/>
                            <w:szCs w:val="18"/>
                          </w:rPr>
                          <m:t>v</m:t>
                        </m:r>
                        <m:ctrlPr>
                          <w:rPr>
                            <w:rFonts w:ascii="Cambria Math" w:hAnsi="Cambria Math" w:cs="Arial"/>
                            <w:bCs/>
                            <w:i/>
                            <w:sz w:val="18"/>
                            <w:szCs w:val="18"/>
                          </w:rPr>
                        </m:ctrlPr>
                      </m:e>
                      <m:sub>
                        <m:r>
                          <m:rPr/>
                          <w:rPr>
                            <w:rFonts w:ascii="Cambria Math" w:hAnsi="Cambria Math" w:cs="Arial"/>
                            <w:sz w:val="18"/>
                            <w:szCs w:val="18"/>
                          </w:rPr>
                          <m:t>i</m:t>
                        </m:r>
                        <m:ctrlPr>
                          <w:rPr>
                            <w:rFonts w:ascii="Cambria Math" w:hAnsi="Cambria Math" w:cs="Arial"/>
                            <w:bCs/>
                            <w:i/>
                            <w:sz w:val="18"/>
                            <w:szCs w:val="18"/>
                          </w:rPr>
                        </m:ctrlPr>
                      </m:sub>
                    </m:sSub>
                    <m:ctrlPr>
                      <w:rPr>
                        <w:rFonts w:ascii="Cambria Math" w:hAnsi="Cambria Math" w:cs="Arial"/>
                        <w:bCs/>
                        <w:i/>
                        <w:sz w:val="18"/>
                        <w:szCs w:val="18"/>
                      </w:rPr>
                    </m:ctrlPr>
                  </m:sub>
                </m:sSub>
                <m:ctrlPr>
                  <w:rPr>
                    <w:rFonts w:ascii="Cambria Math" w:hAnsi="Cambria Math"/>
                    <w:i/>
                    <w:sz w:val="18"/>
                    <w:szCs w:val="18"/>
                  </w:rPr>
                </m:ctrlPr>
              </m:e>
            </m:d>
            <m:ctrlPr>
              <w:rPr>
                <w:rFonts w:ascii="Cambria Math" w:hAnsi="Cambria Math"/>
                <w:i/>
                <w:sz w:val="18"/>
                <w:szCs w:val="18"/>
              </w:rPr>
            </m:ctrlPr>
          </m:den>
        </m:f>
      </m:oMath>
      <w:r>
        <w:rPr>
          <w:rFonts w:hint="eastAsia"/>
          <w:bCs/>
        </w:rPr>
        <w:t>相乘得到</w:t>
      </w:r>
      <m:oMath>
        <m:sSub>
          <m:sSubPr>
            <m:ctrlPr>
              <w:rPr>
                <w:rFonts w:ascii="Cambria Math" w:hAnsi="Cambria Math"/>
                <w:bCs/>
                <w:i/>
              </w:rPr>
            </m:ctrlPr>
          </m:sSubPr>
          <m:e>
            <m:r>
              <m:rPr/>
              <w:rPr>
                <w:rFonts w:ascii="Cambria Math" w:hAnsi="Cambria Math"/>
              </w:rPr>
              <m:t>M</m:t>
            </m:r>
            <m:ctrlPr>
              <w:rPr>
                <w:rFonts w:hint="eastAsia" w:ascii="Cambria Math" w:hAnsi="Cambria Math"/>
                <w:bCs/>
                <w:i/>
              </w:rPr>
            </m:ctrlPr>
          </m:e>
          <m:sub>
            <m:r>
              <m:rPr/>
              <w:rPr>
                <w:rFonts w:ascii="Cambria Math" w:hAnsi="Cambria Math"/>
              </w:rPr>
              <m:t>y</m:t>
            </m:r>
            <m:ctrlPr>
              <w:rPr>
                <w:rFonts w:ascii="Cambria Math" w:hAnsi="Cambria Math"/>
                <w:bCs/>
                <w:i/>
              </w:rPr>
            </m:ctrlPr>
          </m:sub>
        </m:sSub>
        <m:d>
          <m:dPr>
            <m:begChr m:val="["/>
            <m:endChr m:val="]"/>
            <m:ctrlPr>
              <w:rPr>
                <w:rFonts w:ascii="Cambria Math" w:hAnsi="Cambria Math"/>
                <w:bCs/>
              </w:rPr>
            </m:ctrlPr>
          </m:dPr>
          <m:e>
            <m:sSub>
              <m:sSubPr>
                <m:ctrlPr>
                  <w:rPr>
                    <w:rFonts w:ascii="Cambria Math" w:hAnsi="Cambria Math"/>
                    <w:bCs/>
                    <w:i/>
                  </w:rPr>
                </m:ctrlPr>
              </m:sSubPr>
              <m:e>
                <m:r>
                  <m:rPr/>
                  <w:rPr>
                    <w:rFonts w:ascii="Cambria Math" w:hAnsi="Cambria Math"/>
                  </w:rPr>
                  <m:t>v</m:t>
                </m:r>
                <m:ctrlPr>
                  <w:rPr>
                    <w:rFonts w:ascii="Cambria Math" w:hAnsi="Cambria Math"/>
                    <w:bCs/>
                  </w:rPr>
                </m:ctrlPr>
              </m:e>
              <m:sub>
                <m:r>
                  <m:rPr/>
                  <w:rPr>
                    <w:rFonts w:ascii="Cambria Math" w:hAnsi="Cambria Math"/>
                  </w:rPr>
                  <m:t>i</m:t>
                </m:r>
                <m:ctrlPr>
                  <w:rPr>
                    <w:rFonts w:ascii="Cambria Math" w:hAnsi="Cambria Math"/>
                    <w:bCs/>
                    <w:i/>
                  </w:rPr>
                </m:ctrlPr>
              </m:sub>
            </m:sSub>
            <m:ctrlPr>
              <w:rPr>
                <w:rFonts w:ascii="Cambria Math" w:hAnsi="Cambria Math"/>
                <w:bCs/>
                <w:i/>
              </w:rPr>
            </m:ctrlPr>
          </m:e>
        </m:d>
      </m:oMath>
      <w:r>
        <w:rPr>
          <w:rFonts w:hint="eastAsia"/>
          <w:bCs/>
        </w:rPr>
        <w:t>，该惩罚项是为了避免算法过度青睐高度数节点。最后，算法返回标签矩阵</w:t>
      </w:r>
      <m:oMath>
        <m:sSub>
          <m:sSubPr>
            <m:ctrlPr>
              <w:rPr>
                <w:rFonts w:ascii="Cambria Math" w:hAnsi="Cambria Math"/>
                <w:bCs/>
                <w:i/>
              </w:rPr>
            </m:ctrlPr>
          </m:sSubPr>
          <m:e>
            <m:r>
              <m:rPr/>
              <w:rPr>
                <w:rFonts w:ascii="Cambria Math" w:hAnsi="Cambria Math"/>
              </w:rPr>
              <m:t>M</m:t>
            </m:r>
            <m:ctrlPr>
              <w:rPr>
                <w:rFonts w:hint="eastAsia" w:ascii="Cambria Math" w:hAnsi="Cambria Math"/>
                <w:bCs/>
                <w:i/>
              </w:rPr>
            </m:ctrlPr>
          </m:e>
          <m:sub>
            <m:r>
              <m:rPr/>
              <w:rPr>
                <w:rFonts w:ascii="Cambria Math" w:hAnsi="Cambria Math"/>
              </w:rPr>
              <m:t>y</m:t>
            </m:r>
            <m:ctrlPr>
              <w:rPr>
                <w:rFonts w:ascii="Cambria Math" w:hAnsi="Cambria Math"/>
                <w:bCs/>
                <w:i/>
              </w:rPr>
            </m:ctrlPr>
          </m:sub>
        </m:sSub>
      </m:oMath>
      <w:r>
        <w:rPr>
          <w:rFonts w:hint="eastAsia"/>
          <w:bCs/>
        </w:rPr>
        <w:t>。</w:t>
      </w:r>
    </w:p>
    <w:p w14:paraId="08EF5E83">
      <w:pPr>
        <w:widowControl/>
        <w:spacing w:line="360" w:lineRule="auto"/>
        <w:jc w:val="left"/>
        <w:rPr>
          <w:rFonts w:ascii="黑体" w:hAnsi="黑体" w:eastAsia="黑体" w:cs="黑体"/>
          <w:bCs/>
        </w:rPr>
      </w:pPr>
      <w:del w:id="789" w:author="LRC" w:date="2026-06-25T09:02:00Z">
        <w:r>
          <w:rPr>
            <w:rFonts w:hint="eastAsia" w:ascii="黑体" w:hAnsi="黑体" w:eastAsia="黑体" w:cs="黑体"/>
            <w:bCs/>
          </w:rPr>
          <w:delText>3</w:delText>
        </w:r>
      </w:del>
      <w:ins w:id="790" w:author="LRC" w:date="2026-06-25T09:02:00Z">
        <w:r>
          <w:rPr>
            <w:rFonts w:ascii="黑体" w:hAnsi="黑体" w:eastAsia="黑体" w:cs="黑体"/>
            <w:bCs/>
          </w:rPr>
          <w:t>2</w:t>
        </w:r>
      </w:ins>
      <w:r>
        <w:rPr>
          <w:rFonts w:hint="eastAsia" w:ascii="黑体" w:hAnsi="黑体" w:eastAsia="黑体" w:cs="黑体"/>
          <w:bCs/>
        </w:rPr>
        <w:t>.3 时空复杂度分析</w:t>
      </w:r>
    </w:p>
    <w:p w14:paraId="62097093">
      <w:pPr>
        <w:ind w:firstLine="0" w:firstLineChars="0"/>
        <w:rPr>
          <w:bCs/>
        </w:rPr>
        <w:pPrChange w:id="791" w:author="LRC" w:date="2026-07-02T10:04:00Z">
          <w:pPr>
            <w:ind w:firstLine="420" w:firstLineChars="200"/>
          </w:pPr>
        </w:pPrChange>
      </w:pPr>
      <w:del w:id="792" w:author="LRC" w:date="2026-07-02T10:04:00Z">
        <w:r>
          <w:rPr>
            <w:rFonts w:hint="eastAsia"/>
            <w:bCs/>
          </w:rPr>
          <w:delText>（</w:delText>
        </w:r>
      </w:del>
      <w:del w:id="793" w:author="LRC" w:date="2026-07-02T10:04:00Z">
        <w:r>
          <w:rPr>
            <w:bCs/>
          </w:rPr>
          <w:delText>1</w:delText>
        </w:r>
      </w:del>
      <w:del w:id="794" w:author="LRC" w:date="2026-07-02T10:04:00Z">
        <w:r>
          <w:rPr>
            <w:rFonts w:hint="eastAsia"/>
            <w:bCs/>
          </w:rPr>
          <w:delText>）本研究首先探究</w:delText>
        </w:r>
      </w:del>
      <w:del w:id="795" w:author="LRC" w:date="2026-07-02T10:05:00Z">
        <w:r>
          <w:rPr>
            <w:rFonts w:hint="eastAsia"/>
            <w:bCs/>
          </w:rPr>
          <w:delText>MIWS算法和</w:delText>
        </w:r>
      </w:del>
      <w:del w:id="796" w:author="LRC" w:date="2026-07-02T10:05:00Z">
        <w:r>
          <w:rPr>
            <w:bCs/>
          </w:rPr>
          <w:delText>DomainMatching</w:delText>
        </w:r>
      </w:del>
      <w:del w:id="797" w:author="LRC" w:date="2026-07-02T10:05:00Z">
        <w:r>
          <w:rPr>
            <w:rFonts w:hint="eastAsia"/>
            <w:bCs/>
          </w:rPr>
          <w:delText>算法的</w:delText>
        </w:r>
      </w:del>
      <w:ins w:id="798" w:author="LRC" w:date="2026-07-02T10:05:00Z">
        <w:r>
          <w:rPr>
            <w:rFonts w:hint="eastAsia"/>
            <w:bCs/>
          </w:rPr>
          <w:t>2</w:t>
        </w:r>
      </w:ins>
      <w:ins w:id="799" w:author="LRC" w:date="2026-07-02T10:05:00Z">
        <w:r>
          <w:rPr>
            <w:bCs/>
          </w:rPr>
          <w:t xml:space="preserve">.3.1 </w:t>
        </w:r>
      </w:ins>
      <w:r>
        <w:rPr>
          <w:rFonts w:hint="eastAsia"/>
          <w:bCs/>
        </w:rPr>
        <w:t>时间复杂度</w:t>
      </w:r>
      <w:del w:id="800" w:author="LRC" w:date="2026-07-02T10:04:00Z">
        <w:r>
          <w:rPr>
            <w:rFonts w:hint="eastAsia"/>
            <w:bCs/>
          </w:rPr>
          <w:delText>。</w:delText>
        </w:r>
      </w:del>
    </w:p>
    <w:p w14:paraId="1F309EF5">
      <w:pPr>
        <w:ind w:firstLine="420" w:firstLineChars="200"/>
        <w:rPr>
          <w:bCs/>
        </w:rPr>
      </w:pPr>
      <w:r>
        <w:rPr>
          <w:rFonts w:hint="eastAsia"/>
          <w:bCs/>
        </w:rPr>
        <w:t>MIWS算法的核心是对</w:t>
      </w:r>
      <w:del w:id="801" w:author="LRC" w:date="2026-07-02T10:05:00Z">
        <w:r>
          <w:rPr>
            <w:rFonts w:hint="eastAsia"/>
            <w:bCs/>
          </w:rPr>
          <w:delText>图</w:delText>
        </w:r>
      </w:del>
      <m:oMath>
        <m:r>
          <m:rPr/>
          <w:rPr>
            <w:rFonts w:ascii="Cambria Math" w:hAnsi="Cambria Math"/>
          </w:rPr>
          <m:t>G</m:t>
        </m:r>
      </m:oMath>
      <w:r>
        <w:rPr>
          <w:rFonts w:hint="eastAsia"/>
        </w:rPr>
        <w:t>的</w:t>
      </w:r>
      <w:r>
        <w:rPr>
          <w:rFonts w:hint="eastAsia"/>
          <w:bCs/>
        </w:rPr>
        <w:t>遍历，故时间复杂</w:t>
      </w:r>
      <w:del w:id="802" w:author="LRC" w:date="2026-07-02T10:06:00Z">
        <w:r>
          <w:rPr>
            <w:rFonts w:hint="eastAsia"/>
            <w:bCs/>
          </w:rPr>
          <w:delText>s</w:delText>
        </w:r>
      </w:del>
      <w:r>
        <w:rPr>
          <w:rFonts w:hint="eastAsia"/>
          <w:bCs/>
        </w:rPr>
        <w:t>度</w:t>
      </w:r>
      <w:del w:id="803" w:author="LRC" w:date="2026-07-02T10:06:00Z">
        <w:r>
          <w:rPr>
            <w:rFonts w:hint="eastAsia"/>
            <w:bCs/>
          </w:rPr>
          <w:delText>可概括</w:delText>
        </w:r>
      </w:del>
      <w:r>
        <w:rPr>
          <w:rFonts w:hint="eastAsia"/>
          <w:bCs/>
        </w:rPr>
        <w:t>为</w:t>
      </w:r>
      <m:oMath>
        <m:r>
          <m:rPr/>
          <w:rPr>
            <w:rFonts w:ascii="Cambria Math" w:hAnsi="Cambria Math"/>
          </w:rPr>
          <m:t>O</m:t>
        </m:r>
        <m:d>
          <m:dPr>
            <m:ctrlPr>
              <w:rPr>
                <w:rFonts w:ascii="Cambria Math" w:hAnsi="Cambria Math"/>
                <w:bCs/>
              </w:rPr>
            </m:ctrlPr>
          </m:dPr>
          <m:e>
            <m:d>
              <m:dPr>
                <m:begChr m:val="|"/>
                <m:endChr m:val="|"/>
                <m:ctrlPr>
                  <w:rPr>
                    <w:rFonts w:ascii="Cambria Math" w:hAnsi="Cambria Math"/>
                    <w:bCs/>
                  </w:rPr>
                </m:ctrlPr>
              </m:dPr>
              <m:e>
                <m:r>
                  <m:rPr/>
                  <w:rPr>
                    <w:rFonts w:ascii="Cambria Math" w:hAnsi="Cambria Math"/>
                  </w:rPr>
                  <m:t>V</m:t>
                </m:r>
                <m:ctrlPr>
                  <w:rPr>
                    <w:rFonts w:ascii="Cambria Math" w:hAnsi="Cambria Math"/>
                    <w:bCs/>
                  </w:rPr>
                </m:ctrlPr>
              </m:e>
            </m:d>
            <m:r>
              <m:rPr>
                <m:sty m:val="p"/>
              </m:rPr>
              <w:rPr>
                <w:rFonts w:ascii="Cambria Math" w:hAnsi="Cambria Math"/>
              </w:rPr>
              <m:t>+</m:t>
            </m:r>
            <m:d>
              <m:dPr>
                <m:begChr m:val="|"/>
                <m:endChr m:val="|"/>
                <m:ctrlPr>
                  <w:rPr>
                    <w:rFonts w:ascii="Cambria Math" w:hAnsi="Cambria Math"/>
                    <w:bCs/>
                  </w:rPr>
                </m:ctrlPr>
              </m:dPr>
              <m:e>
                <m:r>
                  <m:rPr/>
                  <w:rPr>
                    <w:rFonts w:ascii="Cambria Math" w:hAnsi="Cambria Math"/>
                  </w:rPr>
                  <m:t>E</m:t>
                </m:r>
                <m:ctrlPr>
                  <w:rPr>
                    <w:rFonts w:ascii="Cambria Math" w:hAnsi="Cambria Math"/>
                    <w:bCs/>
                  </w:rPr>
                </m:ctrlPr>
              </m:e>
            </m:d>
            <m:ctrlPr>
              <w:rPr>
                <w:rFonts w:ascii="Cambria Math" w:hAnsi="Cambria Math"/>
                <w:bCs/>
                <w:i/>
              </w:rPr>
            </m:ctrlPr>
          </m:e>
        </m:d>
      </m:oMath>
      <w:r>
        <w:rPr>
          <w:rFonts w:hint="eastAsia"/>
          <w:bCs/>
        </w:rPr>
        <w:t>。</w:t>
      </w:r>
    </w:p>
    <w:p w14:paraId="274ED188">
      <w:pPr>
        <w:ind w:firstLine="420" w:firstLineChars="200"/>
        <w:rPr>
          <w:bCs/>
        </w:rPr>
      </w:pPr>
      <w:r>
        <w:rPr>
          <w:bCs/>
        </w:rPr>
        <w:t>DomainMatching</w:t>
      </w:r>
      <w:r>
        <w:rPr>
          <w:rFonts w:hint="eastAsia"/>
          <w:bCs/>
        </w:rPr>
        <w:t>算法作为离线预处理模块，</w:t>
      </w:r>
      <w:del w:id="804" w:author="LRC" w:date="2026-07-02T10:06:00Z">
        <w:r>
          <w:rPr>
            <w:rFonts w:hint="eastAsia"/>
            <w:bCs/>
          </w:rPr>
          <w:delText>其</w:delText>
        </w:r>
      </w:del>
      <w:r>
        <w:rPr>
          <w:rFonts w:hint="eastAsia"/>
          <w:bCs/>
        </w:rPr>
        <w:t>功能是为</w:t>
      </w:r>
      <w:r>
        <w:rPr>
          <w:bCs/>
        </w:rPr>
        <w:t>EchoModel</w:t>
      </w:r>
      <w:r>
        <w:rPr>
          <w:rFonts w:hint="eastAsia"/>
          <w:bCs/>
        </w:rPr>
        <w:t>生成训练标签，仅需运行一次。</w:t>
      </w:r>
      <w:r>
        <w:rPr>
          <w:bCs/>
        </w:rPr>
        <w:t>DomainMatching</w:t>
      </w:r>
      <w:r>
        <w:rPr>
          <w:rFonts w:hint="eastAsia"/>
          <w:bCs/>
        </w:rPr>
        <w:t>算法</w:t>
      </w:r>
      <w:del w:id="805" w:author="LRC" w:date="2026-07-02T10:09:00Z">
        <w:r>
          <w:rPr>
            <w:rFonts w:hint="eastAsia"/>
            <w:bCs/>
          </w:rPr>
          <w:delText>首先</w:delText>
        </w:r>
      </w:del>
      <w:r>
        <w:rPr>
          <w:rFonts w:hint="eastAsia"/>
          <w:bCs/>
        </w:rPr>
        <w:t>初始化</w:t>
      </w:r>
      <m:oMath>
        <m:sSub>
          <m:sSubPr>
            <m:ctrlPr>
              <w:rPr>
                <w:rFonts w:ascii="Cambria Math" w:hAnsi="Cambria Math"/>
                <w:bCs/>
                <w:i/>
              </w:rPr>
            </m:ctrlPr>
          </m:sSubPr>
          <m:e>
            <m:r>
              <m:rPr/>
              <w:rPr>
                <w:rFonts w:ascii="Cambria Math" w:hAnsi="Cambria Math"/>
              </w:rPr>
              <m:t>S</m:t>
            </m:r>
            <m:ctrlPr>
              <w:rPr>
                <w:rFonts w:ascii="Cambria Math" w:hAnsi="Cambria Math"/>
                <w:bCs/>
                <w:i/>
              </w:rPr>
            </m:ctrlPr>
          </m:e>
          <m:sub>
            <m:r>
              <m:rPr>
                <m:sty m:val="p"/>
              </m:rPr>
              <w:rPr>
                <w:rFonts w:ascii="Cambria Math" w:hAnsi="Cambria Math"/>
              </w:rPr>
              <m:t>nodes</m:t>
            </m:r>
            <m:ctrlPr>
              <w:rPr>
                <w:rFonts w:ascii="Cambria Math" w:hAnsi="Cambria Math"/>
                <w:bCs/>
                <w:i/>
              </w:rPr>
            </m:ctrlPr>
          </m:sub>
        </m:sSub>
      </m:oMath>
      <w:del w:id="806" w:author="LRC" w:date="2026-07-02T10:09:00Z">
        <w:r>
          <w:rPr>
            <w:rFonts w:hint="eastAsia"/>
            <w:bCs/>
          </w:rPr>
          <w:delText>，其</w:delText>
        </w:r>
      </w:del>
      <w:ins w:id="807" w:author="LRC" w:date="2026-07-02T10:09:00Z">
        <w:r>
          <w:rPr>
            <w:rFonts w:hint="eastAsia"/>
            <w:bCs/>
          </w:rPr>
          <w:t>的</w:t>
        </w:r>
      </w:ins>
      <w:r>
        <w:rPr>
          <w:rFonts w:hint="eastAsia"/>
          <w:bCs/>
        </w:rPr>
        <w:t>开销为</w:t>
      </w:r>
      <m:oMath>
        <m:r>
          <m:rPr/>
          <w:rPr>
            <w:rFonts w:ascii="Cambria Math" w:hAnsi="Cambria Math"/>
          </w:rPr>
          <m:t>O(|V|)</m:t>
        </m:r>
      </m:oMath>
      <w:r>
        <w:rPr>
          <w:rFonts w:hint="eastAsia"/>
          <w:bCs/>
        </w:rPr>
        <w:t>，</w:t>
      </w:r>
      <w:del w:id="808" w:author="LRC" w:date="2026-07-02T11:09:00Z">
        <w:r>
          <w:rPr>
            <w:rFonts w:hint="eastAsia"/>
            <w:bCs/>
          </w:rPr>
          <w:delText>其次</w:delText>
        </w:r>
      </w:del>
      <w:r>
        <w:rPr>
          <w:rFonts w:hint="eastAsia"/>
          <w:bCs/>
        </w:rPr>
        <w:t>通过FMPD算法生成</w:t>
      </w:r>
      <w:del w:id="809" w:author="LRC" w:date="2026-07-02T11:11:00Z">
        <w:r>
          <w:rPr>
            <w:rFonts w:hint="eastAsia"/>
            <w:bCs/>
          </w:rPr>
          <w:delText>Motif模式列表</w:delText>
        </w:r>
      </w:del>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w:del w:id="810" w:author="LRC" w:date="2026-07-02T11:11:00Z">
          <m:r>
            <m:rPr>
              <m:sty m:val="p"/>
            </m:rPr>
            <w:rPr>
              <w:rFonts w:hint="eastAsia" w:ascii="Cambria Math" w:hAnsi="Cambria Math"/>
            </w:rPr>
            <m:t>，其</m:t>
          </m:r>
        </w:del>
      </m:oMath>
      <w:ins w:id="811" w:author="LRC" w:date="2026-07-02T11:11:00Z">
        <w:r>
          <w:rPr>
            <w:rFonts w:hint="eastAsia"/>
            <w:bCs/>
          </w:rPr>
          <w:t>的</w:t>
        </w:r>
      </w:ins>
      <w:r>
        <w:rPr>
          <w:rFonts w:hint="eastAsia"/>
          <w:bCs/>
        </w:rPr>
        <w:t>时间复杂度为</w:t>
      </w:r>
      <m:oMath>
        <m:r>
          <m:rPr/>
          <w:rPr>
            <w:rFonts w:hint="eastAsia" w:ascii="Cambria Math" w:hAnsi="Cambria Math"/>
          </w:rPr>
          <m:t>O</m:t>
        </m:r>
        <m:d>
          <m:dPr>
            <m:ctrlPr>
              <w:rPr>
                <w:rFonts w:ascii="Cambria Math" w:hAnsi="Cambria Math"/>
                <w:bCs/>
                <w:i/>
              </w:rPr>
            </m:ctrlPr>
          </m:dPr>
          <m:e>
            <m:sSup>
              <m:sSupPr>
                <m:ctrlPr>
                  <w:rPr>
                    <w:rFonts w:ascii="Cambria Math" w:hAnsi="Cambria Math"/>
                    <w:bCs/>
                    <w:i/>
                  </w:rPr>
                </m:ctrlPr>
              </m:sSupPr>
              <m:e>
                <m:r>
                  <m:rPr/>
                  <w:rPr>
                    <w:rFonts w:ascii="Cambria Math" w:hAnsi="Cambria Math"/>
                  </w:rPr>
                  <m:t>|</m:t>
                </m:r>
                <m:r>
                  <m:rPr/>
                  <w:rPr>
                    <w:rFonts w:hint="eastAsia" w:ascii="Cambria Math" w:hAnsi="Cambria Math"/>
                  </w:rPr>
                  <m:t>L</m:t>
                </m:r>
                <m:r>
                  <m:rPr/>
                  <w:rPr>
                    <w:rFonts w:ascii="Cambria Math" w:hAnsi="Cambria Math"/>
                  </w:rPr>
                  <m:t>|</m:t>
                </m:r>
                <m:ctrlPr>
                  <w:rPr>
                    <w:rFonts w:ascii="Cambria Math" w:hAnsi="Cambria Math"/>
                    <w:bCs/>
                  </w:rPr>
                </m:ctrlPr>
              </m:e>
              <m:sup>
                <m:r>
                  <m:rPr/>
                  <w:rPr>
                    <w:rFonts w:ascii="Cambria Math" w:hAnsi="Cambria Math"/>
                  </w:rPr>
                  <m:t>4</m:t>
                </m:r>
                <m:ctrlPr>
                  <w:rPr>
                    <w:rFonts w:ascii="Cambria Math" w:hAnsi="Cambria Math"/>
                    <w:bCs/>
                    <w:i/>
                  </w:rPr>
                </m:ctrlPr>
              </m:sup>
            </m:sSup>
            <m:r>
              <m:rPr>
                <m:sty m:val="p"/>
              </m:rPr>
              <w:rPr>
                <w:rFonts w:ascii="Cambria Math" w:hAnsi="Cambria Math"/>
              </w:rPr>
              <m:t>⋅</m:t>
            </m:r>
            <m:d>
              <m:dPr>
                <m:begChr m:val="|"/>
                <m:endChr m:val="|"/>
                <m:ctrlPr>
                  <w:rPr>
                    <w:rFonts w:ascii="Cambria Math" w:hAnsi="Cambria Math"/>
                    <w:i/>
                  </w:rPr>
                </m:ctrlPr>
              </m:dPr>
              <m:e>
                <m:r>
                  <m:rPr/>
                  <w:rPr>
                    <w:rFonts w:ascii="Cambria Math" w:hAnsi="Cambria Math"/>
                  </w:rPr>
                  <m:t>V</m:t>
                </m:r>
                <m:ctrlPr>
                  <w:rPr>
                    <w:rFonts w:ascii="Cambria Math" w:hAnsi="Cambria Math"/>
                    <w:i/>
                  </w:rPr>
                </m:ctrlPr>
              </m:e>
            </m:d>
            <m:r>
              <m:rPr>
                <m:sty m:val="p"/>
              </m:rPr>
              <w:rPr>
                <w:rFonts w:ascii="Cambria Math" w:hAnsi="Cambria Math"/>
              </w:rPr>
              <m:t>⋅</m:t>
            </m:r>
            <m:d>
              <m:dPr>
                <m:begChr m:val="|"/>
                <m:endChr m:val="|"/>
                <m:ctrlPr>
                  <w:rPr>
                    <w:rFonts w:ascii="Cambria Math" w:hAnsi="Cambria Math"/>
                    <w:i/>
                  </w:rPr>
                </m:ctrlPr>
              </m:dPr>
              <m:e>
                <m:r>
                  <m:rPr/>
                  <w:rPr>
                    <w:rFonts w:ascii="Cambria Math" w:hAnsi="Cambria Math"/>
                  </w:rPr>
                  <m:t>E</m:t>
                </m:r>
                <m:ctrlPr>
                  <w:rPr>
                    <w:rFonts w:ascii="Cambria Math" w:hAnsi="Cambria Math"/>
                    <w:i/>
                  </w:rPr>
                </m:ctrlPr>
              </m:e>
            </m:d>
            <m:ctrlPr>
              <w:rPr>
                <w:rFonts w:ascii="Cambria Math" w:hAnsi="Cambria Math"/>
                <w:bCs/>
                <w:i/>
              </w:rPr>
            </m:ctrlPr>
          </m:e>
        </m:d>
      </m:oMath>
      <w:r>
        <w:rPr>
          <w:rFonts w:hint="eastAsia"/>
          <w:bCs/>
        </w:rPr>
        <w:t>。</w:t>
      </w:r>
      <w:del w:id="812" w:author="LRC" w:date="2026-07-02T11:11:00Z">
        <w:r>
          <w:rPr>
            <w:rFonts w:hint="eastAsia"/>
            <w:bCs/>
          </w:rPr>
          <w:delText>然后，</w:delText>
        </w:r>
      </w:del>
      <w:r>
        <w:rPr>
          <w:bCs/>
        </w:rPr>
        <w:t>DomainMatching</w:t>
      </w:r>
      <w:r>
        <w:rPr>
          <w:rFonts w:hint="eastAsia"/>
          <w:bCs/>
        </w:rPr>
        <w:t>遍历训练节点集合</w:t>
      </w:r>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m:r>
              <m:rPr/>
              <w:rPr>
                <w:rFonts w:hint="eastAsia" w:ascii="Cambria Math" w:hAnsi="Cambria Math"/>
              </w:rPr>
              <m:t>nodes</m:t>
            </m:r>
            <m:ctrlPr>
              <w:rPr>
                <w:rFonts w:ascii="Cambria Math" w:hAnsi="Cambria Math"/>
                <w:bCs/>
                <w:i/>
              </w:rPr>
            </m:ctrlPr>
          </m:sub>
        </m:sSub>
      </m:oMath>
      <w:r>
        <w:rPr>
          <w:rFonts w:hint="eastAsia"/>
          <w:bCs/>
        </w:rPr>
        <w:t>（大小为</w:t>
      </w:r>
      <m:oMath>
        <m:sSub>
          <m:sSubPr>
            <m:ctrlPr>
              <w:rPr>
                <w:rFonts w:ascii="Cambria Math" w:hAnsi="Cambria Math"/>
                <w:bCs/>
                <w:i/>
              </w:rPr>
            </m:ctrlPr>
          </m:sSubPr>
          <m:e>
            <m:r>
              <m:rPr/>
              <w:rPr>
                <w:rFonts w:hint="eastAsia" w:ascii="Cambria Math" w:hAnsi="Cambria Math"/>
              </w:rPr>
              <m:t>N</m:t>
            </m:r>
            <m:ctrlPr>
              <w:rPr>
                <w:rFonts w:ascii="Cambria Math" w:hAnsi="Cambria Math"/>
                <w:bCs/>
                <w:i/>
              </w:rPr>
            </m:ctrlPr>
          </m:e>
          <m:sub>
            <m:r>
              <m:rPr/>
              <w:rPr>
                <w:rFonts w:ascii="Cambria Math" w:hAnsi="Cambria Math"/>
              </w:rPr>
              <m:t>train</m:t>
            </m:r>
            <m:ctrlPr>
              <w:rPr>
                <w:rFonts w:ascii="Cambria Math" w:hAnsi="Cambria Math"/>
                <w:bCs/>
                <w:i/>
              </w:rPr>
            </m:ctrlPr>
          </m:sub>
        </m:sSub>
      </m:oMath>
      <w:r>
        <w:rPr>
          <w:rFonts w:hint="eastAsia"/>
          <w:bCs/>
        </w:rPr>
        <w:t>，</w:t>
      </w:r>
      <m:oMath>
        <m:sSub>
          <m:sSubPr>
            <m:ctrlPr>
              <w:rPr>
                <w:rFonts w:ascii="Cambria Math" w:hAnsi="Cambria Math"/>
                <w:bCs/>
                <w:i/>
              </w:rPr>
            </m:ctrlPr>
          </m:sSubPr>
          <m:e>
            <m:r>
              <m:rPr/>
              <w:rPr>
                <w:rFonts w:hint="eastAsia" w:ascii="Cambria Math" w:hAnsi="Cambria Math"/>
              </w:rPr>
              <m:t>N</m:t>
            </m:r>
            <m:ctrlPr>
              <w:rPr>
                <w:rFonts w:ascii="Cambria Math" w:hAnsi="Cambria Math"/>
                <w:bCs/>
                <w:i/>
              </w:rPr>
            </m:ctrlPr>
          </m:e>
          <m:sub>
            <m:r>
              <m:rPr/>
              <w:rPr>
                <w:rFonts w:ascii="Cambria Math" w:hAnsi="Cambria Math"/>
              </w:rPr>
              <m:t>train</m:t>
            </m:r>
            <m:ctrlPr>
              <w:rPr>
                <w:rFonts w:ascii="Cambria Math" w:hAnsi="Cambria Math"/>
                <w:bCs/>
                <w:i/>
              </w:rPr>
            </m:ctrlPr>
          </m:sub>
        </m:sSub>
        <m:r>
          <m:rPr/>
          <w:rPr>
            <w:rFonts w:ascii="Cambria Math" w:hAnsi="Cambria Math"/>
          </w:rPr>
          <m:t>=</m:t>
        </m:r>
        <m:d>
          <m:dPr>
            <m:begChr m:val="|"/>
            <m:endChr m:val="|"/>
            <m:ctrlPr>
              <w:rPr>
                <w:rFonts w:ascii="Cambria Math" w:hAnsi="Cambria Math"/>
                <w:bCs/>
                <w:i/>
              </w:rPr>
            </m:ctrlPr>
          </m:dPr>
          <m:e>
            <m:r>
              <m:rPr/>
              <w:rPr>
                <w:rFonts w:hint="eastAsia" w:ascii="Cambria Math" w:hAnsi="Cambria Math"/>
              </w:rPr>
              <m:t>V</m:t>
            </m:r>
            <m:ctrlPr>
              <w:rPr>
                <w:rFonts w:ascii="Cambria Math" w:hAnsi="Cambria Math"/>
                <w:bCs/>
                <w:i/>
              </w:rPr>
            </m:ctrlPr>
          </m:e>
        </m:d>
        <m:r>
          <m:rPr>
            <m:sty m:val="p"/>
          </m:rPr>
          <w:rPr>
            <w:rFonts w:hint="eastAsia" w:ascii="Cambria Math" w:hAnsi="Cambria Math"/>
          </w:rPr>
          <m:t>×</m:t>
        </m:r>
        <m:r>
          <m:rPr/>
          <w:rPr>
            <w:rFonts w:ascii="Cambria Math" w:hAnsi="Cambria Math"/>
          </w:rPr>
          <m:t>10%</m:t>
        </m:r>
      </m:oMath>
      <w:r>
        <w:rPr>
          <w:rFonts w:hint="eastAsia"/>
          <w:bCs/>
        </w:rPr>
        <w:t>）。对于每个候选节点，算法首先提取其一阶邻域子图</w:t>
      </w:r>
      <m:oMath>
        <m:sSub>
          <m:sSubPr>
            <m:ctrlPr>
              <w:rPr>
                <w:rFonts w:ascii="Cambria Math" w:hAnsi="Cambria Math"/>
                <w:bCs/>
                <w:i/>
              </w:rPr>
            </m:ctrlPr>
          </m:sSubPr>
          <m:e>
            <m:r>
              <m:rPr>
                <m:scr m:val="double-struck"/>
              </m:rPr>
              <w:rPr>
                <w:rFonts w:eastAsia="MS Mincho"/>
              </w:rPr>
              <m:t>G</m:t>
            </m:r>
            <m:ctrlPr>
              <w:rPr>
                <w:rFonts w:ascii="Cambria Math" w:hAnsi="Cambria Math"/>
                <w:bCs/>
                <w:i/>
              </w:rPr>
            </m:ctrlPr>
          </m:e>
          <m:sub>
            <m:sSub>
              <m:sSubPr>
                <m:ctrlPr>
                  <w:rPr>
                    <w:rFonts w:ascii="Cambria Math" w:hAnsi="Cambria Math"/>
                    <w:bCs/>
                    <w:i/>
                  </w:rPr>
                </m:ctrlPr>
              </m:sSubPr>
              <m:e>
                <m:r>
                  <m:rPr/>
                  <w:rPr>
                    <w:rFonts w:ascii="Cambria Math" w:hAnsi="Cambria Math"/>
                  </w:rPr>
                  <m:t>v</m:t>
                </m:r>
                <m:ctrlPr>
                  <w:rPr>
                    <w:rFonts w:ascii="Cambria Math" w:hAnsi="Cambria Math"/>
                    <w:bCs/>
                    <w:i/>
                  </w:rPr>
                </m:ctrlPr>
              </m:e>
              <m:sub>
                <m:r>
                  <m:rPr/>
                  <w:rPr>
                    <w:rFonts w:ascii="Cambria Math" w:hAnsi="Cambria Math"/>
                  </w:rPr>
                  <m:t>i</m:t>
                </m:r>
                <m:ctrlPr>
                  <w:rPr>
                    <w:rFonts w:ascii="Cambria Math" w:hAnsi="Cambria Math"/>
                    <w:bCs/>
                    <w:i/>
                  </w:rPr>
                </m:ctrlPr>
              </m:sub>
            </m:sSub>
            <m:ctrlPr>
              <w:rPr>
                <w:rFonts w:ascii="Cambria Math" w:hAnsi="Cambria Math"/>
                <w:bCs/>
                <w:i/>
              </w:rPr>
            </m:ctrlPr>
          </m:sub>
        </m:sSub>
      </m:oMath>
      <w:r>
        <w:rPr>
          <w:rFonts w:hint="eastAsia"/>
          <w:bCs/>
        </w:rPr>
        <w:t>，随后将该子图与每个Motif模式</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d>
          <m:dPr>
            <m:ctrlPr>
              <w:rPr>
                <w:rFonts w:ascii="Cambria Math" w:hAnsi="Cambria Math"/>
                <w:i/>
              </w:rPr>
            </m:ctrlPr>
          </m:dPr>
          <m:e>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m:t>
            </m:r>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m</m:t>
                </m:r>
                <m:ctrlPr>
                  <w:rPr>
                    <w:rFonts w:ascii="Cambria Math" w:hAnsi="Cambria Math"/>
                    <w:i/>
                  </w:rPr>
                </m:ctrlPr>
              </m:sub>
            </m:sSub>
            <m:ctrlPr>
              <w:rPr>
                <w:rFonts w:ascii="Cambria Math" w:hAnsi="Cambria Math"/>
                <w:i/>
              </w:rPr>
            </m:ctrlPr>
          </m:e>
        </m:d>
      </m:oMath>
      <w:r>
        <w:rPr>
          <w:rFonts w:hint="eastAsia"/>
          <w:bCs/>
        </w:rPr>
        <w:t>进行同构判别，该过程的时间复杂度可表示为</w:t>
      </w:r>
      <m:oMath>
        <m:r>
          <m:rPr/>
          <w:rPr>
            <w:rFonts w:hint="eastAsia" w:ascii="Cambria Math" w:hAnsi="Cambria Math"/>
          </w:rPr>
          <m:t>O</m:t>
        </m:r>
        <m:d>
          <m:dPr>
            <m:ctrlPr>
              <w:rPr>
                <w:rFonts w:ascii="Cambria Math" w:hAnsi="Cambria Math"/>
                <w:bCs/>
                <w:i/>
              </w:rPr>
            </m:ctrlPr>
          </m:dPr>
          <m:e>
            <m:sSup>
              <m:sSupPr>
                <m:ctrlPr>
                  <w:rPr>
                    <w:rFonts w:ascii="Cambria Math" w:hAnsi="Cambria Math"/>
                    <w:bCs/>
                    <w:i/>
                  </w:rPr>
                </m:ctrlPr>
              </m:sSupPr>
              <m:e>
                <m:d>
                  <m:dPr>
                    <m:begChr m:val="|"/>
                    <m:endChr m:val="|"/>
                    <m:ctrlPr>
                      <w:rPr>
                        <w:rFonts w:ascii="Cambria Math" w:hAnsi="Cambria Math"/>
                        <w:bCs/>
                        <w:i/>
                      </w:rPr>
                    </m:ctrlPr>
                  </m:dPr>
                  <m:e>
                    <m:r>
                      <m:rPr/>
                      <w:rPr>
                        <w:rFonts w:hint="eastAsia" w:ascii="Cambria Math" w:hAnsi="Cambria Math"/>
                      </w:rPr>
                      <m:t>V</m:t>
                    </m:r>
                    <m:ctrlPr>
                      <w:rPr>
                        <w:rFonts w:ascii="Cambria Math" w:hAnsi="Cambria Math"/>
                        <w:bCs/>
                        <w:i/>
                      </w:rPr>
                    </m:ctrlPr>
                  </m:e>
                </m:d>
                <m:ctrlPr>
                  <w:rPr>
                    <w:rFonts w:ascii="Cambria Math" w:hAnsi="Cambria Math"/>
                    <w:bCs/>
                    <w:i/>
                  </w:rPr>
                </m:ctrlPr>
              </m:e>
              <m:sup>
                <m:r>
                  <m:rPr/>
                  <w:rPr>
                    <w:rFonts w:ascii="Cambria Math" w:hAnsi="Cambria Math"/>
                  </w:rPr>
                  <m:t>|Vm|</m:t>
                </m:r>
                <m:ctrlPr>
                  <w:rPr>
                    <w:rFonts w:ascii="Cambria Math" w:hAnsi="Cambria Math"/>
                    <w:bCs/>
                    <w:i/>
                  </w:rPr>
                </m:ctrlPr>
              </m:sup>
            </m:sSup>
            <m:ctrlPr>
              <w:rPr>
                <w:rFonts w:ascii="Cambria Math" w:hAnsi="Cambria Math"/>
                <w:bCs/>
                <w:i/>
              </w:rPr>
            </m:ctrlPr>
          </m:e>
        </m:d>
      </m:oMath>
      <w:r>
        <w:rPr>
          <w:rFonts w:hint="eastAsia"/>
          <w:bCs/>
        </w:rPr>
        <w:t>，由于</w:t>
      </w:r>
      <m:oMath>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m</m:t>
            </m:r>
            <m:ctrlPr>
              <w:rPr>
                <w:rFonts w:ascii="Cambria Math" w:hAnsi="Cambria Math"/>
              </w:rPr>
            </m:ctrlPr>
          </m:sub>
        </m:sSub>
        <m:r>
          <m:rPr/>
          <w:rPr>
            <w:rFonts w:ascii="Cambria Math" w:hAnsi="Cambria Math"/>
          </w:rPr>
          <m:t>|≤4</m:t>
        </m:r>
      </m:oMath>
      <w:r>
        <w:rPr>
          <w:rFonts w:hint="eastAsia"/>
          <w:bCs/>
        </w:rPr>
        <w:t xml:space="preserve"> (由图2可知，</w:t>
      </w:r>
      <m:oMath>
        <m:sSub>
          <m:sSubPr>
            <m:ctrlPr>
              <w:rPr>
                <w:rFonts w:ascii="Cambria Math" w:hAnsi="Cambria Math"/>
                <w:bCs/>
                <w:i/>
              </w:rPr>
            </m:ctrlPr>
          </m:sSubPr>
          <m:e>
            <m:r>
              <m:rPr/>
              <w:rPr>
                <w:rFonts w:hint="eastAsia" w:ascii="Cambria Math" w:hAnsi="Cambria Math"/>
              </w:rPr>
              <m:t>Q</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r>
        <w:rPr>
          <w:rFonts w:hint="eastAsia"/>
          <w:bCs/>
        </w:rPr>
        <w:t>节点数不超过4个)，故单次同构判别的开销为</w:t>
      </w:r>
      <m:oMath>
        <m:r>
          <m:rPr/>
          <w:rPr>
            <w:rFonts w:hint="eastAsia" w:ascii="Cambria Math" w:hAnsi="Cambria Math"/>
          </w:rPr>
          <m:t>O</m:t>
        </m:r>
        <m:d>
          <m:dPr>
            <m:ctrlPr>
              <w:rPr>
                <w:rFonts w:ascii="Cambria Math" w:hAnsi="Cambria Math"/>
                <w:bCs/>
                <w:i/>
              </w:rPr>
            </m:ctrlPr>
          </m:dPr>
          <m:e>
            <m:sSup>
              <m:sSupPr>
                <m:ctrlPr>
                  <w:rPr>
                    <w:rFonts w:ascii="Cambria Math" w:hAnsi="Cambria Math"/>
                    <w:bCs/>
                    <w:i/>
                  </w:rPr>
                </m:ctrlPr>
              </m:sSupPr>
              <m:e>
                <m:d>
                  <m:dPr>
                    <m:begChr m:val="|"/>
                    <m:endChr m:val="|"/>
                    <m:ctrlPr>
                      <w:rPr>
                        <w:rFonts w:ascii="Cambria Math" w:hAnsi="Cambria Math"/>
                        <w:bCs/>
                        <w:i/>
                      </w:rPr>
                    </m:ctrlPr>
                  </m:dPr>
                  <m:e>
                    <m:r>
                      <m:rPr/>
                      <w:rPr>
                        <w:rFonts w:hint="eastAsia" w:ascii="Cambria Math" w:hAnsi="Cambria Math"/>
                      </w:rPr>
                      <m:t>V</m:t>
                    </m:r>
                    <m:ctrlPr>
                      <w:rPr>
                        <w:rFonts w:ascii="Cambria Math" w:hAnsi="Cambria Math"/>
                        <w:bCs/>
                        <w:i/>
                      </w:rPr>
                    </m:ctrlPr>
                  </m:e>
                </m:d>
                <m:ctrlPr>
                  <w:rPr>
                    <w:rFonts w:ascii="Cambria Math" w:hAnsi="Cambria Math"/>
                    <w:bCs/>
                    <w:i/>
                  </w:rPr>
                </m:ctrlPr>
              </m:e>
              <m:sup>
                <m:r>
                  <m:rPr/>
                  <w:rPr>
                    <w:rFonts w:ascii="Cambria Math" w:hAnsi="Cambria Math"/>
                  </w:rPr>
                  <m:t>4</m:t>
                </m:r>
                <m:ctrlPr>
                  <w:rPr>
                    <w:rFonts w:ascii="Cambria Math" w:hAnsi="Cambria Math"/>
                    <w:bCs/>
                    <w:i/>
                  </w:rPr>
                </m:ctrlPr>
              </m:sup>
            </m:sSup>
            <m:ctrlPr>
              <w:rPr>
                <w:rFonts w:ascii="Cambria Math" w:hAnsi="Cambria Math"/>
                <w:bCs/>
                <w:i/>
              </w:rPr>
            </m:ctrlPr>
          </m:e>
        </m:d>
      </m:oMath>
      <w:r>
        <w:rPr>
          <w:rFonts w:hint="eastAsia"/>
          <w:bCs/>
        </w:rPr>
        <w:t>。最后，算法会遍历Motif模式中的每个节点。因此，算法对所有节点的一阶邻居进行匹配的计算开销为</w:t>
      </w:r>
      <m:oMath>
        <m:r>
          <m:rPr/>
          <w:rPr>
            <w:rFonts w:ascii="Cambria Math" w:hAnsi="Cambria Math"/>
          </w:rPr>
          <m:t>O</m:t>
        </m:r>
        <m:d>
          <m:dPr>
            <m:ctrlPr>
              <w:rPr>
                <w:rFonts w:ascii="Cambria Math" w:hAnsi="Cambria Math"/>
              </w:rPr>
            </m:ctrlPr>
          </m:dPr>
          <m:e>
            <m:r>
              <m:rPr/>
              <w:rPr>
                <w:rFonts w:ascii="Cambria Math" w:hAnsi="Cambria Math"/>
              </w:rPr>
              <m:t>t</m:t>
            </m:r>
            <m:r>
              <m:rPr>
                <m:sty m:val="p"/>
              </m:rPr>
              <w:rPr>
                <w:rFonts w:ascii="Cambria Math" w:hAnsi="Cambria Math"/>
              </w:rPr>
              <m:t>∗</m:t>
            </m:r>
            <m:sSup>
              <m:sSupPr>
                <m:ctrlPr>
                  <w:rPr>
                    <w:rFonts w:ascii="Cambria Math" w:hAnsi="Cambria Math"/>
                    <w:bCs/>
                    <w:i/>
                  </w:rPr>
                </m:ctrlPr>
              </m:sSupPr>
              <m:e>
                <m:d>
                  <m:dPr>
                    <m:begChr m:val="|"/>
                    <m:endChr m:val="|"/>
                    <m:ctrlPr>
                      <w:rPr>
                        <w:rFonts w:ascii="Cambria Math" w:hAnsi="Cambria Math"/>
                        <w:bCs/>
                        <w:i/>
                      </w:rPr>
                    </m:ctrlPr>
                  </m:dPr>
                  <m:e>
                    <m:r>
                      <m:rPr/>
                      <w:rPr>
                        <w:rFonts w:ascii="Cambria Math" w:hAnsi="Cambria Math"/>
                      </w:rPr>
                      <m:t>V</m:t>
                    </m:r>
                    <m:ctrlPr>
                      <w:rPr>
                        <w:rFonts w:ascii="Cambria Math" w:hAnsi="Cambria Math"/>
                        <w:bCs/>
                        <w:i/>
                      </w:rPr>
                    </m:ctrlPr>
                  </m:e>
                </m:d>
                <m:ctrlPr>
                  <w:rPr>
                    <w:rFonts w:ascii="Cambria Math" w:hAnsi="Cambria Math"/>
                    <w:bCs/>
                    <w:i/>
                  </w:rPr>
                </m:ctrlPr>
              </m:e>
              <m:sup>
                <m:r>
                  <m:rPr/>
                  <w:rPr>
                    <w:rFonts w:ascii="Cambria Math" w:hAnsi="Cambria Math"/>
                  </w:rPr>
                  <m:t>5</m:t>
                </m:r>
                <m:ctrlPr>
                  <w:rPr>
                    <w:rFonts w:ascii="Cambria Math" w:hAnsi="Cambria Math"/>
                    <w:bCs/>
                    <w:i/>
                  </w:rPr>
                </m:ctrlPr>
              </m:sup>
            </m:sSup>
            <m:ctrlPr>
              <w:rPr>
                <w:rFonts w:ascii="Cambria Math" w:hAnsi="Cambria Math"/>
                <w:i/>
              </w:rPr>
            </m:ctrlPr>
          </m:e>
        </m:d>
      </m:oMath>
      <w:r>
        <w:rPr>
          <w:rFonts w:hint="eastAsia"/>
          <w:bCs/>
        </w:rPr>
        <w:t>。考虑到一个图的节点标签通常为有限个数，故</w:t>
      </w:r>
      <m:oMath>
        <m:r>
          <m:rPr/>
          <w:rPr>
            <w:rFonts w:ascii="Cambria Math" w:hAnsi="Cambria Math"/>
          </w:rPr>
          <m:t>|L|</m:t>
        </m:r>
      </m:oMath>
      <w:r>
        <w:rPr>
          <w:rFonts w:hint="eastAsia"/>
          <w:bCs/>
        </w:rPr>
        <w:t>较小，因此，</w:t>
      </w:r>
      <m:oMath>
        <m:r>
          <m:rPr/>
          <w:rPr>
            <w:rFonts w:hint="eastAsia" w:ascii="Cambria Math" w:hAnsi="Cambria Math"/>
          </w:rPr>
          <m:t>O</m:t>
        </m:r>
        <m:d>
          <m:dPr>
            <m:ctrlPr>
              <w:rPr>
                <w:rFonts w:ascii="Cambria Math" w:hAnsi="Cambria Math"/>
                <w:bCs/>
                <w:i/>
              </w:rPr>
            </m:ctrlPr>
          </m:dPr>
          <m:e>
            <m:sSup>
              <m:sSupPr>
                <m:ctrlPr>
                  <w:rPr>
                    <w:rFonts w:ascii="Cambria Math" w:hAnsi="Cambria Math"/>
                    <w:bCs/>
                    <w:i/>
                  </w:rPr>
                </m:ctrlPr>
              </m:sSupPr>
              <m:e>
                <m:r>
                  <m:rPr/>
                  <w:rPr>
                    <w:rFonts w:ascii="Cambria Math" w:hAnsi="Cambria Math"/>
                  </w:rPr>
                  <m:t>|</m:t>
                </m:r>
                <m:r>
                  <m:rPr/>
                  <w:rPr>
                    <w:rFonts w:hint="eastAsia" w:ascii="Cambria Math" w:hAnsi="Cambria Math"/>
                  </w:rPr>
                  <m:t>L</m:t>
                </m:r>
                <m:r>
                  <m:rPr/>
                  <w:rPr>
                    <w:rFonts w:ascii="Cambria Math" w:hAnsi="Cambria Math"/>
                  </w:rPr>
                  <m:t>|</m:t>
                </m:r>
                <m:ctrlPr>
                  <w:rPr>
                    <w:rFonts w:ascii="Cambria Math" w:hAnsi="Cambria Math"/>
                    <w:bCs/>
                  </w:rPr>
                </m:ctrlPr>
              </m:e>
              <m:sup>
                <m:r>
                  <m:rPr/>
                  <w:rPr>
                    <w:rFonts w:ascii="Cambria Math" w:hAnsi="Cambria Math"/>
                  </w:rPr>
                  <m:t>4</m:t>
                </m:r>
                <m:ctrlPr>
                  <w:rPr>
                    <w:rFonts w:ascii="Cambria Math" w:hAnsi="Cambria Math"/>
                    <w:bCs/>
                    <w:i/>
                  </w:rPr>
                </m:ctrlPr>
              </m:sup>
            </m:sSup>
            <m:r>
              <m:rPr>
                <m:sty m:val="p"/>
              </m:rPr>
              <w:rPr>
                <w:rFonts w:ascii="Cambria Math" w:hAnsi="Cambria Math"/>
              </w:rPr>
              <m:t>⋅</m:t>
            </m:r>
            <m:d>
              <m:dPr>
                <m:begChr m:val="|"/>
                <m:endChr m:val="|"/>
                <m:ctrlPr>
                  <w:rPr>
                    <w:rFonts w:ascii="Cambria Math" w:hAnsi="Cambria Math"/>
                    <w:i/>
                  </w:rPr>
                </m:ctrlPr>
              </m:dPr>
              <m:e>
                <m:r>
                  <m:rPr/>
                  <w:rPr>
                    <w:rFonts w:ascii="Cambria Math" w:hAnsi="Cambria Math"/>
                  </w:rPr>
                  <m:t>V</m:t>
                </m:r>
                <m:ctrlPr>
                  <w:rPr>
                    <w:rFonts w:ascii="Cambria Math" w:hAnsi="Cambria Math"/>
                    <w:i/>
                  </w:rPr>
                </m:ctrlPr>
              </m:e>
            </m:d>
            <m:r>
              <m:rPr>
                <m:sty m:val="p"/>
              </m:rPr>
              <w:rPr>
                <w:rFonts w:ascii="Cambria Math" w:hAnsi="Cambria Math"/>
              </w:rPr>
              <m:t>⋅</m:t>
            </m:r>
            <m:d>
              <m:dPr>
                <m:begChr m:val="|"/>
                <m:endChr m:val="|"/>
                <m:ctrlPr>
                  <w:rPr>
                    <w:rFonts w:ascii="Cambria Math" w:hAnsi="Cambria Math"/>
                    <w:i/>
                  </w:rPr>
                </m:ctrlPr>
              </m:dPr>
              <m:e>
                <m:r>
                  <m:rPr/>
                  <w:rPr>
                    <w:rFonts w:ascii="Cambria Math" w:hAnsi="Cambria Math"/>
                  </w:rPr>
                  <m:t>E</m:t>
                </m:r>
                <m:ctrlPr>
                  <w:rPr>
                    <w:rFonts w:ascii="Cambria Math" w:hAnsi="Cambria Math"/>
                    <w:i/>
                  </w:rPr>
                </m:ctrlPr>
              </m:e>
            </m:d>
            <m:ctrlPr>
              <w:rPr>
                <w:rFonts w:ascii="Cambria Math" w:hAnsi="Cambria Math"/>
                <w:bCs/>
                <w:i/>
              </w:rPr>
            </m:ctrlPr>
          </m:e>
        </m:d>
      </m:oMath>
      <w:r>
        <w:rPr>
          <w:rFonts w:hint="eastAsia"/>
          <w:bCs/>
        </w:rPr>
        <w:t>可以视为</w:t>
      </w:r>
      <m:oMath>
        <m:r>
          <m:rPr/>
          <w:rPr>
            <w:rFonts w:ascii="Cambria Math" w:hAnsi="Cambria Math"/>
          </w:rPr>
          <m:t>O</m:t>
        </m:r>
        <m:d>
          <m:dPr>
            <m:ctrlPr>
              <w:rPr>
                <w:rFonts w:ascii="Cambria Math" w:hAnsi="Cambria Math"/>
              </w:rPr>
            </m:ctrlPr>
          </m:dPr>
          <m:e>
            <m:r>
              <m:rPr/>
              <w:rPr>
                <w:rFonts w:ascii="Cambria Math" w:hAnsi="Cambria Math"/>
              </w:rPr>
              <m:t>t</m:t>
            </m:r>
            <m:r>
              <m:rPr>
                <m:sty m:val="p"/>
              </m:rPr>
              <w:rPr>
                <w:rFonts w:ascii="Cambria Math" w:hAnsi="Cambria Math"/>
              </w:rPr>
              <m:t>∗</m:t>
            </m:r>
            <m:sSup>
              <m:sSupPr>
                <m:ctrlPr>
                  <w:rPr>
                    <w:rFonts w:ascii="Cambria Math" w:hAnsi="Cambria Math"/>
                    <w:bCs/>
                    <w:i/>
                  </w:rPr>
                </m:ctrlPr>
              </m:sSupPr>
              <m:e>
                <m:d>
                  <m:dPr>
                    <m:begChr m:val="|"/>
                    <m:endChr m:val="|"/>
                    <m:ctrlPr>
                      <w:rPr>
                        <w:rFonts w:ascii="Cambria Math" w:hAnsi="Cambria Math"/>
                        <w:bCs/>
                        <w:i/>
                      </w:rPr>
                    </m:ctrlPr>
                  </m:dPr>
                  <m:e>
                    <m:r>
                      <m:rPr/>
                      <w:rPr>
                        <w:rFonts w:ascii="Cambria Math" w:hAnsi="Cambria Math"/>
                      </w:rPr>
                      <m:t>V</m:t>
                    </m:r>
                    <m:ctrlPr>
                      <w:rPr>
                        <w:rFonts w:ascii="Cambria Math" w:hAnsi="Cambria Math"/>
                        <w:bCs/>
                        <w:i/>
                      </w:rPr>
                    </m:ctrlPr>
                  </m:e>
                </m:d>
                <m:ctrlPr>
                  <w:rPr>
                    <w:rFonts w:ascii="Cambria Math" w:hAnsi="Cambria Math"/>
                    <w:bCs/>
                    <w:i/>
                  </w:rPr>
                </m:ctrlPr>
              </m:e>
              <m:sup>
                <m:r>
                  <m:rPr/>
                  <w:rPr>
                    <w:rFonts w:ascii="Cambria Math" w:hAnsi="Cambria Math"/>
                  </w:rPr>
                  <m:t>5</m:t>
                </m:r>
                <m:ctrlPr>
                  <w:rPr>
                    <w:rFonts w:ascii="Cambria Math" w:hAnsi="Cambria Math"/>
                    <w:bCs/>
                    <w:i/>
                  </w:rPr>
                </m:ctrlPr>
              </m:sup>
            </m:sSup>
            <m:ctrlPr>
              <w:rPr>
                <w:rFonts w:ascii="Cambria Math" w:hAnsi="Cambria Math"/>
                <w:i/>
              </w:rPr>
            </m:ctrlPr>
          </m:e>
        </m:d>
      </m:oMath>
      <w:r>
        <w:rPr>
          <w:rFonts w:hint="eastAsia"/>
        </w:rPr>
        <w:t>的低阶项，</w:t>
      </w:r>
      <w:r>
        <w:rPr>
          <w:rFonts w:hint="eastAsia"/>
          <w:bCs/>
        </w:rPr>
        <w:t>所以，</w:t>
      </w:r>
      <w:r>
        <w:rPr>
          <w:bCs/>
        </w:rPr>
        <w:t>DomainMatching</w:t>
      </w:r>
      <w:r>
        <w:rPr>
          <w:rFonts w:hint="eastAsia"/>
          <w:bCs/>
        </w:rPr>
        <w:t>算法的总时间复杂度为</w:t>
      </w:r>
      <m:oMath>
        <m:r>
          <m:rPr/>
          <w:rPr>
            <w:rFonts w:hint="eastAsia" w:ascii="Cambria Math" w:hAnsi="Cambria Math"/>
          </w:rPr>
          <m:t>O</m:t>
        </m:r>
        <m:d>
          <m:dPr>
            <m:ctrlPr>
              <w:rPr>
                <w:rFonts w:ascii="Cambria Math" w:hAnsi="Cambria Math"/>
                <w:bCs/>
                <w:i/>
              </w:rPr>
            </m:ctrlPr>
          </m:dPr>
          <m:e>
            <m:r>
              <m:rPr/>
              <w:rPr>
                <w:rFonts w:ascii="Cambria Math" w:hAnsi="Cambria Math"/>
              </w:rPr>
              <m:t>t∗</m:t>
            </m:r>
            <m:sSup>
              <m:sSupPr>
                <m:ctrlPr>
                  <w:rPr>
                    <w:rFonts w:ascii="Cambria Math" w:hAnsi="Cambria Math"/>
                    <w:bCs/>
                    <w:i/>
                  </w:rPr>
                </m:ctrlPr>
              </m:sSupPr>
              <m:e>
                <m:d>
                  <m:dPr>
                    <m:begChr m:val="|"/>
                    <m:endChr m:val="|"/>
                    <m:ctrlPr>
                      <w:rPr>
                        <w:rFonts w:ascii="Cambria Math" w:hAnsi="Cambria Math"/>
                        <w:bCs/>
                        <w:i/>
                      </w:rPr>
                    </m:ctrlPr>
                  </m:dPr>
                  <m:e>
                    <m:r>
                      <m:rPr/>
                      <w:rPr>
                        <w:rFonts w:hint="eastAsia" w:ascii="Cambria Math" w:hAnsi="Cambria Math"/>
                      </w:rPr>
                      <m:t>V</m:t>
                    </m:r>
                    <m:ctrlPr>
                      <w:rPr>
                        <w:rFonts w:ascii="Cambria Math" w:hAnsi="Cambria Math"/>
                        <w:bCs/>
                        <w:i/>
                      </w:rPr>
                    </m:ctrlPr>
                  </m:e>
                </m:d>
                <m:ctrlPr>
                  <w:rPr>
                    <w:rFonts w:ascii="Cambria Math" w:hAnsi="Cambria Math"/>
                    <w:bCs/>
                    <w:i/>
                  </w:rPr>
                </m:ctrlPr>
              </m:e>
              <m:sup>
                <m:r>
                  <m:rPr/>
                  <w:rPr>
                    <w:rFonts w:ascii="Cambria Math" w:hAnsi="Cambria Math"/>
                  </w:rPr>
                  <m:t>5</m:t>
                </m:r>
                <m:ctrlPr>
                  <w:rPr>
                    <w:rFonts w:ascii="Cambria Math" w:hAnsi="Cambria Math"/>
                    <w:bCs/>
                    <w:i/>
                  </w:rPr>
                </m:ctrlPr>
              </m:sup>
            </m:sSup>
            <m:ctrlPr>
              <w:rPr>
                <w:rFonts w:ascii="Cambria Math" w:hAnsi="Cambria Math"/>
                <w:bCs/>
                <w:i/>
              </w:rPr>
            </m:ctrlPr>
          </m:e>
        </m:d>
      </m:oMath>
      <w:r>
        <w:rPr>
          <w:rFonts w:hint="eastAsia"/>
          <w:bCs/>
        </w:rPr>
        <w:t>。</w:t>
      </w:r>
    </w:p>
    <w:p w14:paraId="15C90E8C">
      <w:pPr>
        <w:ind w:firstLine="0" w:firstLineChars="0"/>
        <w:rPr>
          <w:bCs/>
        </w:rPr>
        <w:pPrChange w:id="813" w:author="LRC" w:date="2026-07-02T10:04:00Z">
          <w:pPr>
            <w:ind w:firstLine="420" w:firstLineChars="200"/>
          </w:pPr>
        </w:pPrChange>
      </w:pPr>
      <w:del w:id="814" w:author="LRC" w:date="2026-07-02T10:04:00Z">
        <w:r>
          <w:rPr>
            <w:rFonts w:hint="eastAsia"/>
            <w:bCs/>
          </w:rPr>
          <w:delText>（2）本研究进一步探究以上</w:delText>
        </w:r>
      </w:del>
      <w:del w:id="815" w:author="LRC" w:date="2026-07-02T10:05:00Z">
        <w:r>
          <w:rPr>
            <w:rFonts w:hint="eastAsia"/>
            <w:bCs/>
          </w:rPr>
          <w:delText>算法的</w:delText>
        </w:r>
      </w:del>
      <w:ins w:id="816" w:author="LRC" w:date="2026-07-02T10:05:00Z">
        <w:r>
          <w:rPr>
            <w:rFonts w:hint="eastAsia"/>
            <w:bCs/>
          </w:rPr>
          <w:t>2</w:t>
        </w:r>
      </w:ins>
      <w:ins w:id="817" w:author="LRC" w:date="2026-07-02T10:05:00Z">
        <w:r>
          <w:rPr>
            <w:bCs/>
          </w:rPr>
          <w:t xml:space="preserve">.3.2 </w:t>
        </w:r>
      </w:ins>
      <w:r>
        <w:rPr>
          <w:rFonts w:hint="eastAsia"/>
          <w:bCs/>
        </w:rPr>
        <w:t>空间复杂度</w:t>
      </w:r>
      <w:del w:id="818" w:author="LRC" w:date="2026-07-02T10:05:00Z">
        <w:r>
          <w:rPr>
            <w:rFonts w:hint="eastAsia"/>
            <w:bCs/>
          </w:rPr>
          <w:delText>。</w:delText>
        </w:r>
      </w:del>
    </w:p>
    <w:p w14:paraId="5D3FD6EA">
      <w:pPr>
        <w:ind w:firstLine="420" w:firstLineChars="200"/>
        <w:rPr>
          <w:bCs/>
        </w:rPr>
      </w:pPr>
      <w:r>
        <w:rPr>
          <w:rFonts w:hint="eastAsia"/>
          <w:bCs/>
        </w:rPr>
        <w:t>MIWS算法的输入包括图结构（空间复杂度为</w:t>
      </w:r>
      <m:oMath>
        <m:r>
          <m:rPr/>
          <w:rPr>
            <w:rFonts w:hint="eastAsia" w:ascii="Cambria Math" w:hAnsi="Cambria Math"/>
          </w:rPr>
          <m:t>O</m:t>
        </m:r>
        <m:d>
          <m:dPr>
            <m:ctrlPr>
              <w:rPr>
                <w:rFonts w:ascii="Cambria Math" w:hAnsi="Cambria Math"/>
                <w:i/>
              </w:rPr>
            </m:ctrlPr>
          </m:dPr>
          <m:e>
            <m:d>
              <m:dPr>
                <m:begChr m:val="|"/>
                <m:endChr m:val="|"/>
                <m:ctrlPr>
                  <w:rPr>
                    <w:rFonts w:ascii="Cambria Math" w:hAnsi="Cambria Math"/>
                    <w:i/>
                  </w:rPr>
                </m:ctrlPr>
              </m:dPr>
              <m:e>
                <m:r>
                  <m:rPr/>
                  <w:rPr>
                    <w:rFonts w:hint="eastAsia" w:ascii="Cambria Math" w:hAnsi="Cambria Math"/>
                  </w:rPr>
                  <m:t>V</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E</m:t>
                </m:r>
                <m:ctrlPr>
                  <w:rPr>
                    <w:rFonts w:ascii="Cambria Math" w:hAnsi="Cambria Math"/>
                    <w:i/>
                  </w:rPr>
                </m:ctrlPr>
              </m:e>
            </m:d>
            <m:ctrlPr>
              <w:rPr>
                <w:rFonts w:ascii="Cambria Math" w:hAnsi="Cambria Math"/>
                <w:i/>
              </w:rPr>
            </m:ctrlPr>
          </m:e>
        </m:d>
      </m:oMath>
      <w:r>
        <w:rPr>
          <w:rFonts w:hint="eastAsia"/>
        </w:rPr>
        <w:t>）</w:t>
      </w:r>
      <w:r>
        <w:rPr>
          <w:rFonts w:hint="eastAsia"/>
          <w:bCs/>
        </w:rPr>
        <w:t>、节点权重数组</w:t>
      </w:r>
      <m:oMath>
        <m:sSub>
          <m:sSubPr>
            <m:ctrlPr>
              <w:rPr>
                <w:rFonts w:ascii="Cambria Math" w:hAnsi="Cambria Math"/>
                <w:bCs/>
                <w:i/>
              </w:rPr>
            </m:ctrlPr>
          </m:sSubPr>
          <m:e>
            <m:r>
              <m:rPr/>
              <w:rPr>
                <w:rFonts w:hint="eastAsia" w:ascii="Cambria Math" w:hAnsi="Cambria Math"/>
              </w:rPr>
              <m:t>W</m:t>
            </m:r>
            <m:ctrlPr>
              <w:rPr>
                <w:rFonts w:hint="eastAsia" w:ascii="Cambria Math" w:hAnsi="Cambria Math"/>
                <w:bCs/>
                <w:i/>
              </w:rPr>
            </m:ctrlPr>
          </m:e>
          <m:sub>
            <m:r>
              <m:rPr/>
              <w:rPr>
                <w:rFonts w:hint="eastAsia" w:ascii="Cambria Math" w:hAnsi="Cambria Math"/>
              </w:rPr>
              <m:t>v</m:t>
            </m:r>
            <m:ctrlPr>
              <w:rPr>
                <w:rFonts w:ascii="Cambria Math" w:hAnsi="Cambria Math"/>
                <w:bCs/>
                <w:i/>
              </w:rPr>
            </m:ctrlPr>
          </m:sub>
        </m:sSub>
      </m:oMath>
      <w:r>
        <w:rPr>
          <w:rFonts w:hint="eastAsia"/>
          <w:bCs/>
        </w:rPr>
        <w:t>（空间复杂度为</w:t>
      </w:r>
      <m:oMath>
        <m:r>
          <m:rPr/>
          <w:rPr>
            <w:rFonts w:hint="eastAsia" w:ascii="Cambria Math" w:hAnsi="Cambria Math"/>
          </w:rPr>
          <m:t>O</m:t>
        </m:r>
        <m:d>
          <m:dPr>
            <m:ctrlPr>
              <w:rPr>
                <w:rFonts w:ascii="Cambria Math" w:hAnsi="Cambria Math"/>
                <w:i/>
              </w:rPr>
            </m:ctrlPr>
          </m:dPr>
          <m:e>
            <m:d>
              <m:dPr>
                <m:begChr m:val="|"/>
                <m:endChr m:val="|"/>
                <m:ctrlPr>
                  <w:rPr>
                    <w:rFonts w:ascii="Cambria Math" w:hAnsi="Cambria Math"/>
                    <w:i/>
                  </w:rPr>
                </m:ctrlPr>
              </m:dPr>
              <m:e>
                <m:r>
                  <m:rPr/>
                  <w:rPr>
                    <w:rFonts w:hint="eastAsia" w:ascii="Cambria Math" w:hAnsi="Cambria Math"/>
                  </w:rPr>
                  <m:t>V</m:t>
                </m:r>
                <m:ctrlPr>
                  <w:rPr>
                    <w:rFonts w:ascii="Cambria Math" w:hAnsi="Cambria Math"/>
                    <w:i/>
                  </w:rPr>
                </m:ctrlPr>
              </m:e>
            </m:d>
            <m:ctrlPr>
              <w:rPr>
                <w:rFonts w:ascii="Cambria Math" w:hAnsi="Cambria Math"/>
                <w:i/>
              </w:rPr>
            </m:ctrlPr>
          </m:e>
        </m:d>
      </m:oMath>
      <w:r>
        <w:rPr>
          <w:rFonts w:hint="eastAsia"/>
        </w:rPr>
        <w:t>）</w:t>
      </w:r>
      <w:r>
        <w:rPr>
          <w:rFonts w:hint="eastAsia"/>
          <w:bCs/>
        </w:rPr>
        <w:t>。算法运行过程中，需维护采样图</w:t>
      </w:r>
      <m:oMath>
        <m:sSub>
          <m:sSubPr>
            <m:ctrlPr>
              <w:rPr>
                <w:rFonts w:ascii="Cambria Math" w:hAnsi="Cambria Math"/>
                <w:bCs/>
                <w:i/>
              </w:rPr>
            </m:ctrlPr>
          </m:sSubPr>
          <m:e>
            <m:r>
              <m:rPr/>
              <w:rPr>
                <w:rFonts w:hint="eastAsia" w:ascii="Cambria Math" w:hAnsi="Cambria Math"/>
              </w:rPr>
              <m:t>G</m:t>
            </m:r>
            <m:ctrlPr>
              <w:rPr>
                <w:rFonts w:hint="eastAsia" w:ascii="Cambria Math" w:hAnsi="Cambria Math"/>
                <w:bCs/>
                <w:i/>
              </w:rPr>
            </m:ctrlPr>
          </m:e>
          <m:sub>
            <m:r>
              <m:rPr/>
              <w:rPr>
                <w:rFonts w:hint="eastAsia" w:ascii="Cambria Math" w:hAnsi="Cambria Math"/>
              </w:rPr>
              <m:t>s</m:t>
            </m:r>
            <m:ctrlPr>
              <w:rPr>
                <w:rFonts w:ascii="Cambria Math" w:hAnsi="Cambria Math"/>
                <w:bCs/>
                <w:i/>
              </w:rPr>
            </m:ctrlPr>
          </m:sub>
        </m:sSub>
      </m:oMath>
      <w:r>
        <w:rPr>
          <w:rFonts w:hint="eastAsia"/>
          <w:bCs/>
        </w:rPr>
        <w:t>，其节点存储开销为</w:t>
      </w:r>
      <m:oMath>
        <m:r>
          <m:rPr/>
          <w:rPr>
            <w:rFonts w:hint="eastAsia" w:ascii="Cambria Math" w:hAnsi="Cambria Math"/>
          </w:rPr>
          <m:t>O</m:t>
        </m:r>
        <m:d>
          <m:dPr>
            <m:ctrlPr>
              <w:rPr>
                <w:rFonts w:ascii="Cambria Math" w:hAnsi="Cambria Math"/>
                <w:bCs/>
                <w:i/>
              </w:rPr>
            </m:ctrlPr>
          </m:dPr>
          <m:e>
            <m:r>
              <m:rPr>
                <m:sty m:val="p"/>
              </m:rPr>
              <w:rPr>
                <w:rFonts w:ascii="Cambria Math" w:hAnsi="Cambria Math"/>
              </w:rPr>
              <m:t>ξ⋅</m:t>
            </m:r>
            <m:d>
              <m:dPr>
                <m:begChr m:val="|"/>
                <m:endChr m:val="|"/>
                <m:ctrlPr>
                  <w:rPr>
                    <w:rFonts w:ascii="Cambria Math" w:hAnsi="Cambria Math"/>
                    <w:i/>
                  </w:rPr>
                </m:ctrlPr>
              </m:dPr>
              <m:e>
                <m:r>
                  <m:rPr/>
                  <w:rPr>
                    <w:rFonts w:ascii="Cambria Math" w:hAnsi="Cambria Math"/>
                  </w:rPr>
                  <m:t>V</m:t>
                </m:r>
                <m:ctrlPr>
                  <w:rPr>
                    <w:rFonts w:ascii="Cambria Math" w:hAnsi="Cambria Math"/>
                    <w:i/>
                  </w:rPr>
                </m:ctrlPr>
              </m:e>
            </m:d>
            <m:ctrlPr>
              <w:rPr>
                <w:rFonts w:ascii="Cambria Math" w:hAnsi="Cambria Math"/>
                <w:bCs/>
                <w:i/>
              </w:rPr>
            </m:ctrlPr>
          </m:e>
        </m:d>
      </m:oMath>
      <w:r>
        <w:rPr>
          <w:rFonts w:hint="eastAsia"/>
          <w:bCs/>
        </w:rPr>
        <w:t>，边存储开销在最坏情况下为</w:t>
      </w:r>
      <m:oMath>
        <m:r>
          <m:rPr/>
          <w:rPr>
            <w:rFonts w:hint="eastAsia"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m:rPr>
                        <m:sty m:val="p"/>
                      </m:rPr>
                      <w:rPr>
                        <w:rFonts w:ascii="Cambria Math" w:hAnsi="Cambria Math"/>
                      </w:rPr>
                      <m:t>ξ⋅</m:t>
                    </m:r>
                    <m:d>
                      <m:dPr>
                        <m:begChr m:val="|"/>
                        <m:endChr m:val="|"/>
                        <m:ctrlPr>
                          <w:rPr>
                            <w:rFonts w:ascii="Cambria Math" w:hAnsi="Cambria Math"/>
                            <w:i/>
                          </w:rPr>
                        </m:ctrlPr>
                      </m:dPr>
                      <m:e>
                        <m:r>
                          <m:rPr/>
                          <w:rPr>
                            <w:rFonts w:ascii="Cambria Math" w:hAnsi="Cambria Math"/>
                          </w:rPr>
                          <m:t>V</m:t>
                        </m:r>
                        <m:ctrlPr>
                          <w:rPr>
                            <w:rFonts w:ascii="Cambria Math" w:hAnsi="Cambria Math"/>
                            <w:i/>
                          </w:rPr>
                        </m:ctrlPr>
                      </m:e>
                    </m:d>
                    <m:ctrlPr>
                      <w:rPr>
                        <w:rFonts w:ascii="Cambria Math" w:hAnsi="Cambria Math"/>
                        <w:bCs/>
                        <w:i/>
                      </w:rPr>
                    </m:ctrlPr>
                  </m:e>
                </m:d>
                <m:ctrlPr>
                  <w:rPr>
                    <w:rFonts w:ascii="Cambria Math" w:hAnsi="Cambria Math"/>
                    <w:bCs/>
                    <w:i/>
                  </w:rPr>
                </m:ctrlPr>
              </m:e>
              <m:sup>
                <m:r>
                  <m:rPr/>
                  <w:rPr>
                    <w:rFonts w:hint="eastAsia" w:ascii="Cambria Math" w:hAnsi="Cambria Math"/>
                  </w:rPr>
                  <m:t>2</m:t>
                </m:r>
                <m:ctrlPr>
                  <w:rPr>
                    <w:rFonts w:ascii="Cambria Math" w:hAnsi="Cambria Math"/>
                    <w:bCs/>
                    <w:i/>
                  </w:rPr>
                </m:ctrlPr>
              </m:sup>
            </m:sSup>
            <m:ctrlPr>
              <w:rPr>
                <w:rFonts w:ascii="Cambria Math" w:hAnsi="Cambria Math"/>
                <w:bCs/>
                <w:i/>
              </w:rPr>
            </m:ctrlPr>
          </m:e>
        </m:d>
      </m:oMath>
      <w:r>
        <w:rPr>
          <w:rFonts w:hint="eastAsia"/>
          <w:bCs/>
        </w:rPr>
        <w:t>，但通常远低于此上界。此外，算法使用了一个临时数组</w:t>
      </w:r>
      <m:oMath>
        <m:sSub>
          <m:sSubPr>
            <m:ctrlPr>
              <w:rPr>
                <w:rFonts w:ascii="Cambria Math" w:hAnsi="Cambria Math"/>
                <w:bCs/>
                <w:i/>
              </w:rPr>
            </m:ctrlPr>
          </m:sSubPr>
          <m:e>
            <m:r>
              <m:rPr/>
              <w:rPr>
                <w:rFonts w:hint="eastAsia" w:ascii="Cambria Math" w:hAnsi="Cambria Math"/>
              </w:rPr>
              <m:t>M</m:t>
            </m:r>
            <m:ctrlPr>
              <w:rPr>
                <w:rFonts w:hint="eastAsia" w:ascii="Cambria Math" w:hAnsi="Cambria Math"/>
                <w:bCs/>
                <w:i/>
              </w:rPr>
            </m:ctrlPr>
          </m:e>
          <m:sub>
            <m:r>
              <m:rPr/>
              <w:rPr>
                <w:rFonts w:hint="eastAsia" w:ascii="Cambria Math" w:hAnsi="Cambria Math"/>
              </w:rPr>
              <m:t>p</m:t>
            </m:r>
            <m:ctrlPr>
              <w:rPr>
                <w:rFonts w:ascii="Cambria Math" w:hAnsi="Cambria Math"/>
                <w:bCs/>
                <w:i/>
              </w:rPr>
            </m:ctrlPr>
          </m:sub>
        </m:sSub>
      </m:oMath>
      <w:r>
        <w:rPr>
          <w:rFonts w:hint="eastAsia"/>
          <w:bCs/>
        </w:rPr>
        <w:t>来存储当前邻居节点的转移概率，其大小与当前节点的度数成正比，因此最多所需的额外空间为</w:t>
      </w:r>
      <m:oMath>
        <m:r>
          <m:rPr/>
          <w:rPr>
            <w:rFonts w:hint="eastAsia" w:ascii="Cambria Math" w:hAnsi="Cambria Math"/>
          </w:rPr>
          <m:t>O</m:t>
        </m:r>
        <m:d>
          <m:dPr>
            <m:ctrlPr>
              <w:rPr>
                <w:rFonts w:ascii="Cambria Math" w:hAnsi="Cambria Math"/>
                <w:bCs/>
                <w:i/>
              </w:rPr>
            </m:ctrlPr>
          </m:dPr>
          <m:e>
            <m:r>
              <m:rPr/>
              <w:rPr>
                <w:rFonts w:hint="eastAsia" w:ascii="Cambria Math" w:hAnsi="Cambria Math"/>
              </w:rPr>
              <m:t>V</m:t>
            </m:r>
            <m:ctrlPr>
              <w:rPr>
                <w:rFonts w:ascii="Cambria Math" w:hAnsi="Cambria Math"/>
                <w:bCs/>
                <w:i/>
              </w:rPr>
            </m:ctrlPr>
          </m:e>
        </m:d>
      </m:oMath>
      <w:r>
        <w:rPr>
          <w:rFonts w:hint="eastAsia"/>
          <w:bCs/>
        </w:rPr>
        <w:t>。所以，MIWS的空间复杂度为</w:t>
      </w:r>
      <m:oMath>
        <m:r>
          <m:rPr>
            <m:sty m:val="p"/>
          </m:rPr>
          <w:rPr>
            <w:rFonts w:ascii="Cambria Math" w:hAnsi="Cambria Math"/>
          </w:rPr>
          <m:t>O</m:t>
        </m:r>
        <m:d>
          <m:dPr>
            <m:ctrlPr>
              <w:rPr>
                <w:rFonts w:ascii="Cambria Math" w:hAnsi="Cambria Math"/>
                <w:bCs/>
              </w:rPr>
            </m:ctrlPr>
          </m:dPr>
          <m:e>
            <m:r>
              <m:rPr/>
              <w:rPr>
                <w:rFonts w:ascii="Cambria Math" w:hAnsi="Cambria Math"/>
              </w:rPr>
              <m:t>|V</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bCs/>
                <w:i/>
              </w:rPr>
            </m:ctrlPr>
          </m:e>
        </m:d>
      </m:oMath>
      <w:r>
        <w:rPr>
          <w:rFonts w:hint="eastAsia"/>
          <w:bCs/>
        </w:rPr>
        <w:t>。</w:t>
      </w:r>
    </w:p>
    <w:p w14:paraId="7524C8D7">
      <w:pPr>
        <w:ind w:firstLine="420" w:firstLineChars="200"/>
        <w:rPr>
          <w:bCs/>
        </w:rPr>
      </w:pPr>
      <w:r>
        <w:rPr>
          <w:rFonts w:hint="eastAsia"/>
          <w:bCs/>
        </w:rPr>
        <w:t>DomainMatching算法的空间复杂度主要来源于存储图</w:t>
      </w:r>
      <m:oMath>
        <m:r>
          <m:rPr/>
          <w:rPr>
            <w:rFonts w:hint="eastAsia" w:ascii="Cambria Math" w:hAnsi="Cambria Math"/>
          </w:rPr>
          <m:t>G</m:t>
        </m:r>
      </m:oMath>
      <w:r>
        <w:rPr>
          <w:rFonts w:hint="eastAsia"/>
          <w:bCs/>
        </w:rPr>
        <w:t>，其空间复杂度为</w:t>
      </w:r>
      <m:oMath>
        <m:r>
          <m:rPr/>
          <w:rPr>
            <w:rFonts w:hint="eastAsia" w:ascii="Cambria Math" w:hAnsi="Cambria Math"/>
          </w:rPr>
          <m:t>O</m:t>
        </m:r>
        <m:d>
          <m:dPr>
            <m:ctrlPr>
              <w:rPr>
                <w:rFonts w:ascii="Cambria Math" w:hAnsi="Cambria Math"/>
                <w:i/>
              </w:rPr>
            </m:ctrlPr>
          </m:dPr>
          <m:e>
            <m:d>
              <m:dPr>
                <m:begChr m:val="|"/>
                <m:endChr m:val="|"/>
                <m:ctrlPr>
                  <w:rPr>
                    <w:rFonts w:ascii="Cambria Math" w:hAnsi="Cambria Math"/>
                    <w:i/>
                  </w:rPr>
                </m:ctrlPr>
              </m:dPr>
              <m:e>
                <m:r>
                  <m:rPr/>
                  <w:rPr>
                    <w:rFonts w:hint="eastAsia" w:ascii="Cambria Math" w:hAnsi="Cambria Math"/>
                  </w:rPr>
                  <m:t>V</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E</m:t>
                </m:r>
                <m:ctrlPr>
                  <w:rPr>
                    <w:rFonts w:ascii="Cambria Math" w:hAnsi="Cambria Math"/>
                    <w:i/>
                  </w:rPr>
                </m:ctrlPr>
              </m:e>
            </m:d>
            <m:ctrlPr>
              <w:rPr>
                <w:rFonts w:ascii="Cambria Math" w:hAnsi="Cambria Math"/>
                <w:i/>
              </w:rPr>
            </m:ctrlPr>
          </m:e>
        </m:d>
      </m:oMath>
      <w:r>
        <w:rPr>
          <w:rFonts w:hint="eastAsia"/>
          <w:bCs/>
        </w:rPr>
        <w:t>。算法运行过程中，为每个被处理的节点缓存其邻域信息，临时空间复杂度为</w:t>
      </w:r>
      <m:oMath>
        <m:r>
          <m:rPr>
            <m:sty m:val="p"/>
          </m:rPr>
          <w:rPr>
            <w:rFonts w:ascii="Cambria Math" w:hAnsi="Cambria Math"/>
          </w:rPr>
          <m:t>O</m:t>
        </m:r>
        <m:d>
          <m:dPr>
            <m:ctrlPr>
              <w:rPr>
                <w:rFonts w:ascii="Cambria Math" w:hAnsi="Cambria Math"/>
                <w:bCs/>
              </w:rPr>
            </m:ctrlPr>
          </m:dPr>
          <m:e>
            <m:d>
              <m:dPr>
                <m:begChr m:val="|"/>
                <m:endChr m:val="|"/>
                <m:ctrlPr>
                  <w:rPr>
                    <w:rFonts w:ascii="Cambria Math" w:hAnsi="Cambria Math"/>
                    <w:bCs/>
                    <w:i/>
                  </w:rPr>
                </m:ctrlPr>
              </m:dPr>
              <m:e>
                <m:r>
                  <m:rPr/>
                  <w:rPr>
                    <w:rFonts w:ascii="Cambria Math" w:hAnsi="Cambria Math"/>
                  </w:rPr>
                  <m:t>V</m:t>
                </m:r>
                <m:ctrlPr>
                  <w:rPr>
                    <w:rFonts w:ascii="Cambria Math" w:hAnsi="Cambria Math"/>
                    <w:bCs/>
                    <w:i/>
                  </w:rPr>
                </m:ctrlPr>
              </m:e>
            </m:d>
            <m:ctrlPr>
              <w:rPr>
                <w:rFonts w:ascii="Cambria Math" w:hAnsi="Cambria Math"/>
                <w:bCs/>
                <w:i/>
              </w:rPr>
            </m:ctrlPr>
          </m:e>
        </m:d>
      </m:oMath>
      <w:r>
        <w:rPr>
          <w:rFonts w:hint="eastAsia"/>
          <w:bCs/>
        </w:rPr>
        <w:t>。同时，FMPD算法的空间开销主要来自存储单边模式集合以及Motif模式，其大小远小于</w:t>
      </w:r>
      <m:oMath>
        <m:d>
          <m:dPr>
            <m:begChr m:val="|"/>
            <m:endChr m:val="|"/>
            <m:ctrlPr>
              <w:rPr>
                <w:rFonts w:ascii="Cambria Math" w:hAnsi="Cambria Math"/>
              </w:rPr>
            </m:ctrlPr>
          </m:dPr>
          <m:e>
            <m:r>
              <m:rPr/>
              <w:rPr>
                <w:rFonts w:ascii="Cambria Math" w:hAnsi="Cambria Math"/>
              </w:rPr>
              <m:t>V</m:t>
            </m:r>
            <m:ctrlPr>
              <w:rPr>
                <w:rFonts w:ascii="Cambria Math" w:hAnsi="Cambria Math"/>
                <w:i/>
              </w:rPr>
            </m:ctrlPr>
          </m:e>
        </m:d>
      </m:oMath>
      <w:r>
        <w:rPr>
          <w:rFonts w:hint="eastAsia"/>
          <w:bCs/>
        </w:rPr>
        <w:t>，因此，DomainMatching的空间复杂度为</w:t>
      </w:r>
      <m:oMath>
        <m:r>
          <m:rPr/>
          <w:rPr>
            <w:rFonts w:hint="eastAsia" w:ascii="Cambria Math" w:hAnsi="Cambria Math"/>
          </w:rPr>
          <m:t>O</m:t>
        </m:r>
        <m:d>
          <m:dPr>
            <m:ctrlPr>
              <w:rPr>
                <w:rFonts w:ascii="Cambria Math" w:hAnsi="Cambria Math"/>
                <w:i/>
              </w:rPr>
            </m:ctrlPr>
          </m:dPr>
          <m:e>
            <m:d>
              <m:dPr>
                <m:begChr m:val="|"/>
                <m:endChr m:val="|"/>
                <m:ctrlPr>
                  <w:rPr>
                    <w:rFonts w:ascii="Cambria Math" w:hAnsi="Cambria Math"/>
                    <w:i/>
                  </w:rPr>
                </m:ctrlPr>
              </m:dPr>
              <m:e>
                <m:r>
                  <m:rPr/>
                  <w:rPr>
                    <w:rFonts w:hint="eastAsia" w:ascii="Cambria Math" w:hAnsi="Cambria Math"/>
                  </w:rPr>
                  <m:t>V</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E</m:t>
                </m:r>
                <m:ctrlPr>
                  <w:rPr>
                    <w:rFonts w:ascii="Cambria Math" w:hAnsi="Cambria Math"/>
                    <w:i/>
                  </w:rPr>
                </m:ctrlPr>
              </m:e>
            </m:d>
            <m:ctrlPr>
              <w:rPr>
                <w:rFonts w:ascii="Cambria Math" w:hAnsi="Cambria Math"/>
                <w:i/>
              </w:rPr>
            </m:ctrlPr>
          </m:e>
        </m:d>
      </m:oMath>
      <w:r>
        <w:rPr>
          <w:rFonts w:hint="eastAsia"/>
          <w:bCs/>
        </w:rPr>
        <w:t>。</w:t>
      </w:r>
    </w:p>
    <w:p w14:paraId="1F39C749">
      <w:pPr>
        <w:spacing w:line="360" w:lineRule="auto"/>
        <w:rPr>
          <w:rFonts w:ascii="黑体" w:hAnsi="黑体" w:eastAsia="黑体" w:cs="黑体"/>
          <w:bCs/>
        </w:rPr>
      </w:pPr>
      <w:del w:id="819" w:author="LRC" w:date="2026-06-25T09:02:00Z">
        <w:r>
          <w:rPr>
            <w:rFonts w:hint="eastAsia" w:ascii="黑体" w:hAnsi="黑体" w:eastAsia="黑体"/>
            <w:bCs/>
          </w:rPr>
          <w:delText>3</w:delText>
        </w:r>
      </w:del>
      <w:ins w:id="820" w:author="LRC" w:date="2026-06-25T09:02:00Z">
        <w:r>
          <w:rPr>
            <w:rFonts w:ascii="黑体" w:hAnsi="黑体" w:eastAsia="黑体"/>
            <w:bCs/>
          </w:rPr>
          <w:t>2</w:t>
        </w:r>
      </w:ins>
      <w:r>
        <w:rPr>
          <w:rFonts w:hint="eastAsia" w:ascii="黑体" w:hAnsi="黑体" w:eastAsia="黑体"/>
          <w:bCs/>
        </w:rPr>
        <w:t>.4</w:t>
      </w:r>
      <w:r>
        <w:rPr>
          <w:rFonts w:hint="eastAsia" w:ascii="黑体" w:hAnsi="黑体" w:eastAsia="黑体" w:cs="黑体"/>
          <w:bCs/>
        </w:rPr>
        <w:t xml:space="preserve"> 优化策略</w:t>
      </w:r>
    </w:p>
    <w:p w14:paraId="069EF3A5">
      <w:pPr>
        <w:ind w:firstLine="420" w:firstLineChars="200"/>
        <w:rPr>
          <w:bCs/>
        </w:rPr>
      </w:pPr>
      <w:r>
        <w:rPr>
          <w:rFonts w:hint="eastAsia"/>
        </w:rPr>
        <w:t>以上复杂度分析提示本研究，</w:t>
      </w:r>
      <w:r>
        <w:t>DomainMatching</w:t>
      </w:r>
      <w:r>
        <w:rPr>
          <w:rFonts w:hint="eastAsia"/>
        </w:rPr>
        <w:t>算法的运算开销主要受子图同构判别计算支配。为了提高该算法运行效率，本文通过对</w:t>
      </w:r>
      <w:r>
        <w:t>DomainMatching</w:t>
      </w:r>
      <w:r>
        <w:rPr>
          <w:rFonts w:hint="eastAsia"/>
        </w:rPr>
        <w:t>算法中邻域子图</w:t>
      </w:r>
      <m:oMath>
        <m:sSub>
          <m:sSubPr>
            <m:ctrlPr>
              <w:rPr>
                <w:rFonts w:ascii="Cambria Math" w:hAnsi="Cambria Math"/>
                <w:i/>
              </w:rPr>
            </m:ctrlPr>
          </m:sSubPr>
          <m:e>
            <m:r>
              <m:rPr>
                <m:scr m:val="script"/>
              </m:rPr>
              <w:rPr>
                <w:rFonts w:ascii="Cambria Math" w:hAnsi="Cambria Math"/>
              </w:rPr>
              <m:t>G</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oMath>
      <w:r>
        <w:rPr>
          <w:rFonts w:hint="eastAsia"/>
        </w:rPr>
        <w:t>（参见算法第4行）的节点数量进行限制，实现约简输入，减少子图同构判别运算开销的目的。具体策略如下：设置参数</w:t>
      </w:r>
      <m:oMath>
        <m:r>
          <m:rPr/>
          <w:rPr>
            <w:rFonts w:ascii="Cambria Math" w:hAnsi="Cambria Math"/>
          </w:rPr>
          <m:t>r</m:t>
        </m:r>
      </m:oMath>
      <w:r>
        <w:rPr>
          <w:rFonts w:hint="eastAsia"/>
        </w:rPr>
        <w:t>为邻域子图</w:t>
      </w:r>
      <m:oMath>
        <m:sSub>
          <m:sSubPr>
            <m:ctrlPr>
              <w:rPr>
                <w:rFonts w:ascii="Cambria Math" w:hAnsi="Cambria Math"/>
                <w:i/>
              </w:rPr>
            </m:ctrlPr>
          </m:sSubPr>
          <m:e>
            <m:r>
              <m:rPr>
                <m:scr m:val="script"/>
              </m:rPr>
              <w:rPr>
                <w:rFonts w:ascii="Cambria Math" w:hAnsi="Cambria Math"/>
              </w:rPr>
              <m:t>G</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oMath>
      <w:r>
        <w:rPr>
          <w:rFonts w:hint="eastAsia"/>
        </w:rPr>
        <w:t>中节点数量的最大值。当</w:t>
      </w:r>
      <m:oMath>
        <m:r>
          <m:rPr/>
          <w:rPr>
            <w:rFonts w:ascii="Cambria Math" w:hAnsi="Cambria Math"/>
          </w:rPr>
          <m:t>deg</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&gt;r</m:t>
        </m:r>
      </m:oMath>
      <w:r>
        <w:rPr>
          <w:rFonts w:hint="eastAsia"/>
        </w:rPr>
        <w:t>时，对</w:t>
      </w:r>
      <m:oMath>
        <m:sSub>
          <m:sSubPr>
            <m:ctrlPr>
              <w:rPr>
                <w:rFonts w:ascii="Cambria Math" w:hAnsi="Cambria Math"/>
                <w:i/>
              </w:rPr>
            </m:ctrlPr>
          </m:sSubPr>
          <m:e>
            <m:r>
              <m:rPr>
                <m:scr m:val="script"/>
              </m:rPr>
              <w:rPr>
                <w:rFonts w:ascii="Cambria Math" w:hAnsi="Cambria Math"/>
              </w:rPr>
              <m:t>G</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oMath>
      <w:r>
        <w:rPr>
          <w:rFonts w:hint="eastAsia"/>
        </w:rPr>
        <w:t>进行剪枝，随机采集</w:t>
      </w:r>
      <m:oMath>
        <m:sSub>
          <m:sSubPr>
            <m:ctrlPr>
              <w:rPr>
                <w:rFonts w:ascii="Cambria Math" w:hAnsi="Cambria Math"/>
                <w:i/>
              </w:rPr>
            </m:ctrlPr>
          </m:sSubPr>
          <m:e>
            <m:r>
              <m:rPr>
                <m:scr m:val="script"/>
              </m:rPr>
              <w:rPr>
                <w:rFonts w:ascii="Cambria Math" w:hAnsi="Cambria Math"/>
              </w:rPr>
              <m:t>G</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oMath>
      <w:r>
        <w:rPr>
          <w:rFonts w:hint="eastAsia"/>
        </w:rPr>
        <w:t>中</w:t>
      </w:r>
      <m:oMath>
        <m:r>
          <m:rPr/>
          <w:rPr>
            <w:rFonts w:ascii="Cambria Math" w:hAnsi="Cambria Math"/>
          </w:rPr>
          <m:t>r</m:t>
        </m:r>
      </m:oMath>
      <w:r>
        <w:rPr>
          <w:rFonts w:hint="eastAsia"/>
        </w:rPr>
        <w:t>个节点，并将其和节点</w:t>
      </w:r>
      <m:oMath>
        <m:sSub>
          <m:sSubPr>
            <m:ctrlPr>
              <w:rPr>
                <w:rFonts w:ascii="Cambria Math" w:hAnsi="Cambria Math"/>
                <w:i/>
              </w:rPr>
            </m:ctrlPr>
          </m:sSubPr>
          <m:e>
            <m:r>
              <m:rPr/>
              <w:rPr>
                <w:rFonts w:ascii="Cambria Math" w:hAnsi="Cambria Math"/>
              </w:rPr>
              <m:t>v</m:t>
            </m:r>
            <m:ctrlPr>
              <w:rPr>
                <w:rFonts w:hint="eastAsia" w:ascii="Cambria Math" w:hAnsi="Cambria Math"/>
                <w:i/>
              </w:rPr>
            </m:ctrlPr>
          </m:e>
          <m:sub>
            <m:r>
              <m:rPr/>
              <w:rPr>
                <w:rFonts w:ascii="Cambria Math" w:hAnsi="Cambria Math"/>
              </w:rPr>
              <m:t>i</m:t>
            </m:r>
            <m:ctrlPr>
              <w:rPr>
                <w:rFonts w:ascii="Cambria Math" w:hAnsi="Cambria Math"/>
                <w:i/>
              </w:rPr>
            </m:ctrlPr>
          </m:sub>
        </m:sSub>
      </m:oMath>
      <w:r>
        <w:rPr>
          <w:rFonts w:hint="eastAsia"/>
        </w:rPr>
        <w:t>构成新的邻域子图</w:t>
      </w:r>
      <m:oMath>
        <m:sSub>
          <m:sSubPr>
            <m:ctrlPr>
              <w:rPr>
                <w:rFonts w:ascii="Cambria Math" w:hAnsi="Cambria Math"/>
                <w:i/>
              </w:rPr>
            </m:ctrlPr>
          </m:sSubPr>
          <m:e>
            <m:r>
              <m:rPr>
                <m:scr m:val="script"/>
              </m:rPr>
              <w:rPr>
                <w:rFonts w:ascii="Cambria Math" w:hAnsi="Cambria Math"/>
              </w:rPr>
              <m:t>G</m:t>
            </m:r>
            <m:r>
              <m:rPr/>
              <w:rPr>
                <w:rFonts w:eastAsia="MS Mincho"/>
              </w:rPr>
              <m:t>'</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oMath>
      <w:r>
        <w:rPr>
          <w:rFonts w:hint="eastAsia"/>
        </w:rPr>
        <w:t>；反之，保持</w:t>
      </w:r>
      <m:oMath>
        <m:sSub>
          <m:sSubPr>
            <m:ctrlPr>
              <w:rPr>
                <w:rFonts w:ascii="Cambria Math" w:hAnsi="Cambria Math"/>
                <w:i/>
              </w:rPr>
            </m:ctrlPr>
          </m:sSubPr>
          <m:e>
            <m:r>
              <m:rPr>
                <m:scr m:val="script"/>
              </m:rPr>
              <w:rPr>
                <w:rFonts w:ascii="Cambria Math" w:hAnsi="Cambria Math"/>
              </w:rPr>
              <m:t>G</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oMath>
      <w:r>
        <w:rPr>
          <w:rFonts w:hint="eastAsia"/>
        </w:rPr>
        <w:t>不变。相较于保留完整的邻域子图，该策略有效缓解了高度数节点导致的</w:t>
      </w:r>
      <m:oMath>
        <m:sSub>
          <m:sSubPr>
            <m:ctrlPr>
              <w:rPr>
                <w:rFonts w:ascii="Cambria Math" w:hAnsi="Cambria Math"/>
                <w:i/>
              </w:rPr>
            </m:ctrlPr>
          </m:sSubPr>
          <m:e>
            <m:r>
              <m:rPr>
                <m:scr m:val="double-struck"/>
              </m:rPr>
              <w:rPr>
                <w:rFonts w:eastAsia="MS Mincho"/>
              </w:rPr>
              <m:t>G</m:t>
            </m:r>
            <m:ctrlPr>
              <w:rPr>
                <w:rFonts w:ascii="Cambria Math" w:hAnsi="Cambria Math"/>
                <w:i/>
              </w:rPr>
            </m:ctrlPr>
          </m:e>
          <m:sub>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sub>
        </m:sSub>
      </m:oMath>
      <w:r>
        <w:rPr>
          <w:rFonts w:hint="eastAsia"/>
        </w:rPr>
        <w:t>过大及在其上开展的子图同构判别开销过大的问题。同时在不损失过多精度的情况下保持了下游</w:t>
      </w:r>
      <w:r>
        <w:t>top-</w:t>
      </w:r>
      <m:oMath>
        <m:r>
          <m:rPr/>
          <w:rPr>
            <w:rFonts w:ascii="Cambria Math" w:hAnsi="Cambria Math"/>
          </w:rPr>
          <m:t>k</m:t>
        </m:r>
      </m:oMath>
      <w:r>
        <w:rPr>
          <w:rFonts w:hint="eastAsia"/>
        </w:rPr>
        <w:t>频繁模式挖掘任务的准确率。</w:t>
      </w:r>
    </w:p>
    <w:p w14:paraId="1AF5B64B">
      <w:pPr>
        <w:pStyle w:val="6"/>
        <w:spacing w:line="360" w:lineRule="auto"/>
        <w:ind w:firstLine="0"/>
        <w:rPr>
          <w:rFonts w:ascii="宋体" w:hAnsi="宋体" w:cs="黑体"/>
          <w:b/>
          <w:sz w:val="28"/>
          <w:szCs w:val="28"/>
        </w:rPr>
      </w:pPr>
      <w:del w:id="821" w:author="LRC" w:date="2026-06-25T09:02:00Z">
        <w:r>
          <w:rPr>
            <w:rFonts w:hint="eastAsia" w:ascii="宋体" w:hAnsi="宋体"/>
            <w:b/>
            <w:sz w:val="28"/>
            <w:szCs w:val="28"/>
          </w:rPr>
          <w:delText xml:space="preserve">4 </w:delText>
        </w:r>
      </w:del>
      <w:ins w:id="822" w:author="LRC" w:date="2026-06-25T09:02:00Z">
        <w:r>
          <w:rPr>
            <w:rFonts w:ascii="宋体" w:hAnsi="宋体"/>
            <w:b/>
            <w:sz w:val="28"/>
            <w:szCs w:val="28"/>
          </w:rPr>
          <w:t>3</w:t>
        </w:r>
      </w:ins>
      <w:ins w:id="823" w:author="LRC" w:date="2026-06-25T09:02:00Z">
        <w:r>
          <w:rPr>
            <w:rFonts w:hint="eastAsia" w:ascii="宋体" w:hAnsi="宋体"/>
            <w:b/>
            <w:sz w:val="28"/>
            <w:szCs w:val="28"/>
          </w:rPr>
          <w:t xml:space="preserve"> </w:t>
        </w:r>
      </w:ins>
      <w:r>
        <w:rPr>
          <w:rFonts w:hint="eastAsia" w:ascii="宋体" w:hAnsi="宋体" w:cs="宋体"/>
          <w:b/>
          <w:sz w:val="28"/>
          <w:szCs w:val="28"/>
        </w:rPr>
        <w:t>试验</w:t>
      </w:r>
    </w:p>
    <w:p w14:paraId="5F5F1B4F">
      <w:pPr>
        <w:ind w:firstLine="420" w:firstLineChars="200"/>
        <w:rPr>
          <w:bCs/>
        </w:rPr>
      </w:pPr>
      <w:r>
        <w:rPr>
          <w:rFonts w:hint="eastAsia"/>
        </w:rPr>
        <w:t>试</w:t>
      </w:r>
      <w:r>
        <w:rPr>
          <w:rFonts w:hint="eastAsia"/>
          <w:bCs/>
        </w:rPr>
        <w:t>验环境为</w:t>
      </w:r>
      <w:del w:id="824" w:author="LRC" w:date="2026-07-01T17:29:00Z">
        <w:r>
          <w:rPr>
            <w:rFonts w:hint="eastAsia"/>
            <w:bCs/>
          </w:rPr>
          <w:delText>一台</w:delText>
        </w:r>
      </w:del>
      <w:r>
        <w:rPr>
          <w:rFonts w:hint="eastAsia"/>
          <w:bCs/>
        </w:rPr>
        <w:t>配备2.4</w:t>
      </w:r>
      <w:ins w:id="825" w:author="LRC" w:date="2026-07-01T16:49:00Z">
        <w:r>
          <w:rPr>
            <w:bCs/>
          </w:rPr>
          <w:t xml:space="preserve"> </w:t>
        </w:r>
      </w:ins>
      <w:r>
        <w:rPr>
          <w:rFonts w:hint="eastAsia"/>
          <w:bCs/>
        </w:rPr>
        <w:t>GHz</w:t>
      </w:r>
      <w:ins w:id="826" w:author="LRC" w:date="2026-07-01T16:49:00Z">
        <w:r>
          <w:rPr>
            <w:bCs/>
          </w:rPr>
          <w:t xml:space="preserve"> </w:t>
        </w:r>
      </w:ins>
      <w:r>
        <w:rPr>
          <w:rFonts w:hint="eastAsia"/>
          <w:bCs/>
        </w:rPr>
        <w:t>CPU、8</w:t>
      </w:r>
      <w:ins w:id="827" w:author="LRC" w:date="2026-07-01T16:49:00Z">
        <w:r>
          <w:rPr>
            <w:bCs/>
          </w:rPr>
          <w:t xml:space="preserve"> </w:t>
        </w:r>
      </w:ins>
      <w:r>
        <w:rPr>
          <w:rFonts w:hint="eastAsia"/>
          <w:bCs/>
        </w:rPr>
        <w:t>GB内存和GeForce RTX 4060显卡的Windows 11主机。所有代码的实现与执行均使用Python 3.8版本。</w:t>
      </w:r>
    </w:p>
    <w:p w14:paraId="5EA78B27">
      <w:pPr>
        <w:spacing w:line="360" w:lineRule="auto"/>
        <w:rPr>
          <w:rFonts w:ascii="黑体" w:hAnsi="黑体" w:eastAsia="黑体" w:cs="黑体"/>
          <w:bCs/>
        </w:rPr>
      </w:pPr>
      <w:del w:id="828" w:author="LRC" w:date="2026-06-25T09:02:00Z">
        <w:r>
          <w:rPr>
            <w:rFonts w:hint="eastAsia" w:ascii="黑体" w:hAnsi="黑体" w:eastAsia="黑体"/>
            <w:bCs/>
          </w:rPr>
          <w:delText>4</w:delText>
        </w:r>
      </w:del>
      <w:ins w:id="829" w:author="LRC" w:date="2026-06-25T09:02:00Z">
        <w:r>
          <w:rPr>
            <w:rFonts w:ascii="黑体" w:hAnsi="黑体" w:eastAsia="黑体"/>
            <w:bCs/>
          </w:rPr>
          <w:t>3</w:t>
        </w:r>
      </w:ins>
      <w:r>
        <w:rPr>
          <w:rFonts w:hint="eastAsia" w:ascii="黑体" w:hAnsi="黑体" w:eastAsia="黑体"/>
          <w:bCs/>
        </w:rPr>
        <w:t>.1</w:t>
      </w:r>
      <w:r>
        <w:rPr>
          <w:rFonts w:hint="eastAsia" w:ascii="黑体" w:hAnsi="黑体" w:eastAsia="黑体" w:cs="黑体"/>
          <w:bCs/>
        </w:rPr>
        <w:t xml:space="preserve"> </w:t>
      </w:r>
      <w:del w:id="830" w:author="LRC" w:date="2026-07-01T17:29:00Z">
        <w:r>
          <w:rPr>
            <w:rFonts w:hint="eastAsia" w:ascii="黑体" w:hAnsi="黑体" w:eastAsia="黑体" w:cs="黑体"/>
            <w:bCs/>
          </w:rPr>
          <w:delText>设置</w:delText>
        </w:r>
      </w:del>
      <w:ins w:id="831" w:author="LRC" w:date="2026-07-01T17:29:00Z">
        <w:r>
          <w:rPr>
            <w:rFonts w:hint="eastAsia" w:ascii="黑体" w:hAnsi="黑体" w:eastAsia="黑体" w:cs="黑体"/>
            <w:bCs/>
          </w:rPr>
          <w:t>数据集</w:t>
        </w:r>
      </w:ins>
    </w:p>
    <w:p w14:paraId="5C922EC2">
      <w:pPr>
        <w:ind w:firstLine="420" w:firstLineChars="200"/>
        <w:rPr>
          <w:bCs/>
        </w:rPr>
      </w:pPr>
      <w:del w:id="832" w:author="LRC" w:date="2026-07-01T17:29:00Z">
        <w:r>
          <w:rPr>
            <w:rFonts w:hint="eastAsia"/>
            <w:bCs/>
          </w:rPr>
          <w:delText>数据集.</w:delText>
        </w:r>
      </w:del>
      <w:ins w:id="833" w:author="LRC" w:date="2026-07-01T17:29:00Z">
        <w:r>
          <w:rPr>
            <w:rFonts w:hint="eastAsia"/>
            <w:bCs/>
          </w:rPr>
          <w:t>本研究</w:t>
        </w:r>
      </w:ins>
      <w:r>
        <w:rPr>
          <w:rFonts w:hint="eastAsia"/>
        </w:rPr>
        <w:t>试</w:t>
      </w:r>
      <w:r>
        <w:rPr>
          <w:rFonts w:hint="eastAsia"/>
          <w:bCs/>
        </w:rPr>
        <w:t>验</w:t>
      </w:r>
      <w:del w:id="834" w:author="LRC" w:date="2026-07-01T17:30:00Z">
        <w:r>
          <w:rPr>
            <w:rFonts w:hint="eastAsia"/>
            <w:bCs/>
          </w:rPr>
          <w:delText>使</w:delText>
        </w:r>
      </w:del>
      <w:ins w:id="835" w:author="LRC" w:date="2026-07-01T17:30:00Z">
        <w:r>
          <w:rPr>
            <w:rFonts w:hint="eastAsia"/>
            <w:bCs/>
          </w:rPr>
          <w:t>选</w:t>
        </w:r>
      </w:ins>
      <w:r>
        <w:rPr>
          <w:rFonts w:hint="eastAsia"/>
          <w:bCs/>
        </w:rPr>
        <w:t>用</w:t>
      </w:r>
      <w:del w:id="836" w:author="LRC" w:date="2026-07-01T17:30:00Z">
        <w:r>
          <w:rPr>
            <w:rFonts w:hint="eastAsia"/>
            <w:bCs/>
          </w:rPr>
          <w:delText>了六</w:delText>
        </w:r>
      </w:del>
      <w:ins w:id="837" w:author="LRC" w:date="2026-07-01T17:30:00Z">
        <w:r>
          <w:rPr>
            <w:rFonts w:hint="eastAsia"/>
            <w:bCs/>
          </w:rPr>
          <w:t>6</w:t>
        </w:r>
      </w:ins>
      <w:r>
        <w:rPr>
          <w:rFonts w:hint="eastAsia"/>
          <w:bCs/>
        </w:rPr>
        <w:t>个真实数据集</w:t>
      </w:r>
      <w:del w:id="838" w:author="LRC" w:date="2026-07-01T17:30:00Z">
        <w:r>
          <w:rPr>
            <w:rFonts w:hint="eastAsia"/>
            <w:bCs/>
          </w:rPr>
          <w:delText>：（1）</w:delText>
        </w:r>
      </w:del>
      <w:ins w:id="839" w:author="LRC" w:date="2026-07-01T17:30:00Z">
        <w:r>
          <w:rPr>
            <w:rFonts w:hint="eastAsia"/>
            <w:bCs/>
          </w:rPr>
          <w:t>，分别为</w:t>
        </w:r>
      </w:ins>
      <w:r>
        <w:rPr>
          <w:rFonts w:hint="eastAsia"/>
          <w:bCs/>
        </w:rPr>
        <w:t>Mico</w:t>
      </w:r>
      <w:del w:id="840" w:author="LRC" w:date="2026-07-01T17:30:00Z">
        <w:r>
          <w:rPr>
            <w:bCs/>
            <w:vertAlign w:val="superscript"/>
          </w:rPr>
          <w:delText>[28]</w:delText>
        </w:r>
      </w:del>
      <w:del w:id="841" w:author="LRC" w:date="2026-07-01T17:30:00Z">
        <w:r>
          <w:rPr>
            <w:rFonts w:hint="eastAsia"/>
            <w:bCs/>
          </w:rPr>
          <w:delText>，</w:delText>
        </w:r>
      </w:del>
      <w:ins w:id="842" w:author="LRC" w:date="2026-07-01T17:30:00Z">
        <w:r>
          <w:rPr>
            <w:rFonts w:hint="eastAsia"/>
            <w:bCs/>
          </w:rPr>
          <w:t>（</w:t>
        </w:r>
      </w:ins>
      <w:r>
        <w:rPr>
          <w:rFonts w:hint="eastAsia"/>
          <w:bCs/>
        </w:rPr>
        <w:t>微软作者合作网络图</w:t>
      </w:r>
      <w:ins w:id="843" w:author="LRC" w:date="2026-07-01T17:30:00Z">
        <w:r>
          <w:rPr>
            <w:rFonts w:hint="eastAsia"/>
            <w:bCs/>
          </w:rPr>
          <w:t>）</w:t>
        </w:r>
      </w:ins>
      <w:ins w:id="844" w:author="LRC" w:date="2026-07-01T17:30:00Z">
        <w:r>
          <w:rPr>
            <w:bCs/>
            <w:vertAlign w:val="superscript"/>
          </w:rPr>
          <w:t>[28]</w:t>
        </w:r>
      </w:ins>
      <w:del w:id="845" w:author="LRC" w:date="2026-07-01T17:30:00Z">
        <w:r>
          <w:rPr>
            <w:rFonts w:hint="eastAsia"/>
            <w:bCs/>
          </w:rPr>
          <w:delText>；（2）</w:delText>
        </w:r>
      </w:del>
      <w:ins w:id="846" w:author="LRC" w:date="2026-07-01T17:30:00Z">
        <w:r>
          <w:rPr>
            <w:rFonts w:hint="eastAsia"/>
            <w:bCs/>
          </w:rPr>
          <w:t>、</w:t>
        </w:r>
      </w:ins>
      <w:r>
        <w:rPr>
          <w:rFonts w:hint="eastAsia"/>
          <w:bCs/>
        </w:rPr>
        <w:t>DBLP</w:t>
      </w:r>
      <w:del w:id="847" w:author="LRC" w:date="2026-07-01T17:31:00Z">
        <w:r>
          <w:rPr>
            <w:bCs/>
            <w:vertAlign w:val="superscript"/>
          </w:rPr>
          <w:delText>[29]</w:delText>
        </w:r>
      </w:del>
      <w:del w:id="848" w:author="LRC" w:date="2026-07-01T17:31:00Z">
        <w:r>
          <w:rPr>
            <w:rFonts w:hint="eastAsia"/>
            <w:bCs/>
          </w:rPr>
          <w:delText>，</w:delText>
        </w:r>
      </w:del>
      <w:ins w:id="849" w:author="LRC" w:date="2026-07-01T17:30:00Z">
        <w:r>
          <w:rPr>
            <w:rFonts w:hint="eastAsia"/>
            <w:bCs/>
          </w:rPr>
          <w:t>（</w:t>
        </w:r>
      </w:ins>
      <w:r>
        <w:rPr>
          <w:rFonts w:hint="eastAsia"/>
          <w:bCs/>
        </w:rPr>
        <w:t>论文出版网络图</w:t>
      </w:r>
      <w:ins w:id="850" w:author="LRC" w:date="2026-07-01T17:31:00Z">
        <w:r>
          <w:rPr>
            <w:rFonts w:hint="eastAsia"/>
            <w:bCs/>
          </w:rPr>
          <w:t>）</w:t>
        </w:r>
      </w:ins>
      <w:ins w:id="851" w:author="LRC" w:date="2026-07-01T17:31:00Z">
        <w:r>
          <w:rPr>
            <w:bCs/>
            <w:vertAlign w:val="superscript"/>
          </w:rPr>
          <w:t>[29]</w:t>
        </w:r>
      </w:ins>
      <w:del w:id="852" w:author="LRC" w:date="2026-07-01T17:31:00Z">
        <w:r>
          <w:rPr>
            <w:rFonts w:hint="eastAsia"/>
            <w:bCs/>
          </w:rPr>
          <w:delText>；（3）</w:delText>
        </w:r>
      </w:del>
      <w:ins w:id="853" w:author="LRC" w:date="2026-07-01T17:31:00Z">
        <w:r>
          <w:rPr>
            <w:rFonts w:hint="eastAsia"/>
            <w:bCs/>
          </w:rPr>
          <w:t>、</w:t>
        </w:r>
      </w:ins>
      <w:r>
        <w:rPr>
          <w:rFonts w:hint="eastAsia"/>
          <w:bCs/>
        </w:rPr>
        <w:t>Twitter</w:t>
      </w:r>
      <w:del w:id="854" w:author="LRC" w:date="2026-07-01T17:31:00Z">
        <w:r>
          <w:rPr>
            <w:bCs/>
            <w:vertAlign w:val="superscript"/>
          </w:rPr>
          <w:delText>[24]</w:delText>
        </w:r>
      </w:del>
      <w:del w:id="855" w:author="LRC" w:date="2026-07-01T17:31:00Z">
        <w:r>
          <w:rPr>
            <w:rFonts w:hint="eastAsia"/>
            <w:bCs/>
          </w:rPr>
          <w:delText>，</w:delText>
        </w:r>
      </w:del>
      <w:ins w:id="856" w:author="LRC" w:date="2026-07-01T17:31:00Z">
        <w:r>
          <w:rPr>
            <w:rFonts w:hint="eastAsia"/>
            <w:bCs/>
          </w:rPr>
          <w:t>（</w:t>
        </w:r>
      </w:ins>
      <w:r>
        <w:rPr>
          <w:rFonts w:hint="eastAsia"/>
          <w:bCs/>
        </w:rPr>
        <w:t>来自Twitter平台的社交网络图</w:t>
      </w:r>
      <w:ins w:id="857" w:author="LRC" w:date="2026-07-01T17:31:00Z">
        <w:r>
          <w:rPr>
            <w:rFonts w:hint="eastAsia"/>
            <w:bCs/>
          </w:rPr>
          <w:t>）</w:t>
        </w:r>
      </w:ins>
      <w:ins w:id="858" w:author="LRC" w:date="2026-07-01T17:31:00Z">
        <w:r>
          <w:rPr>
            <w:bCs/>
            <w:vertAlign w:val="superscript"/>
          </w:rPr>
          <w:t>[24]</w:t>
        </w:r>
      </w:ins>
      <w:del w:id="859" w:author="LRC" w:date="2026-07-01T17:31:00Z">
        <w:r>
          <w:rPr>
            <w:rFonts w:hint="eastAsia"/>
            <w:bCs/>
          </w:rPr>
          <w:delText>；（4）</w:delText>
        </w:r>
      </w:del>
      <w:ins w:id="860" w:author="LRC" w:date="2026-07-01T17:31:00Z">
        <w:r>
          <w:rPr>
            <w:rFonts w:hint="eastAsia"/>
            <w:bCs/>
          </w:rPr>
          <w:t>、</w:t>
        </w:r>
      </w:ins>
      <w:r>
        <w:rPr>
          <w:rFonts w:hint="eastAsia"/>
          <w:bCs/>
        </w:rPr>
        <w:t>Twitch</w:t>
      </w:r>
      <w:del w:id="861" w:author="LRC" w:date="2026-07-01T17:31:00Z">
        <w:r>
          <w:rPr>
            <w:bCs/>
            <w:vertAlign w:val="superscript"/>
          </w:rPr>
          <w:delText>[30]</w:delText>
        </w:r>
      </w:del>
      <w:del w:id="862" w:author="LRC" w:date="2026-07-01T17:31:00Z">
        <w:r>
          <w:rPr>
            <w:rFonts w:hint="eastAsia"/>
            <w:bCs/>
          </w:rPr>
          <w:delText>，</w:delText>
        </w:r>
      </w:del>
      <w:ins w:id="863" w:author="LRC" w:date="2026-07-01T17:31:00Z">
        <w:r>
          <w:rPr>
            <w:rFonts w:hint="eastAsia"/>
            <w:bCs/>
          </w:rPr>
          <w:t>（</w:t>
        </w:r>
      </w:ins>
      <w:r>
        <w:rPr>
          <w:rFonts w:hint="eastAsia"/>
          <w:bCs/>
        </w:rPr>
        <w:t>Twitch社交网络</w:t>
      </w:r>
      <w:ins w:id="864" w:author="LRC" w:date="2026-07-01T17:31:00Z">
        <w:r>
          <w:rPr>
            <w:rFonts w:hint="eastAsia"/>
            <w:bCs/>
          </w:rPr>
          <w:t>图）</w:t>
        </w:r>
      </w:ins>
      <w:ins w:id="865" w:author="LRC" w:date="2026-07-01T17:31:00Z">
        <w:r>
          <w:rPr>
            <w:bCs/>
            <w:vertAlign w:val="superscript"/>
          </w:rPr>
          <w:t>[30]</w:t>
        </w:r>
      </w:ins>
      <w:del w:id="866" w:author="LRC" w:date="2026-07-01T17:32:00Z">
        <w:r>
          <w:rPr>
            <w:rFonts w:hint="eastAsia"/>
            <w:bCs/>
          </w:rPr>
          <w:delText>；（5）</w:delText>
        </w:r>
      </w:del>
      <w:ins w:id="867" w:author="LRC" w:date="2026-07-01T17:32:00Z">
        <w:r>
          <w:rPr>
            <w:rFonts w:hint="eastAsia"/>
            <w:bCs/>
          </w:rPr>
          <w:t>、</w:t>
        </w:r>
      </w:ins>
      <w:r>
        <w:rPr>
          <w:rFonts w:hint="eastAsia"/>
          <w:bCs/>
        </w:rPr>
        <w:t>YouTube</w:t>
      </w:r>
      <w:del w:id="868" w:author="LRC" w:date="2026-07-01T17:32:00Z">
        <w:r>
          <w:rPr>
            <w:bCs/>
            <w:vertAlign w:val="superscript"/>
          </w:rPr>
          <w:delText>[31]</w:delText>
        </w:r>
      </w:del>
      <w:del w:id="869" w:author="LRC" w:date="2026-07-01T17:32:00Z">
        <w:r>
          <w:rPr>
            <w:rFonts w:hint="eastAsia"/>
            <w:bCs/>
          </w:rPr>
          <w:delText>，</w:delText>
        </w:r>
      </w:del>
      <w:ins w:id="870" w:author="LRC" w:date="2026-07-01T17:32:00Z">
        <w:r>
          <w:rPr>
            <w:rFonts w:hint="eastAsia"/>
            <w:bCs/>
          </w:rPr>
          <w:t>（</w:t>
        </w:r>
      </w:ins>
      <w:r>
        <w:rPr>
          <w:rFonts w:hint="eastAsia"/>
          <w:bCs/>
        </w:rPr>
        <w:t>视频推荐网络图</w:t>
      </w:r>
      <w:ins w:id="871" w:author="LRC" w:date="2026-07-01T17:32:00Z">
        <w:r>
          <w:rPr>
            <w:rFonts w:hint="eastAsia"/>
            <w:bCs/>
          </w:rPr>
          <w:t>）</w:t>
        </w:r>
      </w:ins>
      <w:ins w:id="872" w:author="LRC" w:date="2026-07-01T17:32:00Z">
        <w:r>
          <w:rPr>
            <w:bCs/>
            <w:vertAlign w:val="superscript"/>
          </w:rPr>
          <w:t>[31]</w:t>
        </w:r>
      </w:ins>
      <w:del w:id="873" w:author="LRC" w:date="2026-07-01T17:32:00Z">
        <w:r>
          <w:rPr>
            <w:rFonts w:hint="eastAsia"/>
            <w:bCs/>
          </w:rPr>
          <w:delText>；（6）</w:delText>
        </w:r>
      </w:del>
      <w:ins w:id="874" w:author="LRC" w:date="2026-07-01T17:32:00Z">
        <w:r>
          <w:rPr>
            <w:rFonts w:hint="eastAsia"/>
            <w:bCs/>
          </w:rPr>
          <w:t>、</w:t>
        </w:r>
      </w:ins>
      <w:r>
        <w:rPr>
          <w:rFonts w:hint="eastAsia"/>
          <w:bCs/>
        </w:rPr>
        <w:t>Skitter</w:t>
      </w:r>
      <w:del w:id="875" w:author="LRC" w:date="2026-07-01T17:32:00Z">
        <w:r>
          <w:rPr>
            <w:bCs/>
            <w:vertAlign w:val="superscript"/>
          </w:rPr>
          <w:delText>[26]</w:delText>
        </w:r>
      </w:del>
      <w:del w:id="876" w:author="LRC" w:date="2026-07-01T17:32:00Z">
        <w:r>
          <w:rPr>
            <w:rFonts w:hint="eastAsia"/>
            <w:bCs/>
          </w:rPr>
          <w:delText>，</w:delText>
        </w:r>
      </w:del>
      <w:ins w:id="877" w:author="LRC" w:date="2026-07-01T17:32:00Z">
        <w:r>
          <w:rPr>
            <w:rFonts w:hint="eastAsia"/>
            <w:bCs/>
          </w:rPr>
          <w:t>（</w:t>
        </w:r>
      </w:ins>
      <w:r>
        <w:rPr>
          <w:rFonts w:hint="eastAsia"/>
          <w:bCs/>
        </w:rPr>
        <w:t>Skitter网站互联网拓扑图</w:t>
      </w:r>
      <w:ins w:id="878" w:author="LRC" w:date="2026-07-01T17:32:00Z">
        <w:r>
          <w:rPr>
            <w:rFonts w:hint="eastAsia"/>
            <w:bCs/>
          </w:rPr>
          <w:t>）</w:t>
        </w:r>
      </w:ins>
      <w:ins w:id="879" w:author="LRC" w:date="2026-07-01T17:32:00Z">
        <w:r>
          <w:rPr>
            <w:bCs/>
            <w:vertAlign w:val="superscript"/>
          </w:rPr>
          <w:t>[26]</w:t>
        </w:r>
      </w:ins>
      <w:r>
        <w:rPr>
          <w:rFonts w:hint="eastAsia"/>
          <w:bCs/>
        </w:rPr>
        <w:t>。</w:t>
      </w:r>
      <w:del w:id="880" w:author="LRC" w:date="2026-07-02T09:58:00Z">
        <w:r>
          <w:rPr>
            <w:rFonts w:hint="eastAsia"/>
            <w:bCs/>
          </w:rPr>
          <w:delText>有关</w:delText>
        </w:r>
      </w:del>
      <w:r>
        <w:rPr>
          <w:rFonts w:hint="eastAsia"/>
          <w:bCs/>
        </w:rPr>
        <w:t>这些数据集的详细统计信息</w:t>
      </w:r>
      <w:del w:id="881" w:author="LRC" w:date="2026-07-02T09:58:00Z">
        <w:r>
          <w:rPr>
            <w:rFonts w:hint="eastAsia"/>
            <w:bCs/>
          </w:rPr>
          <w:delText>，参见</w:delText>
        </w:r>
      </w:del>
      <w:ins w:id="882" w:author="LRC" w:date="2026-07-02T09:58:00Z">
        <w:r>
          <w:rPr>
            <w:rFonts w:hint="eastAsia"/>
            <w:bCs/>
          </w:rPr>
          <w:t>如</w:t>
        </w:r>
      </w:ins>
      <w:r>
        <w:rPr>
          <w:rFonts w:hint="eastAsia"/>
          <w:bCs/>
        </w:rPr>
        <w:t>表1</w:t>
      </w:r>
      <w:ins w:id="883" w:author="LRC" w:date="2026-07-02T09:58:00Z">
        <w:r>
          <w:rPr>
            <w:rFonts w:hint="eastAsia"/>
            <w:bCs/>
          </w:rPr>
          <w:t>所示</w:t>
        </w:r>
      </w:ins>
      <w:r>
        <w:rPr>
          <w:rFonts w:hint="eastAsia"/>
          <w:bCs/>
        </w:rPr>
        <w:t>。</w:t>
      </w:r>
    </w:p>
    <w:p w14:paraId="6F18AF47">
      <w:pPr>
        <w:pStyle w:val="52"/>
        <w:widowControl/>
        <w:adjustRightInd w:val="0"/>
        <w:snapToGrid w:val="0"/>
        <w:ind w:firstLine="360"/>
        <w:jc w:val="center"/>
        <w:rPr>
          <w:rFonts w:ascii="宋体" w:hAnsi="宋体" w:cs="宋体"/>
          <w:bCs/>
          <w:sz w:val="18"/>
          <w:szCs w:val="18"/>
        </w:rPr>
      </w:pPr>
      <w:bookmarkStart w:id="9" w:name="_Ref31945"/>
      <w:r>
        <w:rPr>
          <w:rFonts w:ascii="宋体" w:hAnsi="宋体" w:cs="宋体"/>
          <w:bCs/>
          <w:sz w:val="18"/>
          <w:szCs w:val="18"/>
        </w:rPr>
        <w:t>表</w:t>
      </w:r>
      <w:r>
        <w:rPr>
          <w:rFonts w:hint="eastAsia" w:ascii="Times New Roman" w:hAnsi="Times New Roman"/>
          <w:sz w:val="18"/>
          <w:szCs w:val="18"/>
        </w:rPr>
        <w:t>1</w:t>
      </w:r>
      <w:r>
        <w:rPr>
          <w:rFonts w:hint="eastAsia" w:ascii="宋体" w:hAnsi="宋体" w:cs="宋体"/>
          <w:bCs/>
          <w:sz w:val="18"/>
          <w:szCs w:val="18"/>
        </w:rPr>
        <w:t xml:space="preserve"> 数据</w:t>
      </w:r>
      <w:ins w:id="884" w:author="LRC" w:date="2026-07-02T09:58:00Z">
        <w:r>
          <w:rPr>
            <w:rFonts w:hint="eastAsia" w:ascii="宋体" w:hAnsi="宋体" w:cs="宋体"/>
            <w:bCs/>
            <w:sz w:val="18"/>
            <w:szCs w:val="18"/>
          </w:rPr>
          <w:t>集</w:t>
        </w:r>
      </w:ins>
      <w:r>
        <w:rPr>
          <w:rFonts w:hint="eastAsia" w:ascii="宋体" w:hAnsi="宋体" w:cs="宋体"/>
          <w:bCs/>
          <w:sz w:val="18"/>
          <w:szCs w:val="18"/>
        </w:rPr>
        <w:t>统计信息</w:t>
      </w:r>
      <w:bookmarkEnd w:id="9"/>
    </w:p>
    <w:p w14:paraId="210918BA">
      <w:pPr>
        <w:pStyle w:val="52"/>
        <w:widowControl/>
        <w:adjustRightInd w:val="0"/>
        <w:snapToGrid w:val="0"/>
        <w:ind w:firstLine="360"/>
        <w:jc w:val="center"/>
        <w:rPr>
          <w:rFonts w:ascii="Times New Roman" w:hAnsi="Times New Roman"/>
          <w:bCs/>
          <w:sz w:val="18"/>
          <w:szCs w:val="18"/>
        </w:rPr>
      </w:pPr>
      <w:r>
        <w:rPr>
          <w:rFonts w:ascii="Times New Roman" w:hAnsi="Times New Roman"/>
          <w:bCs/>
          <w:sz w:val="18"/>
          <w:szCs w:val="18"/>
        </w:rPr>
        <w:t>Tab</w:t>
      </w:r>
      <w:ins w:id="885" w:author="LRC" w:date="2026-07-02T09:58:00Z">
        <w:r>
          <w:rPr>
            <w:rFonts w:hint="eastAsia" w:ascii="Times New Roman" w:hAnsi="Times New Roman"/>
            <w:bCs/>
            <w:sz w:val="18"/>
            <w:szCs w:val="18"/>
          </w:rPr>
          <w:t>le</w:t>
        </w:r>
      </w:ins>
      <w:del w:id="886" w:author="LRC" w:date="2026-07-02T09:58:00Z">
        <w:r>
          <w:rPr>
            <w:rFonts w:hint="eastAsia" w:ascii="Times New Roman" w:hAnsi="Times New Roman"/>
            <w:bCs/>
            <w:sz w:val="18"/>
            <w:szCs w:val="18"/>
          </w:rPr>
          <w:delText>.</w:delText>
        </w:r>
      </w:del>
      <w:ins w:id="887" w:author="LRC" w:date="2026-07-02T09:58:00Z">
        <w:r>
          <w:rPr>
            <w:rFonts w:ascii="Times New Roman" w:hAnsi="Times New Roman"/>
            <w:bCs/>
            <w:sz w:val="18"/>
            <w:szCs w:val="18"/>
          </w:rPr>
          <w:t xml:space="preserve"> </w:t>
        </w:r>
      </w:ins>
      <w:del w:id="888" w:author="LRC" w:date="2026-07-02T09:58:00Z">
        <w:r>
          <w:rPr>
            <w:rFonts w:hint="eastAsia" w:ascii="Times New Roman" w:hAnsi="Times New Roman"/>
            <w:bCs/>
            <w:sz w:val="18"/>
            <w:szCs w:val="18"/>
          </w:rPr>
          <w:delText>2</w:delText>
        </w:r>
      </w:del>
      <w:del w:id="889" w:author="LRC" w:date="2026-07-02T09:58:00Z">
        <w:r>
          <w:rPr>
            <w:rFonts w:ascii="Times New Roman" w:hAnsi="Times New Roman"/>
            <w:bCs/>
            <w:sz w:val="18"/>
            <w:szCs w:val="18"/>
          </w:rPr>
          <w:delText xml:space="preserve"> </w:delText>
        </w:r>
      </w:del>
      <w:ins w:id="890" w:author="LRC" w:date="2026-07-02T09:58:00Z">
        <w:r>
          <w:rPr>
            <w:rFonts w:ascii="Times New Roman" w:hAnsi="Times New Roman"/>
            <w:bCs/>
            <w:sz w:val="18"/>
            <w:szCs w:val="18"/>
          </w:rPr>
          <w:t xml:space="preserve">1  </w:t>
        </w:r>
      </w:ins>
      <w:del w:id="891" w:author="LRC" w:date="2026-07-02T09:59:00Z">
        <w:r>
          <w:rPr>
            <w:rFonts w:ascii="Times New Roman" w:hAnsi="Times New Roman"/>
            <w:bCs/>
            <w:sz w:val="18"/>
            <w:szCs w:val="18"/>
          </w:rPr>
          <w:delText>Basic</w:delText>
        </w:r>
      </w:del>
      <w:ins w:id="892" w:author="LRC" w:date="2026-07-02T09:59:00Z">
        <w:r>
          <w:rPr>
            <w:rFonts w:ascii="Times New Roman" w:hAnsi="Times New Roman"/>
            <w:bCs/>
            <w:sz w:val="18"/>
            <w:szCs w:val="18"/>
          </w:rPr>
          <w:t>Statistical</w:t>
        </w:r>
      </w:ins>
      <w:r>
        <w:rPr>
          <w:rFonts w:ascii="Times New Roman" w:hAnsi="Times New Roman"/>
          <w:bCs/>
          <w:sz w:val="18"/>
          <w:szCs w:val="18"/>
        </w:rPr>
        <w:t xml:space="preserve"> information of the datasets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134"/>
        <w:gridCol w:w="1134"/>
        <w:gridCol w:w="1198"/>
      </w:tblGrid>
      <w:tr w14:paraId="7965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top w:val="single" w:color="auto" w:sz="12" w:space="0"/>
              <w:left w:val="nil"/>
              <w:right w:val="nil"/>
            </w:tcBorders>
            <w:vAlign w:val="center"/>
          </w:tcPr>
          <w:p w14:paraId="75065AA1">
            <w:pPr>
              <w:pStyle w:val="52"/>
              <w:widowControl/>
              <w:adjustRightInd w:val="0"/>
              <w:snapToGrid w:val="0"/>
              <w:ind w:firstLine="180" w:firstLineChars="100"/>
              <w:rPr>
                <w:rFonts w:ascii="Times New Roman" w:hAnsi="Times New Roman"/>
                <w:bCs/>
                <w:sz w:val="18"/>
                <w:szCs w:val="18"/>
              </w:rPr>
            </w:pPr>
            <w:r>
              <w:rPr>
                <w:rFonts w:hint="eastAsia"/>
                <w:bCs/>
                <w:sz w:val="18"/>
                <w:szCs w:val="18"/>
              </w:rPr>
              <w:t>数据集</w:t>
            </w:r>
          </w:p>
        </w:tc>
        <w:tc>
          <w:tcPr>
            <w:tcW w:w="1134" w:type="dxa"/>
            <w:tcBorders>
              <w:top w:val="single" w:color="auto" w:sz="12" w:space="0"/>
              <w:left w:val="nil"/>
              <w:right w:val="nil"/>
            </w:tcBorders>
            <w:vAlign w:val="center"/>
          </w:tcPr>
          <w:p w14:paraId="0FCFC222">
            <w:pPr>
              <w:adjustRightInd w:val="0"/>
              <w:snapToGrid w:val="0"/>
              <w:jc w:val="center"/>
              <w:rPr>
                <w:bCs/>
                <w:sz w:val="18"/>
                <w:szCs w:val="18"/>
              </w:rPr>
            </w:pPr>
            <w:r>
              <w:rPr>
                <w:rFonts w:hint="eastAsia"/>
                <w:bCs/>
                <w:sz w:val="18"/>
                <w:szCs w:val="18"/>
              </w:rPr>
              <w:t>节点数</w:t>
            </w:r>
            <w:del w:id="893" w:author="LRC" w:date="2026-07-02T10:00:00Z">
              <w:r>
                <w:rPr>
                  <w:rFonts w:hint="eastAsia"/>
                  <w:bCs/>
                  <w:sz w:val="18"/>
                  <w:szCs w:val="18"/>
                </w:rPr>
                <w:delText>量</w:delText>
              </w:r>
            </w:del>
            <w:r>
              <w:rPr>
                <w:rFonts w:hint="eastAsia"/>
                <w:bCs/>
                <w:sz w:val="18"/>
                <w:szCs w:val="18"/>
              </w:rPr>
              <w:t>/个</w:t>
            </w:r>
          </w:p>
        </w:tc>
        <w:tc>
          <w:tcPr>
            <w:tcW w:w="1134" w:type="dxa"/>
            <w:tcBorders>
              <w:top w:val="single" w:color="auto" w:sz="12" w:space="0"/>
              <w:left w:val="nil"/>
              <w:right w:val="nil"/>
            </w:tcBorders>
            <w:vAlign w:val="center"/>
          </w:tcPr>
          <w:p w14:paraId="30575EB4">
            <w:pPr>
              <w:adjustRightInd w:val="0"/>
              <w:snapToGrid w:val="0"/>
              <w:jc w:val="center"/>
              <w:rPr>
                <w:bCs/>
                <w:sz w:val="18"/>
                <w:szCs w:val="18"/>
              </w:rPr>
            </w:pPr>
            <w:r>
              <w:rPr>
                <w:rFonts w:hint="eastAsia"/>
                <w:bCs/>
                <w:sz w:val="18"/>
                <w:szCs w:val="18"/>
              </w:rPr>
              <w:t>边数</w:t>
            </w:r>
            <w:del w:id="894" w:author="LRC" w:date="2026-07-02T10:00:00Z">
              <w:r>
                <w:rPr>
                  <w:rFonts w:hint="eastAsia"/>
                  <w:bCs/>
                  <w:sz w:val="18"/>
                  <w:szCs w:val="18"/>
                </w:rPr>
                <w:delText>量</w:delText>
              </w:r>
            </w:del>
            <w:r>
              <w:rPr>
                <w:rFonts w:hint="eastAsia"/>
                <w:bCs/>
                <w:sz w:val="18"/>
                <w:szCs w:val="18"/>
              </w:rPr>
              <w:t>/条</w:t>
            </w:r>
          </w:p>
        </w:tc>
        <w:tc>
          <w:tcPr>
            <w:tcW w:w="1198" w:type="dxa"/>
            <w:tcBorders>
              <w:top w:val="single" w:color="auto" w:sz="12" w:space="0"/>
              <w:left w:val="nil"/>
              <w:right w:val="nil"/>
            </w:tcBorders>
            <w:vAlign w:val="center"/>
          </w:tcPr>
          <w:p w14:paraId="22D8FCC1">
            <w:pPr>
              <w:adjustRightInd w:val="0"/>
              <w:snapToGrid w:val="0"/>
              <w:jc w:val="center"/>
              <w:rPr>
                <w:bCs/>
                <w:sz w:val="18"/>
                <w:szCs w:val="18"/>
              </w:rPr>
            </w:pPr>
            <w:r>
              <w:rPr>
                <w:rFonts w:hint="eastAsia"/>
                <w:bCs/>
                <w:sz w:val="18"/>
                <w:szCs w:val="18"/>
              </w:rPr>
              <w:t>平均度</w:t>
            </w:r>
            <w:del w:id="895" w:author="LRC" w:date="2026-07-02T11:14:00Z">
              <w:r>
                <w:rPr>
                  <w:rFonts w:hint="eastAsia"/>
                  <w:bCs/>
                  <w:sz w:val="18"/>
                  <w:szCs w:val="18"/>
                </w:rPr>
                <w:delText>数</w:delText>
              </w:r>
            </w:del>
          </w:p>
        </w:tc>
      </w:tr>
      <w:tr w14:paraId="75F99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left w:val="nil"/>
              <w:bottom w:val="nil"/>
              <w:right w:val="nil"/>
            </w:tcBorders>
            <w:vAlign w:val="center"/>
          </w:tcPr>
          <w:p w14:paraId="3B233C0F">
            <w:pPr>
              <w:adjustRightInd w:val="0"/>
              <w:snapToGrid w:val="0"/>
              <w:spacing w:line="216" w:lineRule="auto"/>
              <w:jc w:val="left"/>
              <w:rPr>
                <w:bCs/>
                <w:sz w:val="18"/>
                <w:szCs w:val="18"/>
              </w:rPr>
            </w:pPr>
            <w:r>
              <w:rPr>
                <w:bCs/>
                <w:sz w:val="18"/>
                <w:szCs w:val="18"/>
              </w:rPr>
              <w:t>Mico</w:t>
            </w:r>
          </w:p>
        </w:tc>
        <w:tc>
          <w:tcPr>
            <w:tcW w:w="1134" w:type="dxa"/>
            <w:tcBorders>
              <w:left w:val="nil"/>
              <w:bottom w:val="nil"/>
              <w:right w:val="nil"/>
            </w:tcBorders>
            <w:vAlign w:val="center"/>
          </w:tcPr>
          <w:p w14:paraId="51C3EB48">
            <w:pPr>
              <w:adjustRightInd w:val="0"/>
              <w:snapToGrid w:val="0"/>
              <w:spacing w:line="216" w:lineRule="auto"/>
              <w:jc w:val="center"/>
              <w:rPr>
                <w:bCs/>
                <w:sz w:val="18"/>
                <w:szCs w:val="18"/>
              </w:rPr>
            </w:pPr>
            <w:r>
              <w:rPr>
                <w:bCs/>
                <w:sz w:val="18"/>
                <w:szCs w:val="18"/>
              </w:rPr>
              <w:t>100</w:t>
            </w:r>
            <w:del w:id="896" w:author="LRC" w:date="2026-07-02T10:00:00Z">
              <w:r>
                <w:rPr>
                  <w:bCs/>
                  <w:sz w:val="18"/>
                  <w:szCs w:val="18"/>
                </w:rPr>
                <w:delText>,</w:delText>
              </w:r>
            </w:del>
            <w:ins w:id="897" w:author="LRC" w:date="2026-07-02T10:00:00Z">
              <w:r>
                <w:rPr>
                  <w:bCs/>
                  <w:sz w:val="18"/>
                  <w:szCs w:val="18"/>
                </w:rPr>
                <w:t xml:space="preserve"> </w:t>
              </w:r>
            </w:ins>
            <w:r>
              <w:rPr>
                <w:bCs/>
                <w:sz w:val="18"/>
                <w:szCs w:val="18"/>
              </w:rPr>
              <w:t>000</w:t>
            </w:r>
          </w:p>
        </w:tc>
        <w:tc>
          <w:tcPr>
            <w:tcW w:w="1134" w:type="dxa"/>
            <w:tcBorders>
              <w:left w:val="nil"/>
              <w:bottom w:val="nil"/>
              <w:right w:val="nil"/>
            </w:tcBorders>
            <w:vAlign w:val="center"/>
          </w:tcPr>
          <w:p w14:paraId="64260F35">
            <w:pPr>
              <w:adjustRightInd w:val="0"/>
              <w:snapToGrid w:val="0"/>
              <w:spacing w:line="216" w:lineRule="auto"/>
              <w:jc w:val="center"/>
              <w:rPr>
                <w:bCs/>
                <w:sz w:val="18"/>
                <w:szCs w:val="18"/>
              </w:rPr>
            </w:pPr>
            <w:r>
              <w:rPr>
                <w:bCs/>
                <w:sz w:val="18"/>
                <w:szCs w:val="18"/>
              </w:rPr>
              <w:t>1</w:t>
            </w:r>
            <w:del w:id="898" w:author="LRC" w:date="2026-07-02T10:00:00Z">
              <w:r>
                <w:rPr>
                  <w:bCs/>
                  <w:sz w:val="18"/>
                  <w:szCs w:val="18"/>
                </w:rPr>
                <w:delText>,</w:delText>
              </w:r>
            </w:del>
            <w:ins w:id="899" w:author="LRC" w:date="2026-07-02T10:00:00Z">
              <w:r>
                <w:rPr>
                  <w:bCs/>
                  <w:sz w:val="18"/>
                  <w:szCs w:val="18"/>
                </w:rPr>
                <w:t xml:space="preserve"> </w:t>
              </w:r>
            </w:ins>
            <w:r>
              <w:rPr>
                <w:bCs/>
                <w:sz w:val="18"/>
                <w:szCs w:val="18"/>
              </w:rPr>
              <w:t>080</w:t>
            </w:r>
            <w:del w:id="900" w:author="LRC" w:date="2026-07-02T10:00:00Z">
              <w:r>
                <w:rPr>
                  <w:bCs/>
                  <w:sz w:val="18"/>
                  <w:szCs w:val="18"/>
                </w:rPr>
                <w:delText>,</w:delText>
              </w:r>
            </w:del>
            <w:ins w:id="901" w:author="LRC" w:date="2026-07-02T10:00:00Z">
              <w:r>
                <w:rPr>
                  <w:bCs/>
                  <w:sz w:val="18"/>
                  <w:szCs w:val="18"/>
                </w:rPr>
                <w:t xml:space="preserve"> </w:t>
              </w:r>
            </w:ins>
            <w:r>
              <w:rPr>
                <w:bCs/>
                <w:sz w:val="18"/>
                <w:szCs w:val="18"/>
              </w:rPr>
              <w:t>298</w:t>
            </w:r>
          </w:p>
        </w:tc>
        <w:tc>
          <w:tcPr>
            <w:tcW w:w="1198" w:type="dxa"/>
            <w:tcBorders>
              <w:left w:val="nil"/>
              <w:bottom w:val="nil"/>
              <w:right w:val="nil"/>
            </w:tcBorders>
            <w:vAlign w:val="center"/>
          </w:tcPr>
          <w:p w14:paraId="23224D3B">
            <w:pPr>
              <w:adjustRightInd w:val="0"/>
              <w:snapToGrid w:val="0"/>
              <w:spacing w:line="216" w:lineRule="auto"/>
              <w:jc w:val="center"/>
              <w:rPr>
                <w:bCs/>
                <w:sz w:val="18"/>
                <w:szCs w:val="18"/>
              </w:rPr>
            </w:pPr>
            <w:r>
              <w:rPr>
                <w:bCs/>
                <w:sz w:val="18"/>
                <w:szCs w:val="18"/>
              </w:rPr>
              <w:t>13.64</w:t>
            </w:r>
          </w:p>
        </w:tc>
      </w:tr>
      <w:tr w14:paraId="74350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top w:val="nil"/>
              <w:left w:val="nil"/>
              <w:bottom w:val="nil"/>
              <w:right w:val="nil"/>
            </w:tcBorders>
            <w:vAlign w:val="center"/>
          </w:tcPr>
          <w:p w14:paraId="030693A3">
            <w:pPr>
              <w:adjustRightInd w:val="0"/>
              <w:snapToGrid w:val="0"/>
              <w:spacing w:line="216" w:lineRule="auto"/>
              <w:jc w:val="left"/>
              <w:rPr>
                <w:bCs/>
                <w:sz w:val="18"/>
                <w:szCs w:val="18"/>
              </w:rPr>
            </w:pPr>
            <w:r>
              <w:rPr>
                <w:bCs/>
                <w:sz w:val="18"/>
                <w:szCs w:val="18"/>
              </w:rPr>
              <w:t>DBLP</w:t>
            </w:r>
          </w:p>
        </w:tc>
        <w:tc>
          <w:tcPr>
            <w:tcW w:w="1134" w:type="dxa"/>
            <w:tcBorders>
              <w:top w:val="nil"/>
              <w:left w:val="nil"/>
              <w:bottom w:val="nil"/>
              <w:right w:val="nil"/>
            </w:tcBorders>
            <w:vAlign w:val="center"/>
          </w:tcPr>
          <w:p w14:paraId="2E5A7B1B">
            <w:pPr>
              <w:adjustRightInd w:val="0"/>
              <w:snapToGrid w:val="0"/>
              <w:spacing w:line="216" w:lineRule="auto"/>
              <w:jc w:val="center"/>
              <w:rPr>
                <w:bCs/>
                <w:sz w:val="18"/>
                <w:szCs w:val="18"/>
              </w:rPr>
            </w:pPr>
            <w:r>
              <w:rPr>
                <w:bCs/>
                <w:sz w:val="18"/>
                <w:szCs w:val="18"/>
              </w:rPr>
              <w:t>317</w:t>
            </w:r>
            <w:del w:id="902" w:author="LRC" w:date="2026-07-02T10:00:00Z">
              <w:r>
                <w:rPr>
                  <w:bCs/>
                  <w:sz w:val="18"/>
                  <w:szCs w:val="18"/>
                </w:rPr>
                <w:delText>,</w:delText>
              </w:r>
            </w:del>
            <w:ins w:id="903" w:author="LRC" w:date="2026-07-02T10:00:00Z">
              <w:r>
                <w:rPr>
                  <w:bCs/>
                  <w:sz w:val="18"/>
                  <w:szCs w:val="18"/>
                </w:rPr>
                <w:t xml:space="preserve"> </w:t>
              </w:r>
            </w:ins>
            <w:r>
              <w:rPr>
                <w:bCs/>
                <w:sz w:val="18"/>
                <w:szCs w:val="18"/>
              </w:rPr>
              <w:t>080</w:t>
            </w:r>
          </w:p>
        </w:tc>
        <w:tc>
          <w:tcPr>
            <w:tcW w:w="1134" w:type="dxa"/>
            <w:tcBorders>
              <w:top w:val="nil"/>
              <w:left w:val="nil"/>
              <w:bottom w:val="nil"/>
              <w:right w:val="nil"/>
            </w:tcBorders>
            <w:vAlign w:val="center"/>
          </w:tcPr>
          <w:p w14:paraId="603178B3">
            <w:pPr>
              <w:adjustRightInd w:val="0"/>
              <w:snapToGrid w:val="0"/>
              <w:spacing w:line="216" w:lineRule="auto"/>
              <w:jc w:val="center"/>
              <w:rPr>
                <w:bCs/>
                <w:sz w:val="18"/>
                <w:szCs w:val="18"/>
              </w:rPr>
            </w:pPr>
            <w:r>
              <w:rPr>
                <w:bCs/>
                <w:sz w:val="18"/>
                <w:szCs w:val="18"/>
              </w:rPr>
              <w:t>1</w:t>
            </w:r>
            <w:del w:id="904" w:author="LRC" w:date="2026-07-02T10:01:00Z">
              <w:r>
                <w:rPr>
                  <w:bCs/>
                  <w:sz w:val="18"/>
                  <w:szCs w:val="18"/>
                </w:rPr>
                <w:delText>,</w:delText>
              </w:r>
            </w:del>
            <w:ins w:id="905" w:author="LRC" w:date="2026-07-02T10:01:00Z">
              <w:r>
                <w:rPr>
                  <w:bCs/>
                  <w:sz w:val="18"/>
                  <w:szCs w:val="18"/>
                </w:rPr>
                <w:t xml:space="preserve"> </w:t>
              </w:r>
            </w:ins>
            <w:r>
              <w:rPr>
                <w:bCs/>
                <w:sz w:val="18"/>
                <w:szCs w:val="18"/>
              </w:rPr>
              <w:t>049</w:t>
            </w:r>
            <w:del w:id="906" w:author="LRC" w:date="2026-07-02T10:01:00Z">
              <w:r>
                <w:rPr>
                  <w:bCs/>
                  <w:sz w:val="18"/>
                  <w:szCs w:val="18"/>
                </w:rPr>
                <w:delText>,</w:delText>
              </w:r>
            </w:del>
            <w:ins w:id="907" w:author="LRC" w:date="2026-07-02T10:01:00Z">
              <w:r>
                <w:rPr>
                  <w:bCs/>
                  <w:sz w:val="18"/>
                  <w:szCs w:val="18"/>
                </w:rPr>
                <w:t xml:space="preserve"> </w:t>
              </w:r>
            </w:ins>
            <w:r>
              <w:rPr>
                <w:bCs/>
                <w:sz w:val="18"/>
                <w:szCs w:val="18"/>
              </w:rPr>
              <w:t>870</w:t>
            </w:r>
          </w:p>
        </w:tc>
        <w:tc>
          <w:tcPr>
            <w:tcW w:w="1198" w:type="dxa"/>
            <w:tcBorders>
              <w:top w:val="nil"/>
              <w:left w:val="nil"/>
              <w:bottom w:val="nil"/>
              <w:right w:val="nil"/>
            </w:tcBorders>
            <w:vAlign w:val="center"/>
          </w:tcPr>
          <w:p w14:paraId="64F05D37">
            <w:pPr>
              <w:adjustRightInd w:val="0"/>
              <w:snapToGrid w:val="0"/>
              <w:spacing w:line="216" w:lineRule="auto"/>
              <w:jc w:val="center"/>
              <w:rPr>
                <w:bCs/>
                <w:sz w:val="18"/>
                <w:szCs w:val="18"/>
              </w:rPr>
            </w:pPr>
            <w:r>
              <w:rPr>
                <w:bCs/>
                <w:sz w:val="18"/>
                <w:szCs w:val="18"/>
              </w:rPr>
              <w:t>6.62</w:t>
            </w:r>
          </w:p>
        </w:tc>
      </w:tr>
      <w:tr w14:paraId="3684B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top w:val="nil"/>
              <w:left w:val="nil"/>
              <w:bottom w:val="nil"/>
              <w:right w:val="nil"/>
            </w:tcBorders>
            <w:vAlign w:val="center"/>
          </w:tcPr>
          <w:p w14:paraId="3058F3A5">
            <w:pPr>
              <w:adjustRightInd w:val="0"/>
              <w:snapToGrid w:val="0"/>
              <w:spacing w:line="216" w:lineRule="auto"/>
              <w:jc w:val="left"/>
              <w:rPr>
                <w:bCs/>
                <w:sz w:val="18"/>
                <w:szCs w:val="18"/>
              </w:rPr>
            </w:pPr>
            <w:r>
              <w:rPr>
                <w:bCs/>
                <w:sz w:val="18"/>
                <w:szCs w:val="18"/>
              </w:rPr>
              <w:t>Twitter</w:t>
            </w:r>
          </w:p>
        </w:tc>
        <w:tc>
          <w:tcPr>
            <w:tcW w:w="1134" w:type="dxa"/>
            <w:tcBorders>
              <w:top w:val="nil"/>
              <w:left w:val="nil"/>
              <w:bottom w:val="nil"/>
              <w:right w:val="nil"/>
            </w:tcBorders>
            <w:vAlign w:val="center"/>
          </w:tcPr>
          <w:p w14:paraId="5F87D5FC">
            <w:pPr>
              <w:adjustRightInd w:val="0"/>
              <w:snapToGrid w:val="0"/>
              <w:spacing w:line="216" w:lineRule="auto"/>
              <w:jc w:val="center"/>
              <w:rPr>
                <w:bCs/>
                <w:sz w:val="18"/>
                <w:szCs w:val="18"/>
              </w:rPr>
            </w:pPr>
            <w:r>
              <w:rPr>
                <w:bCs/>
                <w:sz w:val="18"/>
                <w:szCs w:val="18"/>
              </w:rPr>
              <w:t>81</w:t>
            </w:r>
            <w:del w:id="908" w:author="LRC" w:date="2026-07-02T10:00:00Z">
              <w:r>
                <w:rPr>
                  <w:bCs/>
                  <w:sz w:val="18"/>
                  <w:szCs w:val="18"/>
                </w:rPr>
                <w:delText>,</w:delText>
              </w:r>
            </w:del>
            <w:ins w:id="909" w:author="LRC" w:date="2026-07-02T10:00:00Z">
              <w:r>
                <w:rPr>
                  <w:bCs/>
                  <w:sz w:val="18"/>
                  <w:szCs w:val="18"/>
                </w:rPr>
                <w:t xml:space="preserve"> </w:t>
              </w:r>
            </w:ins>
            <w:r>
              <w:rPr>
                <w:bCs/>
                <w:sz w:val="18"/>
                <w:szCs w:val="18"/>
              </w:rPr>
              <w:t>306</w:t>
            </w:r>
          </w:p>
        </w:tc>
        <w:tc>
          <w:tcPr>
            <w:tcW w:w="1134" w:type="dxa"/>
            <w:tcBorders>
              <w:top w:val="nil"/>
              <w:left w:val="nil"/>
              <w:bottom w:val="nil"/>
              <w:right w:val="nil"/>
            </w:tcBorders>
            <w:vAlign w:val="center"/>
          </w:tcPr>
          <w:p w14:paraId="7929049A">
            <w:pPr>
              <w:adjustRightInd w:val="0"/>
              <w:snapToGrid w:val="0"/>
              <w:spacing w:line="216" w:lineRule="auto"/>
              <w:jc w:val="center"/>
              <w:rPr>
                <w:bCs/>
                <w:sz w:val="18"/>
                <w:szCs w:val="18"/>
              </w:rPr>
            </w:pPr>
            <w:r>
              <w:rPr>
                <w:bCs/>
                <w:sz w:val="18"/>
                <w:szCs w:val="18"/>
              </w:rPr>
              <w:t>1</w:t>
            </w:r>
            <w:del w:id="910" w:author="LRC" w:date="2026-07-02T10:01:00Z">
              <w:r>
                <w:rPr>
                  <w:bCs/>
                  <w:sz w:val="18"/>
                  <w:szCs w:val="18"/>
                </w:rPr>
                <w:delText>,</w:delText>
              </w:r>
            </w:del>
            <w:ins w:id="911" w:author="LRC" w:date="2026-07-02T10:01:00Z">
              <w:r>
                <w:rPr>
                  <w:bCs/>
                  <w:sz w:val="18"/>
                  <w:szCs w:val="18"/>
                </w:rPr>
                <w:t xml:space="preserve"> </w:t>
              </w:r>
            </w:ins>
            <w:r>
              <w:rPr>
                <w:bCs/>
                <w:sz w:val="18"/>
                <w:szCs w:val="18"/>
              </w:rPr>
              <w:t>768</w:t>
            </w:r>
            <w:del w:id="912" w:author="LRC" w:date="2026-07-02T10:01:00Z">
              <w:r>
                <w:rPr>
                  <w:bCs/>
                  <w:sz w:val="18"/>
                  <w:szCs w:val="18"/>
                </w:rPr>
                <w:delText>,</w:delText>
              </w:r>
            </w:del>
            <w:ins w:id="913" w:author="LRC" w:date="2026-07-02T10:01:00Z">
              <w:r>
                <w:rPr>
                  <w:bCs/>
                  <w:sz w:val="18"/>
                  <w:szCs w:val="18"/>
                </w:rPr>
                <w:t xml:space="preserve"> </w:t>
              </w:r>
            </w:ins>
            <w:r>
              <w:rPr>
                <w:bCs/>
                <w:sz w:val="18"/>
                <w:szCs w:val="18"/>
              </w:rPr>
              <w:t>149</w:t>
            </w:r>
          </w:p>
        </w:tc>
        <w:tc>
          <w:tcPr>
            <w:tcW w:w="1198" w:type="dxa"/>
            <w:tcBorders>
              <w:top w:val="nil"/>
              <w:left w:val="nil"/>
              <w:bottom w:val="nil"/>
              <w:right w:val="nil"/>
            </w:tcBorders>
            <w:vAlign w:val="center"/>
          </w:tcPr>
          <w:p w14:paraId="35A282E7">
            <w:pPr>
              <w:adjustRightInd w:val="0"/>
              <w:snapToGrid w:val="0"/>
              <w:spacing w:line="216" w:lineRule="auto"/>
              <w:jc w:val="center"/>
              <w:rPr>
                <w:bCs/>
                <w:sz w:val="18"/>
                <w:szCs w:val="18"/>
              </w:rPr>
            </w:pPr>
            <w:r>
              <w:rPr>
                <w:bCs/>
                <w:sz w:val="18"/>
                <w:szCs w:val="18"/>
              </w:rPr>
              <w:t>43.49</w:t>
            </w:r>
          </w:p>
        </w:tc>
      </w:tr>
      <w:tr w14:paraId="1BC8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top w:val="nil"/>
              <w:left w:val="nil"/>
              <w:bottom w:val="nil"/>
              <w:right w:val="nil"/>
            </w:tcBorders>
            <w:vAlign w:val="center"/>
          </w:tcPr>
          <w:p w14:paraId="1C116C3D">
            <w:pPr>
              <w:adjustRightInd w:val="0"/>
              <w:snapToGrid w:val="0"/>
              <w:spacing w:line="216" w:lineRule="auto"/>
              <w:jc w:val="left"/>
              <w:rPr>
                <w:bCs/>
                <w:sz w:val="18"/>
                <w:szCs w:val="18"/>
              </w:rPr>
            </w:pPr>
            <w:r>
              <w:rPr>
                <w:bCs/>
                <w:sz w:val="18"/>
                <w:szCs w:val="18"/>
              </w:rPr>
              <w:t>Twitch</w:t>
            </w:r>
          </w:p>
        </w:tc>
        <w:tc>
          <w:tcPr>
            <w:tcW w:w="1134" w:type="dxa"/>
            <w:tcBorders>
              <w:top w:val="nil"/>
              <w:left w:val="nil"/>
              <w:bottom w:val="nil"/>
              <w:right w:val="nil"/>
            </w:tcBorders>
            <w:vAlign w:val="center"/>
          </w:tcPr>
          <w:p w14:paraId="6372100A">
            <w:pPr>
              <w:adjustRightInd w:val="0"/>
              <w:snapToGrid w:val="0"/>
              <w:spacing w:line="216" w:lineRule="auto"/>
              <w:jc w:val="center"/>
              <w:rPr>
                <w:bCs/>
                <w:sz w:val="18"/>
                <w:szCs w:val="18"/>
              </w:rPr>
            </w:pPr>
            <w:r>
              <w:rPr>
                <w:bCs/>
                <w:sz w:val="18"/>
                <w:szCs w:val="18"/>
              </w:rPr>
              <w:t>168</w:t>
            </w:r>
            <w:del w:id="914" w:author="LRC" w:date="2026-07-02T10:00:00Z">
              <w:r>
                <w:rPr>
                  <w:bCs/>
                  <w:sz w:val="18"/>
                  <w:szCs w:val="18"/>
                </w:rPr>
                <w:delText>,</w:delText>
              </w:r>
            </w:del>
            <w:ins w:id="915" w:author="LRC" w:date="2026-07-02T10:00:00Z">
              <w:r>
                <w:rPr>
                  <w:bCs/>
                  <w:sz w:val="18"/>
                  <w:szCs w:val="18"/>
                </w:rPr>
                <w:t xml:space="preserve"> </w:t>
              </w:r>
            </w:ins>
            <w:r>
              <w:rPr>
                <w:bCs/>
                <w:sz w:val="18"/>
                <w:szCs w:val="18"/>
              </w:rPr>
              <w:t>114</w:t>
            </w:r>
          </w:p>
        </w:tc>
        <w:tc>
          <w:tcPr>
            <w:tcW w:w="1134" w:type="dxa"/>
            <w:tcBorders>
              <w:top w:val="nil"/>
              <w:left w:val="nil"/>
              <w:bottom w:val="nil"/>
              <w:right w:val="nil"/>
            </w:tcBorders>
            <w:vAlign w:val="center"/>
          </w:tcPr>
          <w:p w14:paraId="29DE2C19">
            <w:pPr>
              <w:adjustRightInd w:val="0"/>
              <w:snapToGrid w:val="0"/>
              <w:spacing w:line="216" w:lineRule="auto"/>
              <w:jc w:val="center"/>
              <w:rPr>
                <w:bCs/>
                <w:sz w:val="18"/>
                <w:szCs w:val="18"/>
              </w:rPr>
            </w:pPr>
            <w:r>
              <w:rPr>
                <w:bCs/>
                <w:sz w:val="18"/>
                <w:szCs w:val="18"/>
              </w:rPr>
              <w:t>6</w:t>
            </w:r>
            <w:del w:id="916" w:author="LRC" w:date="2026-07-02T10:01:00Z">
              <w:r>
                <w:rPr>
                  <w:bCs/>
                  <w:sz w:val="18"/>
                  <w:szCs w:val="18"/>
                </w:rPr>
                <w:delText>,</w:delText>
              </w:r>
            </w:del>
            <w:ins w:id="917" w:author="LRC" w:date="2026-07-02T10:01:00Z">
              <w:r>
                <w:rPr>
                  <w:bCs/>
                  <w:sz w:val="18"/>
                  <w:szCs w:val="18"/>
                </w:rPr>
                <w:t xml:space="preserve"> </w:t>
              </w:r>
            </w:ins>
            <w:r>
              <w:rPr>
                <w:bCs/>
                <w:sz w:val="18"/>
                <w:szCs w:val="18"/>
              </w:rPr>
              <w:t>797</w:t>
            </w:r>
            <w:del w:id="918" w:author="LRC" w:date="2026-07-02T10:01:00Z">
              <w:r>
                <w:rPr>
                  <w:bCs/>
                  <w:sz w:val="18"/>
                  <w:szCs w:val="18"/>
                </w:rPr>
                <w:delText>,</w:delText>
              </w:r>
            </w:del>
            <w:ins w:id="919" w:author="LRC" w:date="2026-07-02T10:01:00Z">
              <w:r>
                <w:rPr>
                  <w:bCs/>
                  <w:sz w:val="18"/>
                  <w:szCs w:val="18"/>
                </w:rPr>
                <w:t xml:space="preserve"> </w:t>
              </w:r>
            </w:ins>
            <w:r>
              <w:rPr>
                <w:bCs/>
                <w:sz w:val="18"/>
                <w:szCs w:val="18"/>
              </w:rPr>
              <w:t>557</w:t>
            </w:r>
          </w:p>
        </w:tc>
        <w:tc>
          <w:tcPr>
            <w:tcW w:w="1198" w:type="dxa"/>
            <w:tcBorders>
              <w:top w:val="nil"/>
              <w:left w:val="nil"/>
              <w:bottom w:val="nil"/>
              <w:right w:val="nil"/>
            </w:tcBorders>
            <w:vAlign w:val="center"/>
          </w:tcPr>
          <w:p w14:paraId="4B4E741A">
            <w:pPr>
              <w:adjustRightInd w:val="0"/>
              <w:snapToGrid w:val="0"/>
              <w:spacing w:line="216" w:lineRule="auto"/>
              <w:jc w:val="center"/>
              <w:rPr>
                <w:bCs/>
                <w:sz w:val="18"/>
                <w:szCs w:val="18"/>
              </w:rPr>
            </w:pPr>
            <w:r>
              <w:rPr>
                <w:bCs/>
                <w:sz w:val="18"/>
                <w:szCs w:val="18"/>
              </w:rPr>
              <w:t>80.86</w:t>
            </w:r>
          </w:p>
        </w:tc>
      </w:tr>
      <w:tr w14:paraId="389A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3" w:type="dxa"/>
            <w:tcBorders>
              <w:top w:val="nil"/>
              <w:left w:val="nil"/>
              <w:bottom w:val="nil"/>
              <w:right w:val="nil"/>
            </w:tcBorders>
            <w:vAlign w:val="center"/>
          </w:tcPr>
          <w:p w14:paraId="06148A10">
            <w:pPr>
              <w:adjustRightInd w:val="0"/>
              <w:snapToGrid w:val="0"/>
              <w:spacing w:line="216" w:lineRule="auto"/>
              <w:jc w:val="left"/>
              <w:rPr>
                <w:bCs/>
                <w:sz w:val="18"/>
                <w:szCs w:val="18"/>
              </w:rPr>
            </w:pPr>
            <w:ins w:id="920" w:author="LRC" w:date="2026-07-02T10:00:00Z">
              <w:r>
                <w:rPr>
                  <w:bCs/>
                  <w:sz w:val="18"/>
                  <w:szCs w:val="18"/>
                </w:rPr>
                <w:t>YouTube</w:t>
              </w:r>
            </w:ins>
          </w:p>
        </w:tc>
        <w:tc>
          <w:tcPr>
            <w:tcW w:w="1134" w:type="dxa"/>
            <w:tcBorders>
              <w:top w:val="nil"/>
              <w:left w:val="nil"/>
              <w:bottom w:val="nil"/>
              <w:right w:val="nil"/>
            </w:tcBorders>
            <w:vAlign w:val="center"/>
          </w:tcPr>
          <w:p w14:paraId="5D014B65">
            <w:pPr>
              <w:adjustRightInd w:val="0"/>
              <w:snapToGrid w:val="0"/>
              <w:spacing w:line="216" w:lineRule="auto"/>
              <w:jc w:val="center"/>
              <w:rPr>
                <w:bCs/>
                <w:sz w:val="18"/>
                <w:szCs w:val="18"/>
              </w:rPr>
            </w:pPr>
            <w:r>
              <w:rPr>
                <w:bCs/>
                <w:sz w:val="18"/>
                <w:szCs w:val="18"/>
              </w:rPr>
              <w:t>154</w:t>
            </w:r>
            <w:del w:id="921" w:author="LRC" w:date="2026-07-02T10:00:00Z">
              <w:r>
                <w:rPr>
                  <w:bCs/>
                  <w:sz w:val="18"/>
                  <w:szCs w:val="18"/>
                </w:rPr>
                <w:delText>,</w:delText>
              </w:r>
            </w:del>
            <w:ins w:id="922" w:author="LRC" w:date="2026-07-02T10:00:00Z">
              <w:r>
                <w:rPr>
                  <w:bCs/>
                  <w:sz w:val="18"/>
                  <w:szCs w:val="18"/>
                </w:rPr>
                <w:t xml:space="preserve"> </w:t>
              </w:r>
            </w:ins>
            <w:r>
              <w:rPr>
                <w:bCs/>
                <w:sz w:val="18"/>
                <w:szCs w:val="18"/>
              </w:rPr>
              <w:t>817</w:t>
            </w:r>
          </w:p>
        </w:tc>
        <w:tc>
          <w:tcPr>
            <w:tcW w:w="1134" w:type="dxa"/>
            <w:tcBorders>
              <w:top w:val="nil"/>
              <w:left w:val="nil"/>
              <w:bottom w:val="nil"/>
              <w:right w:val="nil"/>
            </w:tcBorders>
            <w:vAlign w:val="center"/>
          </w:tcPr>
          <w:p w14:paraId="15B65BC1">
            <w:pPr>
              <w:adjustRightInd w:val="0"/>
              <w:snapToGrid w:val="0"/>
              <w:spacing w:line="216" w:lineRule="auto"/>
              <w:jc w:val="center"/>
              <w:rPr>
                <w:bCs/>
                <w:sz w:val="18"/>
                <w:szCs w:val="18"/>
              </w:rPr>
            </w:pPr>
            <w:r>
              <w:rPr>
                <w:bCs/>
                <w:sz w:val="18"/>
                <w:szCs w:val="18"/>
              </w:rPr>
              <w:t>1</w:t>
            </w:r>
            <w:del w:id="923" w:author="LRC" w:date="2026-07-02T10:01:00Z">
              <w:r>
                <w:rPr>
                  <w:bCs/>
                  <w:sz w:val="18"/>
                  <w:szCs w:val="18"/>
                </w:rPr>
                <w:delText>,</w:delText>
              </w:r>
            </w:del>
            <w:ins w:id="924" w:author="LRC" w:date="2026-07-02T10:01:00Z">
              <w:r>
                <w:rPr>
                  <w:bCs/>
                  <w:sz w:val="18"/>
                  <w:szCs w:val="18"/>
                </w:rPr>
                <w:t xml:space="preserve"> </w:t>
              </w:r>
            </w:ins>
            <w:r>
              <w:rPr>
                <w:bCs/>
                <w:sz w:val="18"/>
                <w:szCs w:val="18"/>
              </w:rPr>
              <w:t>055</w:t>
            </w:r>
            <w:del w:id="925" w:author="LRC" w:date="2026-07-02T10:01:00Z">
              <w:r>
                <w:rPr>
                  <w:bCs/>
                  <w:sz w:val="18"/>
                  <w:szCs w:val="18"/>
                </w:rPr>
                <w:delText>,</w:delText>
              </w:r>
            </w:del>
            <w:ins w:id="926" w:author="LRC" w:date="2026-07-02T10:01:00Z">
              <w:r>
                <w:rPr>
                  <w:bCs/>
                  <w:sz w:val="18"/>
                  <w:szCs w:val="18"/>
                </w:rPr>
                <w:t xml:space="preserve"> </w:t>
              </w:r>
            </w:ins>
            <w:r>
              <w:rPr>
                <w:bCs/>
                <w:sz w:val="18"/>
                <w:szCs w:val="18"/>
              </w:rPr>
              <w:t>572</w:t>
            </w:r>
          </w:p>
        </w:tc>
        <w:tc>
          <w:tcPr>
            <w:tcW w:w="1198" w:type="dxa"/>
            <w:tcBorders>
              <w:top w:val="nil"/>
              <w:left w:val="nil"/>
              <w:bottom w:val="nil"/>
              <w:right w:val="nil"/>
            </w:tcBorders>
            <w:vAlign w:val="center"/>
          </w:tcPr>
          <w:p w14:paraId="0FEAAA79">
            <w:pPr>
              <w:adjustRightInd w:val="0"/>
              <w:snapToGrid w:val="0"/>
              <w:spacing w:line="216" w:lineRule="auto"/>
              <w:jc w:val="center"/>
              <w:rPr>
                <w:bCs/>
                <w:sz w:val="18"/>
                <w:szCs w:val="18"/>
              </w:rPr>
            </w:pPr>
            <w:r>
              <w:rPr>
                <w:bCs/>
                <w:sz w:val="18"/>
                <w:szCs w:val="18"/>
              </w:rPr>
              <w:t>13.64</w:t>
            </w:r>
          </w:p>
        </w:tc>
      </w:tr>
      <w:tr w14:paraId="7E967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Borders>
              <w:top w:val="nil"/>
              <w:left w:val="nil"/>
              <w:bottom w:val="single" w:color="auto" w:sz="12" w:space="0"/>
              <w:right w:val="nil"/>
            </w:tcBorders>
            <w:vAlign w:val="center"/>
          </w:tcPr>
          <w:p w14:paraId="1C855C73">
            <w:pPr>
              <w:adjustRightInd w:val="0"/>
              <w:snapToGrid w:val="0"/>
              <w:spacing w:line="216" w:lineRule="auto"/>
              <w:jc w:val="left"/>
              <w:rPr>
                <w:bCs/>
                <w:sz w:val="18"/>
                <w:szCs w:val="18"/>
              </w:rPr>
            </w:pPr>
            <w:r>
              <w:rPr>
                <w:bCs/>
                <w:sz w:val="18"/>
                <w:szCs w:val="18"/>
              </w:rPr>
              <w:t>Skitter</w:t>
            </w:r>
          </w:p>
        </w:tc>
        <w:tc>
          <w:tcPr>
            <w:tcW w:w="1134" w:type="dxa"/>
            <w:tcBorders>
              <w:top w:val="nil"/>
              <w:left w:val="nil"/>
              <w:bottom w:val="single" w:color="auto" w:sz="12" w:space="0"/>
              <w:right w:val="nil"/>
            </w:tcBorders>
            <w:vAlign w:val="center"/>
          </w:tcPr>
          <w:p w14:paraId="43386166">
            <w:pPr>
              <w:adjustRightInd w:val="0"/>
              <w:snapToGrid w:val="0"/>
              <w:spacing w:line="216" w:lineRule="auto"/>
              <w:jc w:val="center"/>
              <w:rPr>
                <w:bCs/>
                <w:sz w:val="18"/>
                <w:szCs w:val="18"/>
              </w:rPr>
            </w:pPr>
            <w:r>
              <w:rPr>
                <w:bCs/>
                <w:sz w:val="18"/>
                <w:szCs w:val="18"/>
              </w:rPr>
              <w:t>1</w:t>
            </w:r>
            <w:del w:id="927" w:author="LRC" w:date="2026-07-02T10:00:00Z">
              <w:r>
                <w:rPr>
                  <w:bCs/>
                  <w:sz w:val="18"/>
                  <w:szCs w:val="18"/>
                </w:rPr>
                <w:delText>,</w:delText>
              </w:r>
            </w:del>
            <w:ins w:id="928" w:author="LRC" w:date="2026-07-02T10:00:00Z">
              <w:r>
                <w:rPr>
                  <w:bCs/>
                  <w:sz w:val="18"/>
                  <w:szCs w:val="18"/>
                </w:rPr>
                <w:t xml:space="preserve"> </w:t>
              </w:r>
            </w:ins>
            <w:r>
              <w:rPr>
                <w:bCs/>
                <w:sz w:val="18"/>
                <w:szCs w:val="18"/>
              </w:rPr>
              <w:t>696</w:t>
            </w:r>
            <w:del w:id="929" w:author="LRC" w:date="2026-07-02T10:00:00Z">
              <w:r>
                <w:rPr>
                  <w:bCs/>
                  <w:sz w:val="18"/>
                  <w:szCs w:val="18"/>
                </w:rPr>
                <w:delText>,</w:delText>
              </w:r>
            </w:del>
            <w:ins w:id="930" w:author="LRC" w:date="2026-07-02T10:00:00Z">
              <w:r>
                <w:rPr>
                  <w:bCs/>
                  <w:sz w:val="18"/>
                  <w:szCs w:val="18"/>
                </w:rPr>
                <w:t xml:space="preserve"> </w:t>
              </w:r>
            </w:ins>
            <w:r>
              <w:rPr>
                <w:bCs/>
                <w:sz w:val="18"/>
                <w:szCs w:val="18"/>
              </w:rPr>
              <w:t>415</w:t>
            </w:r>
          </w:p>
        </w:tc>
        <w:tc>
          <w:tcPr>
            <w:tcW w:w="1134" w:type="dxa"/>
            <w:tcBorders>
              <w:top w:val="nil"/>
              <w:left w:val="nil"/>
              <w:bottom w:val="single" w:color="auto" w:sz="12" w:space="0"/>
              <w:right w:val="nil"/>
            </w:tcBorders>
            <w:vAlign w:val="center"/>
          </w:tcPr>
          <w:p w14:paraId="64FD53AE">
            <w:pPr>
              <w:adjustRightInd w:val="0"/>
              <w:snapToGrid w:val="0"/>
              <w:spacing w:line="216" w:lineRule="auto"/>
              <w:jc w:val="center"/>
              <w:rPr>
                <w:bCs/>
                <w:sz w:val="18"/>
                <w:szCs w:val="18"/>
              </w:rPr>
            </w:pPr>
            <w:r>
              <w:rPr>
                <w:bCs/>
                <w:sz w:val="18"/>
                <w:szCs w:val="18"/>
              </w:rPr>
              <w:t>11</w:t>
            </w:r>
            <w:del w:id="931" w:author="LRC" w:date="2026-07-02T10:01:00Z">
              <w:r>
                <w:rPr>
                  <w:bCs/>
                  <w:sz w:val="18"/>
                  <w:szCs w:val="18"/>
                </w:rPr>
                <w:delText>,</w:delText>
              </w:r>
            </w:del>
            <w:ins w:id="932" w:author="LRC" w:date="2026-07-02T10:01:00Z">
              <w:r>
                <w:rPr>
                  <w:bCs/>
                  <w:sz w:val="18"/>
                  <w:szCs w:val="18"/>
                </w:rPr>
                <w:t xml:space="preserve"> </w:t>
              </w:r>
            </w:ins>
            <w:r>
              <w:rPr>
                <w:bCs/>
                <w:sz w:val="18"/>
                <w:szCs w:val="18"/>
              </w:rPr>
              <w:t>095</w:t>
            </w:r>
            <w:del w:id="933" w:author="LRC" w:date="2026-07-02T10:01:00Z">
              <w:r>
                <w:rPr>
                  <w:bCs/>
                  <w:sz w:val="18"/>
                  <w:szCs w:val="18"/>
                </w:rPr>
                <w:delText>,</w:delText>
              </w:r>
            </w:del>
            <w:ins w:id="934" w:author="LRC" w:date="2026-07-02T10:01:00Z">
              <w:r>
                <w:rPr>
                  <w:bCs/>
                  <w:sz w:val="18"/>
                  <w:szCs w:val="18"/>
                </w:rPr>
                <w:t xml:space="preserve"> </w:t>
              </w:r>
            </w:ins>
            <w:r>
              <w:rPr>
                <w:bCs/>
                <w:sz w:val="18"/>
                <w:szCs w:val="18"/>
              </w:rPr>
              <w:t>298</w:t>
            </w:r>
          </w:p>
        </w:tc>
        <w:tc>
          <w:tcPr>
            <w:tcW w:w="1198" w:type="dxa"/>
            <w:tcBorders>
              <w:top w:val="nil"/>
              <w:left w:val="nil"/>
              <w:bottom w:val="single" w:color="auto" w:sz="12" w:space="0"/>
              <w:right w:val="nil"/>
            </w:tcBorders>
            <w:vAlign w:val="center"/>
          </w:tcPr>
          <w:p w14:paraId="65801AF1">
            <w:pPr>
              <w:adjustRightInd w:val="0"/>
              <w:snapToGrid w:val="0"/>
              <w:spacing w:line="216" w:lineRule="auto"/>
              <w:jc w:val="center"/>
              <w:rPr>
                <w:bCs/>
                <w:sz w:val="18"/>
                <w:szCs w:val="18"/>
              </w:rPr>
            </w:pPr>
            <w:r>
              <w:rPr>
                <w:bCs/>
                <w:sz w:val="18"/>
                <w:szCs w:val="18"/>
              </w:rPr>
              <w:t>13.08</w:t>
            </w:r>
          </w:p>
        </w:tc>
      </w:tr>
    </w:tbl>
    <w:p w14:paraId="6E32F205">
      <w:pPr>
        <w:spacing w:line="360" w:lineRule="auto"/>
        <w:rPr>
          <w:rFonts w:ascii="黑体" w:hAnsi="黑体" w:eastAsia="黑体" w:cs="黑体"/>
          <w:bCs/>
        </w:rPr>
      </w:pPr>
      <w:del w:id="935" w:author="LRC" w:date="2026-06-25T09:02:00Z">
        <w:r>
          <w:rPr>
            <w:rFonts w:hint="eastAsia" w:ascii="黑体" w:hAnsi="黑体" w:eastAsia="黑体"/>
            <w:bCs/>
          </w:rPr>
          <w:delText>4</w:delText>
        </w:r>
      </w:del>
      <w:ins w:id="936" w:author="LRC" w:date="2026-06-25T09:02:00Z">
        <w:r>
          <w:rPr>
            <w:rFonts w:ascii="黑体" w:hAnsi="黑体" w:eastAsia="黑体"/>
            <w:bCs/>
          </w:rPr>
          <w:t>3</w:t>
        </w:r>
      </w:ins>
      <w:r>
        <w:rPr>
          <w:rFonts w:hint="eastAsia" w:ascii="黑体" w:hAnsi="黑体" w:eastAsia="黑体"/>
          <w:bCs/>
        </w:rPr>
        <w:t>.2</w:t>
      </w:r>
      <w:r>
        <w:rPr>
          <w:rFonts w:hint="eastAsia" w:ascii="黑体" w:hAnsi="黑体" w:eastAsia="黑体" w:cs="黑体"/>
          <w:bCs/>
        </w:rPr>
        <w:t xml:space="preserve"> </w:t>
      </w:r>
      <w:r>
        <w:rPr>
          <w:rFonts w:hint="eastAsia" w:ascii="黑体" w:hAnsi="黑体" w:eastAsia="黑体" w:cs="黑体"/>
          <w:bCs/>
          <w:szCs w:val="22"/>
        </w:rPr>
        <w:t>算法实现</w:t>
      </w:r>
    </w:p>
    <w:p w14:paraId="337B9A96">
      <w:pPr>
        <w:ind w:firstLine="420" w:firstLineChars="200"/>
        <w:rPr>
          <w:del w:id="937" w:author="LRC" w:date="2026-07-02T14:04:00Z"/>
        </w:rPr>
      </w:pPr>
      <w:del w:id="938" w:author="LRC" w:date="2026-07-02T14:04:00Z">
        <w:r>
          <w:rPr>
            <w:rFonts w:hint="eastAsia"/>
          </w:rPr>
          <w:delText>本文实现了如下算法：</w:delText>
        </w:r>
      </w:del>
    </w:p>
    <w:p w14:paraId="27E62E35">
      <w:pPr>
        <w:ind w:firstLine="420" w:firstLineChars="200"/>
      </w:pPr>
      <w:del w:id="939" w:author="LRC" w:date="2026-07-02T14:28:00Z">
        <w:r>
          <w:rPr>
            <w:rFonts w:hint="eastAsia"/>
          </w:rPr>
          <w:delText>（1）</w:delText>
        </w:r>
      </w:del>
      <w:ins w:id="940" w:author="LRC" w:date="2026-07-02T14:08:00Z">
        <w:r>
          <w:rPr>
            <w:rFonts w:hint="eastAsia"/>
          </w:rPr>
          <w:t>本研究算法包括</w:t>
        </w:r>
      </w:ins>
      <w:r>
        <w:t>MIWS</w:t>
      </w:r>
      <w:r>
        <w:rPr>
          <w:rFonts w:hint="eastAsia"/>
        </w:rPr>
        <w:t>、DomainMatching（包含</w:t>
      </w:r>
      <w:del w:id="941" w:author="LRC" w:date="2026-07-02T11:22:00Z">
        <w:r>
          <w:rPr>
            <w:rFonts w:hint="eastAsia"/>
          </w:rPr>
          <w:delText>5</w:delText>
        </w:r>
      </w:del>
      <w:ins w:id="942" w:author="LRC" w:date="2026-07-02T11:22:00Z">
        <w:r>
          <w:rPr/>
          <w:t>2</w:t>
        </w:r>
      </w:ins>
      <w:r>
        <w:rPr>
          <w:rFonts w:hint="eastAsia"/>
        </w:rPr>
        <w:t>.4节优化策略</w:t>
      </w:r>
      <w:del w:id="943" w:author="LRC" w:date="2026-07-02T11:22:00Z">
        <w:r>
          <w:rPr>
            <w:rFonts w:hint="eastAsia"/>
          </w:rPr>
          <w:delText>的算法</w:delText>
        </w:r>
      </w:del>
      <w:r>
        <w:rPr>
          <w:rFonts w:hint="eastAsia"/>
        </w:rPr>
        <w:t>）</w:t>
      </w:r>
      <w:del w:id="944" w:author="LRC" w:date="2026-07-02T11:22:00Z">
        <w:r>
          <w:rPr>
            <w:rFonts w:hint="eastAsia"/>
          </w:rPr>
          <w:delText>以</w:delText>
        </w:r>
      </w:del>
      <w:r>
        <w:rPr>
          <w:rFonts w:hint="eastAsia"/>
        </w:rPr>
        <w:t>及DomainMatching</w:t>
      </w:r>
      <w:r>
        <w:rPr>
          <w:rFonts w:hint="eastAsia"/>
          <w:vertAlign w:val="subscript"/>
        </w:rPr>
        <w:t>nopt</w:t>
      </w:r>
      <w:r>
        <w:rPr>
          <w:rFonts w:hint="eastAsia"/>
        </w:rPr>
        <w:t>（未包含</w:t>
      </w:r>
      <w:del w:id="945" w:author="LRC" w:date="2026-07-02T11:22:00Z">
        <w:r>
          <w:rPr>
            <w:rFonts w:hint="eastAsia"/>
          </w:rPr>
          <w:delText>5</w:delText>
        </w:r>
      </w:del>
      <w:ins w:id="946" w:author="LRC" w:date="2026-07-02T11:22:00Z">
        <w:r>
          <w:rPr/>
          <w:t>2</w:t>
        </w:r>
      </w:ins>
      <w:r>
        <w:rPr>
          <w:rFonts w:hint="eastAsia"/>
        </w:rPr>
        <w:t>.4节优化策略</w:t>
      </w:r>
      <w:del w:id="947" w:author="LRC" w:date="2026-07-02T11:22:00Z">
        <w:r>
          <w:rPr>
            <w:rFonts w:hint="eastAsia"/>
          </w:rPr>
          <w:delText>的算法</w:delText>
        </w:r>
      </w:del>
      <w:r>
        <w:rPr>
          <w:rFonts w:hint="eastAsia"/>
        </w:rPr>
        <w:t>）</w:t>
      </w:r>
      <w:del w:id="948" w:author="LRC" w:date="2026-07-02T11:22:00Z">
        <w:r>
          <w:rPr>
            <w:rFonts w:hint="eastAsia"/>
          </w:rPr>
          <w:delText>；</w:delText>
        </w:r>
      </w:del>
      <w:ins w:id="949" w:author="LRC" w:date="2026-07-02T11:22:00Z">
        <w:r>
          <w:rPr>
            <w:rFonts w:hint="eastAsia"/>
          </w:rPr>
          <w:t>。</w:t>
        </w:r>
      </w:ins>
    </w:p>
    <w:p w14:paraId="208444D0">
      <w:pPr>
        <w:ind w:firstLine="420" w:firstLineChars="200"/>
        <w:rPr>
          <w:bCs/>
        </w:rPr>
      </w:pPr>
      <w:del w:id="950" w:author="LRC" w:date="2026-07-02T14:28:00Z">
        <w:r>
          <w:rPr>
            <w:rFonts w:hint="eastAsia"/>
            <w:bCs/>
          </w:rPr>
          <w:delText>（2）</w:delText>
        </w:r>
      </w:del>
      <w:del w:id="951" w:author="LRC" w:date="2026-07-02T14:08:00Z">
        <w:r>
          <w:rPr>
            <w:rFonts w:hint="eastAsia"/>
            <w:bCs/>
          </w:rPr>
          <w:delText>采样</w:delText>
        </w:r>
      </w:del>
      <w:ins w:id="952" w:author="LRC" w:date="2026-07-02T14:08:00Z">
        <w:r>
          <w:rPr>
            <w:rFonts w:hint="eastAsia"/>
            <w:bCs/>
          </w:rPr>
          <w:t>对比</w:t>
        </w:r>
      </w:ins>
      <w:r>
        <w:rPr>
          <w:rFonts w:hint="eastAsia"/>
          <w:bCs/>
        </w:rPr>
        <w:t>算法</w:t>
      </w:r>
      <w:del w:id="953" w:author="LRC" w:date="2026-07-02T14:08:00Z">
        <w:r>
          <w:rPr>
            <w:rFonts w:hint="eastAsia"/>
            <w:bCs/>
          </w:rPr>
          <w:delText>：</w:delText>
        </w:r>
      </w:del>
      <w:ins w:id="954" w:author="LRC" w:date="2026-07-02T14:09:00Z">
        <w:r>
          <w:rPr>
            <w:rFonts w:hint="eastAsia"/>
            <w:bCs/>
          </w:rPr>
          <w:t>包括</w:t>
        </w:r>
      </w:ins>
      <w:ins w:id="955" w:author="LRC" w:date="2026-07-02T14:09:00Z">
        <w:r>
          <w:rPr>
            <w:bCs/>
          </w:rPr>
          <w:t>CNARW</w:t>
        </w:r>
      </w:ins>
      <w:ins w:id="956" w:author="LRC" w:date="2026-07-02T14:09:00Z">
        <w:r>
          <w:rPr>
            <w:bCs/>
            <w:vertAlign w:val="superscript"/>
          </w:rPr>
          <w:t>[11]</w:t>
        </w:r>
      </w:ins>
      <w:ins w:id="957" w:author="LRC" w:date="2026-07-02T14:09:00Z">
        <w:r>
          <w:rPr>
            <w:rFonts w:hint="eastAsia"/>
            <w:bCs/>
          </w:rPr>
          <w:t>、</w:t>
        </w:r>
      </w:ins>
      <w:ins w:id="958" w:author="LRC" w:date="2026-07-02T14:09:00Z">
        <w:r>
          <w:rPr>
            <w:bCs/>
          </w:rPr>
          <w:t>FF-S</w:t>
        </w:r>
      </w:ins>
      <w:ins w:id="959" w:author="LRC" w:date="2026-07-02T14:09:00Z">
        <w:r>
          <w:rPr>
            <w:bCs/>
            <w:vertAlign w:val="superscript"/>
          </w:rPr>
          <w:t>[9]</w:t>
        </w:r>
      </w:ins>
      <w:ins w:id="960" w:author="LRC" w:date="2026-07-02T14:09:00Z">
        <w:r>
          <w:rPr>
            <w:rFonts w:hint="eastAsia"/>
            <w:bCs/>
          </w:rPr>
          <w:t>、</w:t>
        </w:r>
      </w:ins>
      <w:ins w:id="961" w:author="LRC" w:date="2026-07-02T14:21:00Z">
        <w:commentRangeStart w:id="7"/>
        <w:r>
          <w:rPr>
            <w:rFonts w:hint="eastAsia"/>
            <w:bCs/>
          </w:rPr>
          <w:t>属性图的摘要与稀疏化</w:t>
        </w:r>
        <w:commentRangeEnd w:id="7"/>
      </w:ins>
      <w:ins w:id="962" w:author="LRC" w:date="2026-07-02T14:21:00Z">
        <w:r>
          <w:rPr>
            <w:rStyle w:val="23"/>
          </w:rPr>
          <w:commentReference w:id="7"/>
        </w:r>
      </w:ins>
      <w:ins w:id="963" w:author="LRC" w:date="2026-07-02T14:21:00Z">
        <w:r>
          <w:rPr>
            <w:rFonts w:hint="eastAsia"/>
            <w:bCs/>
          </w:rPr>
          <w:t>（</w:t>
        </w:r>
      </w:ins>
      <w:ins w:id="964" w:author="LRC" w:date="2026-07-02T14:21:00Z">
        <w:r>
          <w:rPr>
            <w:bCs/>
          </w:rPr>
          <w:t>summarization and sparsification of attributed graphs</w:t>
        </w:r>
      </w:ins>
      <w:ins w:id="965" w:author="LRC" w:date="2026-07-02T14:21:00Z">
        <w:r>
          <w:rPr>
            <w:rFonts w:hint="eastAsia"/>
            <w:bCs/>
          </w:rPr>
          <w:t>，</w:t>
        </w:r>
      </w:ins>
      <w:ins w:id="966" w:author="LRC" w:date="2026-07-02T14:21:00Z">
        <w:r>
          <w:rPr>
            <w:bCs/>
          </w:rPr>
          <w:t>SsAG</w:t>
        </w:r>
      </w:ins>
      <w:ins w:id="967" w:author="LRC" w:date="2026-07-02T14:21:00Z">
        <w:r>
          <w:rPr>
            <w:rFonts w:hint="eastAsia"/>
            <w:bCs/>
          </w:rPr>
          <w:t>）采样</w:t>
        </w:r>
      </w:ins>
      <w:ins w:id="968" w:author="LRC" w:date="2026-07-02T14:21:00Z">
        <w:r>
          <w:rPr>
            <w:bCs/>
            <w:vertAlign w:val="superscript"/>
          </w:rPr>
          <w:t>[15]</w:t>
        </w:r>
      </w:ins>
      <w:ins w:id="969" w:author="LRC" w:date="2026-07-02T14:21:00Z">
        <w:r>
          <w:rPr>
            <w:rFonts w:hint="eastAsia"/>
            <w:bCs/>
          </w:rPr>
          <w:t>、</w:t>
        </w:r>
      </w:ins>
      <w:ins w:id="970" w:author="LRC" w:date="2026-07-02T14:24:00Z">
        <w:commentRangeStart w:id="8"/>
        <w:r>
          <w:rPr>
            <w:rFonts w:hint="eastAsia"/>
            <w:bCs/>
          </w:rPr>
          <w:t>大规模图的稀疏摘要</w:t>
        </w:r>
        <w:commentRangeEnd w:id="8"/>
      </w:ins>
      <w:ins w:id="971" w:author="LRC" w:date="2026-07-02T14:24:00Z">
        <w:r>
          <w:rPr>
            <w:rStyle w:val="23"/>
          </w:rPr>
          <w:commentReference w:id="8"/>
        </w:r>
      </w:ins>
      <w:ins w:id="972" w:author="LRC" w:date="2026-07-02T14:22:00Z">
        <w:r>
          <w:rPr>
            <w:rFonts w:hint="eastAsia"/>
            <w:bCs/>
          </w:rPr>
          <w:t>（</w:t>
        </w:r>
      </w:ins>
      <w:ins w:id="973" w:author="LRC" w:date="2026-07-02T14:22:00Z">
        <w:r>
          <w:rPr>
            <w:bCs/>
          </w:rPr>
          <w:t>sparse summarization of massive graphs</w:t>
        </w:r>
      </w:ins>
      <w:ins w:id="974" w:author="LRC" w:date="2026-07-02T14:23:00Z">
        <w:r>
          <w:rPr>
            <w:rFonts w:hint="eastAsia"/>
            <w:bCs/>
          </w:rPr>
          <w:t>，</w:t>
        </w:r>
      </w:ins>
      <w:ins w:id="975" w:author="LRC" w:date="2026-07-02T14:23:00Z">
        <w:r>
          <w:rPr>
            <w:bCs/>
          </w:rPr>
          <w:t>SSumM</w:t>
        </w:r>
      </w:ins>
      <w:ins w:id="976" w:author="LRC" w:date="2026-07-02T14:22:00Z">
        <w:r>
          <w:rPr>
            <w:rFonts w:hint="eastAsia"/>
            <w:bCs/>
          </w:rPr>
          <w:t>）</w:t>
        </w:r>
      </w:ins>
      <w:ins w:id="977" w:author="LRC" w:date="2026-07-02T14:23:00Z">
        <w:r>
          <w:rPr>
            <w:rFonts w:hint="eastAsia"/>
            <w:bCs/>
          </w:rPr>
          <w:t>采样</w:t>
        </w:r>
      </w:ins>
      <w:ins w:id="978" w:author="LRC" w:date="2026-07-02T14:24:00Z">
        <w:r>
          <w:rPr>
            <w:bCs/>
            <w:vertAlign w:val="superscript"/>
          </w:rPr>
          <w:t>[16]</w:t>
        </w:r>
      </w:ins>
      <w:ins w:id="979" w:author="LRC" w:date="2026-07-02T14:24:00Z">
        <w:r>
          <w:rPr>
            <w:rFonts w:hint="eastAsia"/>
            <w:bCs/>
          </w:rPr>
          <w:t>、</w:t>
        </w:r>
      </w:ins>
      <w:ins w:id="980" w:author="LRC" w:date="2026-07-02T14:28:00Z">
        <w:r>
          <w:rPr>
            <w:bCs/>
          </w:rPr>
          <w:t>Spikyball</w:t>
        </w:r>
      </w:ins>
      <w:ins w:id="981" w:author="LRC" w:date="2026-07-02T14:28:00Z">
        <w:r>
          <w:rPr>
            <w:rFonts w:hint="eastAsia"/>
            <w:bCs/>
          </w:rPr>
          <w:t>采样</w:t>
        </w:r>
      </w:ins>
      <w:ins w:id="982" w:author="LRC" w:date="2026-07-02T14:28:00Z">
        <w:r>
          <w:rPr>
            <w:bCs/>
            <w:vertAlign w:val="superscript"/>
          </w:rPr>
          <w:t>[10]</w:t>
        </w:r>
      </w:ins>
      <w:ins w:id="983" w:author="LRC" w:date="2026-07-02T14:27:00Z">
        <w:r>
          <w:rPr>
            <w:rFonts w:hint="eastAsia"/>
            <w:bCs/>
          </w:rPr>
          <w:t>。</w:t>
        </w:r>
      </w:ins>
      <w:del w:id="984" w:author="LRC" w:date="2026-07-02T11:23:00Z">
        <w:r>
          <w:rPr>
            <w:rFonts w:hint="eastAsia"/>
            <w:bCs/>
          </w:rPr>
          <w:delText>邻居感知随机游走（</w:delText>
        </w:r>
      </w:del>
      <w:r>
        <w:rPr>
          <w:bCs/>
        </w:rPr>
        <w:t>CNARW</w:t>
      </w:r>
      <w:del w:id="985" w:author="LRC" w:date="2026-07-02T11:23:00Z">
        <w:r>
          <w:rPr>
            <w:rFonts w:hint="eastAsia"/>
            <w:bCs/>
          </w:rPr>
          <w:delText>）</w:delText>
        </w:r>
      </w:del>
      <w:del w:id="986" w:author="LRC" w:date="2026-07-02T14:28:00Z">
        <w:r>
          <w:rPr>
            <w:bCs/>
            <w:vertAlign w:val="superscript"/>
          </w:rPr>
          <w:delText>[11]</w:delText>
        </w:r>
      </w:del>
      <w:del w:id="987" w:author="LRC" w:date="2026-07-02T11:23:00Z">
        <w:r>
          <w:rPr>
            <w:rFonts w:hint="eastAsia"/>
            <w:bCs/>
          </w:rPr>
          <w:delText>。</w:delText>
        </w:r>
      </w:del>
      <w:r>
        <w:rPr>
          <w:rFonts w:hint="eastAsia"/>
          <w:bCs/>
        </w:rPr>
        <w:t>在每一步中</w:t>
      </w:r>
      <w:del w:id="988" w:author="LRC" w:date="2026-07-02T14:29:00Z">
        <w:r>
          <w:rPr>
            <w:rFonts w:hint="eastAsia"/>
            <w:bCs/>
          </w:rPr>
          <w:delText>，</w:delText>
        </w:r>
      </w:del>
      <w:del w:id="989" w:author="LRC" w:date="2026-07-02T11:24:00Z">
        <w:r>
          <w:rPr>
            <w:rFonts w:hint="eastAsia"/>
            <w:bCs/>
          </w:rPr>
          <w:delText>该方法</w:delText>
        </w:r>
      </w:del>
      <w:r>
        <w:rPr>
          <w:rFonts w:hint="eastAsia"/>
          <w:bCs/>
        </w:rPr>
        <w:t>考虑当前节点与下一个候选节点之间的共同邻居，用于随机游走采样。</w:t>
      </w:r>
      <w:del w:id="990" w:author="LRC" w:date="2026-07-02T11:25:00Z">
        <w:r>
          <w:rPr>
            <w:rFonts w:hint="eastAsia"/>
            <w:bCs/>
          </w:rPr>
          <w:delText>森林火灾采样（</w:delText>
        </w:r>
      </w:del>
      <w:r>
        <w:rPr>
          <w:bCs/>
        </w:rPr>
        <w:t>FF-S</w:t>
      </w:r>
      <w:del w:id="991" w:author="LRC" w:date="2026-07-02T11:26:00Z">
        <w:r>
          <w:rPr>
            <w:rFonts w:hint="eastAsia"/>
            <w:bCs/>
          </w:rPr>
          <w:delText>）</w:delText>
        </w:r>
      </w:del>
      <w:del w:id="992" w:author="LRC" w:date="2026-07-02T14:29:00Z">
        <w:r>
          <w:rPr>
            <w:bCs/>
            <w:vertAlign w:val="superscript"/>
          </w:rPr>
          <w:delText>[9]</w:delText>
        </w:r>
      </w:del>
      <w:del w:id="993" w:author="LRC" w:date="2026-07-02T11:26:00Z">
        <w:r>
          <w:rPr>
            <w:rFonts w:hint="eastAsia"/>
            <w:bCs/>
          </w:rPr>
          <w:delText>。该方法</w:delText>
        </w:r>
      </w:del>
      <w:r>
        <w:rPr>
          <w:rFonts w:hint="eastAsia"/>
          <w:bCs/>
        </w:rPr>
        <w:t>模拟森林火灾</w:t>
      </w:r>
      <w:del w:id="994" w:author="LRC" w:date="2026-07-02T11:26:00Z">
        <w:r>
          <w:rPr>
            <w:rFonts w:hint="eastAsia"/>
            <w:bCs/>
          </w:rPr>
          <w:delText>的</w:delText>
        </w:r>
      </w:del>
      <w:r>
        <w:rPr>
          <w:rFonts w:hint="eastAsia"/>
          <w:bCs/>
        </w:rPr>
        <w:t>蔓延过程，</w:t>
      </w:r>
      <w:commentRangeStart w:id="9"/>
      <w:r>
        <w:rPr>
          <w:rFonts w:hint="eastAsia"/>
          <w:bCs/>
        </w:rPr>
        <w:t>根据与周围节点的连接性</w:t>
      </w:r>
      <w:commentRangeEnd w:id="9"/>
      <w:r>
        <w:rPr>
          <w:rStyle w:val="23"/>
        </w:rPr>
        <w:commentReference w:id="9"/>
      </w:r>
      <w:ins w:id="995" w:author="LRC" w:date="2026-07-02T11:26:00Z">
        <w:r>
          <w:rPr>
            <w:rFonts w:hint="eastAsia"/>
            <w:bCs/>
          </w:rPr>
          <w:t>，</w:t>
        </w:r>
      </w:ins>
      <w:r>
        <w:rPr>
          <w:rFonts w:hint="eastAsia"/>
          <w:bCs/>
        </w:rPr>
        <w:t>在每一步扩展到邻居节点。</w:t>
      </w:r>
      <w:r>
        <w:rPr>
          <w:bCs/>
        </w:rPr>
        <w:t>SsAG</w:t>
      </w:r>
      <w:r>
        <w:rPr>
          <w:rFonts w:hint="eastAsia"/>
          <w:bCs/>
        </w:rPr>
        <w:t>采样</w:t>
      </w:r>
      <w:del w:id="996" w:author="LRC" w:date="2026-07-02T14:29:00Z">
        <w:r>
          <w:rPr>
            <w:bCs/>
            <w:vertAlign w:val="superscript"/>
          </w:rPr>
          <w:delText>[15]</w:delText>
        </w:r>
      </w:del>
      <w:del w:id="997" w:author="LRC" w:date="2026-07-02T14:29:00Z">
        <w:r>
          <w:rPr>
            <w:rFonts w:hint="eastAsia"/>
            <w:bCs/>
          </w:rPr>
          <w:delText>。该方法</w:delText>
        </w:r>
      </w:del>
      <w:r>
        <w:rPr>
          <w:rFonts w:hint="eastAsia"/>
          <w:bCs/>
        </w:rPr>
        <w:t>通过迭代合并节点对</w:t>
      </w:r>
      <w:del w:id="998" w:author="LRC" w:date="2026-07-02T14:30:00Z">
        <w:r>
          <w:rPr>
            <w:rFonts w:hint="eastAsia"/>
            <w:bCs/>
          </w:rPr>
          <w:delText>来</w:delText>
        </w:r>
      </w:del>
      <w:r>
        <w:rPr>
          <w:rFonts w:hint="eastAsia"/>
          <w:bCs/>
        </w:rPr>
        <w:t>构建摘要图，</w:t>
      </w:r>
      <w:del w:id="999" w:author="LRC" w:date="2026-07-02T14:30:00Z">
        <w:r>
          <w:rPr>
            <w:rFonts w:hint="eastAsia"/>
            <w:bCs/>
          </w:rPr>
          <w:delText>其</w:delText>
        </w:r>
      </w:del>
      <w:r>
        <w:rPr>
          <w:rFonts w:hint="eastAsia"/>
          <w:bCs/>
        </w:rPr>
        <w:t>合并决策基于一个同时考量结构重构误差和属性同质性的评分函数。为提升效率，</w:t>
      </w:r>
      <w:ins w:id="1000" w:author="LRC" w:date="2026-07-02T14:31:00Z">
        <w:r>
          <w:rPr>
            <w:bCs/>
          </w:rPr>
          <w:t>SsAG</w:t>
        </w:r>
      </w:ins>
      <w:del w:id="1001" w:author="LRC" w:date="2026-07-02T14:31:00Z">
        <w:r>
          <w:rPr>
            <w:rFonts w:hint="eastAsia"/>
            <w:bCs/>
          </w:rPr>
          <w:delText>它</w:delText>
        </w:r>
      </w:del>
      <w:r>
        <w:rPr>
          <w:rFonts w:hint="eastAsia"/>
          <w:bCs/>
        </w:rPr>
        <w:t>利用加权采样</w:t>
      </w:r>
      <w:del w:id="1002" w:author="LRC" w:date="2026-07-02T14:31:00Z">
        <w:r>
          <w:rPr>
            <w:rFonts w:hint="eastAsia"/>
            <w:bCs/>
          </w:rPr>
          <w:delText>来</w:delText>
        </w:r>
      </w:del>
      <w:r>
        <w:rPr>
          <w:rFonts w:hint="eastAsia"/>
          <w:bCs/>
        </w:rPr>
        <w:t>快速定位最佳</w:t>
      </w:r>
      <w:del w:id="1003" w:author="LRC" w:date="2026-07-02T14:31:00Z">
        <w:r>
          <w:rPr>
            <w:rFonts w:hint="eastAsia"/>
            <w:bCs/>
          </w:rPr>
          <w:delText>的</w:delText>
        </w:r>
      </w:del>
      <w:r>
        <w:rPr>
          <w:rFonts w:hint="eastAsia"/>
          <w:bCs/>
        </w:rPr>
        <w:t>合并候选者。为了使输出能够应用于频繁模式挖掘等下游任务，本</w:t>
      </w:r>
      <w:del w:id="1004" w:author="LRC" w:date="2026-07-02T14:31:00Z">
        <w:r>
          <w:rPr>
            <w:rFonts w:hint="eastAsia"/>
            <w:bCs/>
          </w:rPr>
          <w:delText>文</w:delText>
        </w:r>
      </w:del>
      <w:ins w:id="1005" w:author="LRC" w:date="2026-07-02T14:31:00Z">
        <w:r>
          <w:rPr>
            <w:rFonts w:hint="eastAsia"/>
            <w:bCs/>
          </w:rPr>
          <w:t>研究</w:t>
        </w:r>
      </w:ins>
      <w:r>
        <w:rPr>
          <w:rFonts w:hint="eastAsia"/>
          <w:bCs/>
        </w:rPr>
        <w:t>选择每个超点中出现属性次数最多的节点</w:t>
      </w:r>
      <w:del w:id="1006" w:author="LRC" w:date="2026-07-02T14:38:00Z">
        <w:r>
          <w:rPr>
            <w:rFonts w:hint="eastAsia"/>
            <w:bCs/>
          </w:rPr>
          <w:delText>来</w:delText>
        </w:r>
      </w:del>
      <w:r>
        <w:rPr>
          <w:rFonts w:hint="eastAsia"/>
          <w:bCs/>
        </w:rPr>
        <w:t>代表当前超点，</w:t>
      </w:r>
      <w:del w:id="1007" w:author="LRC" w:date="2026-07-02T14:38:00Z">
        <w:r>
          <w:rPr>
            <w:rFonts w:hint="eastAsia"/>
            <w:bCs/>
          </w:rPr>
          <w:delText>并</w:delText>
        </w:r>
      </w:del>
      <w:r>
        <w:rPr>
          <w:rFonts w:hint="eastAsia"/>
          <w:bCs/>
        </w:rPr>
        <w:t>保留所有代表节点之间的边。</w:t>
      </w:r>
      <w:r>
        <w:rPr>
          <w:bCs/>
        </w:rPr>
        <w:t>SSumM</w:t>
      </w:r>
      <w:r>
        <w:rPr>
          <w:rFonts w:hint="eastAsia"/>
          <w:bCs/>
        </w:rPr>
        <w:t>采样</w:t>
      </w:r>
      <w:del w:id="1008" w:author="LRC" w:date="2026-07-02T14:38:00Z">
        <w:r>
          <w:rPr>
            <w:bCs/>
            <w:vertAlign w:val="superscript"/>
          </w:rPr>
          <w:delText>[16]</w:delText>
        </w:r>
      </w:del>
      <w:del w:id="1009" w:author="LRC" w:date="2026-07-02T14:38:00Z">
        <w:r>
          <w:rPr>
            <w:rFonts w:hint="eastAsia"/>
            <w:bCs/>
          </w:rPr>
          <w:delText>。该方法</w:delText>
        </w:r>
      </w:del>
      <w:r>
        <w:rPr>
          <w:rFonts w:hint="eastAsia"/>
          <w:bCs/>
        </w:rPr>
        <w:t>通过迭代</w:t>
      </w:r>
      <w:del w:id="1010" w:author="LRC" w:date="2026-07-02T14:39:00Z">
        <w:r>
          <w:rPr>
            <w:rFonts w:hint="eastAsia"/>
            <w:bCs/>
          </w:rPr>
          <w:delText>地</w:delText>
        </w:r>
      </w:del>
      <w:r>
        <w:rPr>
          <w:rFonts w:hint="eastAsia"/>
          <w:bCs/>
        </w:rPr>
        <w:t>合并节点与稀疏化超边</w:t>
      </w:r>
      <w:del w:id="1011" w:author="LRC" w:date="2026-07-02T14:39:00Z">
        <w:r>
          <w:rPr>
            <w:rFonts w:hint="eastAsia"/>
            <w:bCs/>
          </w:rPr>
          <w:delText>来</w:delText>
        </w:r>
      </w:del>
      <w:r>
        <w:rPr>
          <w:rFonts w:hint="eastAsia"/>
          <w:bCs/>
        </w:rPr>
        <w:t>压缩图</w:t>
      </w:r>
      <w:del w:id="1012" w:author="LRC" w:date="2026-07-02T14:39:00Z">
        <w:r>
          <w:rPr>
            <w:rFonts w:hint="eastAsia"/>
            <w:bCs/>
          </w:rPr>
          <w:delText>。其</w:delText>
        </w:r>
      </w:del>
      <w:ins w:id="1013" w:author="LRC" w:date="2026-07-02T14:39:00Z">
        <w:r>
          <w:rPr>
            <w:rFonts w:hint="eastAsia"/>
            <w:bCs/>
          </w:rPr>
          <w:t>，</w:t>
        </w:r>
      </w:ins>
      <w:r>
        <w:rPr>
          <w:rFonts w:hint="eastAsia"/>
          <w:bCs/>
        </w:rPr>
        <w:t>核心决策由最小描述长度</w:t>
      </w:r>
      <w:del w:id="1014" w:author="LRC" w:date="2026-07-02T14:39:00Z">
        <w:r>
          <w:rPr>
            <w:rFonts w:hint="eastAsia"/>
            <w:bCs/>
          </w:rPr>
          <w:delText>（</w:delText>
        </w:r>
      </w:del>
      <w:del w:id="1015" w:author="LRC" w:date="2026-07-02T14:39:00Z">
        <w:r>
          <w:rPr>
            <w:bCs/>
          </w:rPr>
          <w:delText>MDL</w:delText>
        </w:r>
      </w:del>
      <w:del w:id="1016" w:author="LRC" w:date="2026-07-02T14:39:00Z">
        <w:r>
          <w:rPr>
            <w:rFonts w:hint="eastAsia"/>
            <w:bCs/>
          </w:rPr>
          <w:delText>）</w:delText>
        </w:r>
      </w:del>
      <w:r>
        <w:rPr>
          <w:rFonts w:hint="eastAsia"/>
          <w:bCs/>
        </w:rPr>
        <w:t>原则指导，旨在平衡压缩图的存储</w:t>
      </w:r>
      <w:del w:id="1017" w:author="LRC" w:date="2026-07-02T14:40:00Z">
        <w:r>
          <w:rPr>
            <w:rFonts w:hint="eastAsia"/>
            <w:bCs/>
          </w:rPr>
          <w:delText>大小</w:delText>
        </w:r>
      </w:del>
      <w:ins w:id="1018" w:author="LRC" w:date="2026-07-02T14:40:00Z">
        <w:r>
          <w:rPr>
            <w:rFonts w:hint="eastAsia"/>
            <w:bCs/>
          </w:rPr>
          <w:t>量</w:t>
        </w:r>
      </w:ins>
      <w:r>
        <w:rPr>
          <w:rFonts w:hint="eastAsia"/>
          <w:bCs/>
        </w:rPr>
        <w:t>与信息保真度。为了使输出能够应用于频繁模式挖掘等下游任务，本</w:t>
      </w:r>
      <w:del w:id="1019" w:author="LRC" w:date="2026-07-02T14:40:00Z">
        <w:r>
          <w:rPr>
            <w:rFonts w:hint="eastAsia"/>
            <w:bCs/>
          </w:rPr>
          <w:delText>文</w:delText>
        </w:r>
      </w:del>
      <w:ins w:id="1020" w:author="LRC" w:date="2026-07-02T14:40:00Z">
        <w:r>
          <w:rPr>
            <w:rFonts w:hint="eastAsia"/>
            <w:bCs/>
          </w:rPr>
          <w:t>研究</w:t>
        </w:r>
      </w:ins>
      <w:r>
        <w:rPr>
          <w:rFonts w:hint="eastAsia"/>
          <w:bCs/>
        </w:rPr>
        <w:t>从超边中选取支持度最大的边作为超边的替代。</w:t>
      </w:r>
      <w:r>
        <w:rPr>
          <w:bCs/>
        </w:rPr>
        <w:t>Spikyball</w:t>
      </w:r>
      <w:r>
        <w:rPr>
          <w:rFonts w:hint="eastAsia"/>
          <w:bCs/>
        </w:rPr>
        <w:t>采样</w:t>
      </w:r>
      <w:del w:id="1021" w:author="LRC" w:date="2026-07-02T14:40:00Z">
        <w:r>
          <w:rPr>
            <w:rFonts w:hint="eastAsia"/>
            <w:bCs/>
          </w:rPr>
          <w:delText>（</w:delText>
        </w:r>
      </w:del>
      <w:del w:id="1022" w:author="LRC" w:date="2026-07-02T14:40:00Z">
        <w:r>
          <w:rPr>
            <w:bCs/>
          </w:rPr>
          <w:delText>SS</w:delText>
        </w:r>
      </w:del>
      <w:del w:id="1023" w:author="LRC" w:date="2026-07-02T14:40:00Z">
        <w:r>
          <w:rPr>
            <w:rFonts w:hint="eastAsia"/>
            <w:bCs/>
          </w:rPr>
          <w:delText>）</w:delText>
        </w:r>
      </w:del>
      <w:del w:id="1024" w:author="LRC" w:date="2026-07-02T14:40:00Z">
        <w:r>
          <w:rPr>
            <w:bCs/>
            <w:vertAlign w:val="superscript"/>
          </w:rPr>
          <w:delText>[10]</w:delText>
        </w:r>
      </w:del>
      <w:del w:id="1025" w:author="LRC" w:date="2026-07-02T14:40:00Z">
        <w:r>
          <w:rPr>
            <w:rFonts w:hint="eastAsia"/>
            <w:bCs/>
          </w:rPr>
          <w:delText>。该方法</w:delText>
        </w:r>
      </w:del>
      <w:r>
        <w:rPr>
          <w:rFonts w:hint="eastAsia"/>
          <w:bCs/>
        </w:rPr>
        <w:t>从一个或多个种子节点开始逐层扩展，每</w:t>
      </w:r>
      <w:del w:id="1026" w:author="LRC" w:date="2026-07-02T14:59:00Z">
        <w:r>
          <w:rPr>
            <w:rFonts w:hint="eastAsia"/>
            <w:bCs/>
          </w:rPr>
          <w:delText>一</w:delText>
        </w:r>
      </w:del>
      <w:r>
        <w:rPr>
          <w:rFonts w:hint="eastAsia"/>
          <w:bCs/>
        </w:rPr>
        <w:t>层选择当前节点的邻居，</w:t>
      </w:r>
      <w:del w:id="1027" w:author="LRC" w:date="2026-07-02T14:59:00Z">
        <w:r>
          <w:rPr>
            <w:rFonts w:hint="eastAsia"/>
            <w:bCs/>
          </w:rPr>
          <w:delText>并</w:delText>
        </w:r>
      </w:del>
      <w:r>
        <w:rPr>
          <w:rFonts w:hint="eastAsia"/>
          <w:bCs/>
        </w:rPr>
        <w:t>进一步探索种子节点的二阶邻居。</w:t>
      </w:r>
    </w:p>
    <w:p w14:paraId="0D50AC25">
      <w:pPr>
        <w:ind w:firstLine="420" w:firstLineChars="200"/>
        <w:rPr>
          <w:bCs/>
        </w:rPr>
      </w:pPr>
      <w:r>
        <w:rPr>
          <w:rFonts w:hint="eastAsia"/>
          <w:bCs/>
        </w:rPr>
        <w:t>（3）T</w:t>
      </w:r>
      <w:r>
        <w:rPr>
          <w:bCs/>
        </w:rPr>
        <w:t>op-</w:t>
      </w:r>
      <m:oMath>
        <m:r>
          <m:rPr/>
          <w:rPr>
            <w:rFonts w:hint="eastAsia" w:ascii="Cambria Math" w:hAnsi="Cambria Math"/>
          </w:rPr>
          <m:t>k</m:t>
        </m:r>
      </m:oMath>
      <w:r>
        <w:rPr>
          <w:rFonts w:hint="eastAsia"/>
          <w:bCs/>
        </w:rPr>
        <w:t>模式挖掘算法</w:t>
      </w:r>
      <w:ins w:id="1028" w:author="LRC" w:date="2026-07-02T14:59:00Z">
        <w:r>
          <w:rPr>
            <w:rFonts w:hint="eastAsia"/>
            <w:bCs/>
          </w:rPr>
          <w:t>为</w:t>
        </w:r>
      </w:ins>
      <w:r>
        <w:rPr>
          <w:rFonts w:hint="eastAsia"/>
          <w:bCs/>
        </w:rPr>
        <w:t>BMiner</w:t>
      </w:r>
      <w:r>
        <w:rPr>
          <w:bCs/>
          <w:vertAlign w:val="superscript"/>
        </w:rPr>
        <w:t>[26]</w:t>
      </w:r>
      <w:r>
        <w:rPr>
          <w:rFonts w:hint="eastAsia"/>
          <w:bCs/>
        </w:rPr>
        <w:t>。该方法无需预设支持阈值，</w:t>
      </w:r>
      <w:del w:id="1029" w:author="LRC" w:date="2026-07-02T15:05:00Z">
        <w:r>
          <w:rPr>
            <w:rFonts w:hint="eastAsia"/>
            <w:bCs/>
          </w:rPr>
          <w:delText>而是</w:delText>
        </w:r>
      </w:del>
      <w:r>
        <w:rPr>
          <w:rFonts w:hint="eastAsia"/>
          <w:bCs/>
        </w:rPr>
        <w:t>从单边模式出发，按支持度由高到低逐步扩展，同时维护一个容量为</w:t>
      </w:r>
      <m:oMath>
        <m:r>
          <m:rPr/>
          <w:rPr>
            <w:rFonts w:hint="eastAsia" w:ascii="Cambria Math" w:hAnsi="Cambria Math"/>
          </w:rPr>
          <m:t>B</m:t>
        </m:r>
      </m:oMath>
      <w:r>
        <w:rPr>
          <w:rFonts w:hint="eastAsia"/>
          <w:bCs/>
        </w:rPr>
        <w:t>的最小堆，实时保留当前最频繁的</w:t>
      </w:r>
      <m:oMath>
        <m:r>
          <m:rPr/>
          <w:rPr>
            <w:rFonts w:hint="eastAsia" w:ascii="Cambria Math" w:hAnsi="Cambria Math"/>
          </w:rPr>
          <m:t>B</m:t>
        </m:r>
      </m:oMath>
      <w:r>
        <w:rPr>
          <w:rFonts w:hint="eastAsia"/>
          <w:bCs/>
        </w:rPr>
        <w:t>个模式，</w:t>
      </w:r>
      <w:del w:id="1030" w:author="LRC" w:date="2026-07-02T15:06:00Z">
        <w:r>
          <w:rPr>
            <w:rFonts w:hint="eastAsia"/>
            <w:bCs/>
          </w:rPr>
          <w:delText>并</w:delText>
        </w:r>
      </w:del>
      <w:r>
        <w:rPr>
          <w:rFonts w:hint="eastAsia"/>
          <w:bCs/>
        </w:rPr>
        <w:t>以堆顶</w:t>
      </w:r>
      <w:del w:id="1031" w:author="LRC" w:date="2026-07-02T15:06:00Z">
        <w:r>
          <w:rPr>
            <w:rFonts w:hint="eastAsia"/>
            <w:bCs/>
          </w:rPr>
          <w:delText>的</w:delText>
        </w:r>
      </w:del>
      <w:r>
        <w:rPr>
          <w:rFonts w:hint="eastAsia"/>
          <w:bCs/>
        </w:rPr>
        <w:t>支持度作为动态</w:t>
      </w:r>
      <m:oMath>
        <w:del w:id="1032" w:author="LRC" w:date="2026-07-02T15:06:00Z">
          <m:r>
            <m:rPr/>
            <w:rPr>
              <w:rFonts w:hint="eastAsia" w:ascii="Cambria Math" w:hAnsi="Cambria Math"/>
            </w:rPr>
            <m:t>θ</m:t>
          </m:r>
        </w:del>
      </m:oMath>
      <w:ins w:id="1033" w:author="LRC" w:date="2026-07-02T15:06:00Z">
        <w:r>
          <w:rPr>
            <w:rFonts w:hint="eastAsia"/>
          </w:rPr>
          <w:t>阈值</w:t>
        </w:r>
      </w:ins>
      <w:r>
        <w:rPr>
          <w:rFonts w:hint="eastAsia"/>
          <w:bCs/>
        </w:rPr>
        <w:t>进行剪枝。当候选池耗尽时，输出排名前</w:t>
      </w:r>
      <m:oMath>
        <m:r>
          <m:rPr/>
          <w:rPr>
            <w:rFonts w:hint="eastAsia" w:ascii="Cambria Math" w:hAnsi="Cambria Math"/>
          </w:rPr>
          <m:t>B</m:t>
        </m:r>
      </m:oMath>
      <w:r>
        <w:rPr>
          <w:rFonts w:hint="eastAsia"/>
          <w:bCs/>
        </w:rPr>
        <w:t>的模式及</w:t>
      </w:r>
      <w:del w:id="1034" w:author="LRC" w:date="2026-07-02T15:06:00Z">
        <w:r>
          <w:rPr>
            <w:rFonts w:hint="eastAsia"/>
            <w:bCs/>
          </w:rPr>
          <w:delText>其</w:delText>
        </w:r>
      </w:del>
      <w:r>
        <w:rPr>
          <w:rFonts w:hint="eastAsia"/>
          <w:bCs/>
        </w:rPr>
        <w:t>对应的阈值</w:t>
      </w:r>
      <m:oMath>
        <m:sSub>
          <m:sSubPr>
            <m:ctrlPr>
              <w:del w:id="1035" w:author="LRC" w:date="2026-07-02T15:06:00Z">
                <w:rPr>
                  <w:rFonts w:ascii="Cambria Math" w:hAnsi="Cambria Math"/>
                  <w:bCs/>
                  <w:i/>
                </w:rPr>
              </w:del>
            </m:ctrlPr>
          </m:sSubPr>
          <m:e>
            <w:del w:id="1036" w:author="LRC" w:date="2026-07-02T15:06:00Z">
              <m:r>
                <m:rPr/>
                <w:rPr>
                  <w:rFonts w:hint="eastAsia" w:ascii="Cambria Math" w:hAnsi="Cambria Math"/>
                </w:rPr>
                <m:t>θ</m:t>
              </m:r>
            </w:del>
            <m:ctrlPr>
              <w:del w:id="1037" w:author="LRC" w:date="2026-07-02T15:06:00Z">
                <w:rPr>
                  <w:rFonts w:hint="eastAsia" w:ascii="Cambria Math" w:hAnsi="Cambria Math"/>
                  <w:bCs/>
                  <w:i/>
                </w:rPr>
              </w:del>
            </m:ctrlPr>
          </m:e>
          <m:sub>
            <w:del w:id="1038" w:author="LRC" w:date="2026-07-02T15:06:00Z">
              <m:r>
                <m:rPr/>
                <w:rPr>
                  <w:rFonts w:hint="eastAsia" w:ascii="Cambria Math" w:hAnsi="Cambria Math"/>
                </w:rPr>
                <m:t>B</m:t>
              </m:r>
            </w:del>
            <m:ctrlPr>
              <w:del w:id="1039" w:author="LRC" w:date="2026-07-02T15:06:00Z">
                <w:rPr>
                  <w:rFonts w:ascii="Cambria Math" w:hAnsi="Cambria Math"/>
                  <w:bCs/>
                  <w:i/>
                </w:rPr>
              </w:del>
            </m:ctrlPr>
          </m:sub>
        </m:sSub>
      </m:oMath>
      <w:r>
        <w:rPr>
          <w:rFonts w:hint="eastAsia"/>
          <w:bCs/>
        </w:rPr>
        <w:t>。</w:t>
      </w:r>
    </w:p>
    <w:p w14:paraId="6AE8ACFA">
      <w:pPr>
        <w:spacing w:line="360" w:lineRule="auto"/>
        <w:rPr>
          <w:rFonts w:ascii="黑体" w:hAnsi="黑体" w:eastAsia="黑体" w:cs="黑体"/>
          <w:bCs/>
        </w:rPr>
      </w:pPr>
      <w:del w:id="1040" w:author="LRC" w:date="2026-06-25T09:02:00Z">
        <w:r>
          <w:rPr>
            <w:rFonts w:hint="eastAsia" w:ascii="黑体" w:hAnsi="黑体" w:eastAsia="黑体"/>
            <w:bCs/>
          </w:rPr>
          <w:delText>4</w:delText>
        </w:r>
      </w:del>
      <w:ins w:id="1041" w:author="LRC" w:date="2026-06-25T09:02:00Z">
        <w:r>
          <w:rPr>
            <w:rFonts w:ascii="黑体" w:hAnsi="黑体" w:eastAsia="黑体"/>
            <w:bCs/>
          </w:rPr>
          <w:t>3</w:t>
        </w:r>
      </w:ins>
      <w:r>
        <w:rPr>
          <w:rFonts w:hint="eastAsia" w:ascii="黑体" w:hAnsi="黑体" w:eastAsia="黑体"/>
          <w:bCs/>
        </w:rPr>
        <w:t>.3</w:t>
      </w:r>
      <w:r>
        <w:rPr>
          <w:rFonts w:hint="eastAsia" w:ascii="黑体" w:hAnsi="黑体" w:eastAsia="黑体" w:cs="黑体"/>
          <w:bCs/>
        </w:rPr>
        <w:t xml:space="preserve"> 评估指标</w:t>
      </w:r>
    </w:p>
    <w:p w14:paraId="7B40F318">
      <w:pPr>
        <w:ind w:firstLine="420" w:firstLineChars="200"/>
        <w:rPr>
          <w:bCs/>
        </w:rPr>
      </w:pPr>
      <w:r>
        <w:rPr>
          <w:rFonts w:hint="eastAsia"/>
          <w:bCs/>
        </w:rPr>
        <w:t>（1）平均聚类系数</w:t>
      </w:r>
      <m:oMath>
        <m:sSub>
          <m:sSubPr>
            <m:ctrlPr>
              <w:ins w:id="1042" w:author="LRC" w:date="2026-07-02T15:08:00Z">
                <w:rPr>
                  <w:rFonts w:ascii="Cambria Math" w:hAnsi="Cambria Math" w:cs="Cambria Math"/>
                  <w:bCs/>
                  <w:i/>
                </w:rPr>
              </w:ins>
            </m:ctrlPr>
          </m:sSubPr>
          <m:e>
            <w:ins w:id="1043" w:author="LRC" w:date="2026-07-02T15:08:00Z">
              <m:r>
                <m:rPr/>
                <w:rPr>
                  <w:rFonts w:ascii="Cambria Math" w:hAnsi="Cambria Math" w:cs="Cambria Math"/>
                </w:rPr>
                <m:t>C</m:t>
              </m:r>
            </w:ins>
            <m:ctrlPr>
              <w:ins w:id="1044" w:author="LRC" w:date="2026-07-02T15:08:00Z">
                <w:rPr>
                  <w:rFonts w:ascii="Cambria Math" w:hAnsi="Cambria Math" w:cs="Cambria Math"/>
                  <w:bCs/>
                  <w:i/>
                </w:rPr>
              </w:ins>
            </m:ctrlPr>
          </m:e>
          <m:sub>
            <w:ins w:id="1045" w:author="LRC" w:date="2026-07-02T15:08:00Z">
              <m:r>
                <m:rPr>
                  <m:sty m:val="p"/>
                </m:rPr>
                <w:rPr>
                  <w:rFonts w:ascii="Cambria Math" w:hAnsi="Cambria Math" w:cs="Cambria Math"/>
                </w:rPr>
                <m:t>A</m:t>
              </m:r>
            </w:ins>
            <w:ins w:id="1046" w:author="LRC" w:date="2026-07-02T15:08:00Z">
              <m:r>
                <m:rPr>
                  <m:sty m:val="p"/>
                </m:rPr>
                <w:rPr>
                  <w:rFonts w:hint="eastAsia" w:ascii="Cambria Math" w:hAnsi="Cambria Math" w:cs="Cambria Math"/>
                </w:rPr>
                <m:t>vg</m:t>
              </m:r>
            </w:ins>
            <w:ins w:id="1047" w:author="LRC" w:date="2026-07-02T15:09:00Z">
              <m:r>
                <m:rPr>
                  <m:sty m:val="p"/>
                </m:rPr>
                <w:rPr>
                  <w:rFonts w:ascii="Cambria Math" w:hAnsi="Cambria Math" w:cs="Cambria Math"/>
                </w:rPr>
                <m:t>C</m:t>
              </m:r>
            </w:ins>
            <m:ctrlPr>
              <w:ins w:id="1048" w:author="LRC" w:date="2026-07-02T15:08:00Z">
                <w:rPr>
                  <w:rFonts w:ascii="Cambria Math" w:hAnsi="Cambria Math" w:cs="Cambria Math"/>
                  <w:bCs/>
                  <w:i/>
                </w:rPr>
              </w:ins>
            </m:ctrlPr>
          </m:sub>
        </m:sSub>
      </m:oMath>
      <w:del w:id="1049" w:author="LRC" w:date="2026-07-02T15:09:00Z">
        <w:r>
          <w:rPr>
            <w:rFonts w:hint="eastAsia"/>
            <w:bCs/>
          </w:rPr>
          <w:delText>（</w:delText>
        </w:r>
      </w:del>
      <w:del w:id="1050" w:author="LRC" w:date="2026-07-02T15:09:00Z">
        <w:r>
          <w:rPr>
            <w:bCs/>
          </w:rPr>
          <w:delText>Average Clustering Coefficient</w:delText>
        </w:r>
      </w:del>
      <w:del w:id="1051" w:author="LRC" w:date="2026-07-02T15:09:00Z">
        <w:r>
          <w:rPr>
            <w:rFonts w:hint="eastAsia"/>
            <w:bCs/>
          </w:rPr>
          <w:delText>，AvgCC）</w:delText>
        </w:r>
      </w:del>
      <w:r>
        <w:rPr>
          <w:bCs/>
          <w:vertAlign w:val="superscript"/>
        </w:rPr>
        <w:t>[32]</w:t>
      </w:r>
      <w:r>
        <w:rPr>
          <w:rFonts w:hint="eastAsia"/>
          <w:bCs/>
        </w:rPr>
        <w:t>。</w:t>
      </w:r>
      <m:oMath>
        <m:sSub>
          <m:sSubPr>
            <m:ctrlPr>
              <w:ins w:id="1052" w:author="LRC" w:date="2026-07-02T15:09:00Z">
                <w:rPr>
                  <w:rFonts w:ascii="Cambria Math" w:hAnsi="Cambria Math" w:cs="Cambria Math"/>
                  <w:bCs/>
                  <w:i/>
                </w:rPr>
              </w:ins>
            </m:ctrlPr>
          </m:sSubPr>
          <m:e>
            <w:ins w:id="1053" w:author="LRC" w:date="2026-07-02T15:09:00Z">
              <m:r>
                <m:rPr/>
                <w:rPr>
                  <w:rFonts w:ascii="Cambria Math" w:hAnsi="Cambria Math" w:cs="Cambria Math"/>
                </w:rPr>
                <m:t>C</m:t>
              </m:r>
            </w:ins>
            <m:ctrlPr>
              <w:ins w:id="1054" w:author="LRC" w:date="2026-07-02T15:09:00Z">
                <w:rPr>
                  <w:rFonts w:ascii="Cambria Math" w:hAnsi="Cambria Math" w:cs="Cambria Math"/>
                  <w:bCs/>
                  <w:i/>
                </w:rPr>
              </w:ins>
            </m:ctrlPr>
          </m:e>
          <m:sub>
            <w:ins w:id="1055" w:author="LRC" w:date="2026-07-02T15:09:00Z">
              <m:r>
                <m:rPr>
                  <m:sty m:val="p"/>
                </m:rPr>
                <w:rPr>
                  <w:rFonts w:ascii="Cambria Math" w:hAnsi="Cambria Math" w:cs="Cambria Math"/>
                </w:rPr>
                <m:t>A</m:t>
              </m:r>
            </w:ins>
            <w:ins w:id="1056" w:author="LRC" w:date="2026-07-02T15:09:00Z">
              <m:r>
                <m:rPr>
                  <m:sty m:val="p"/>
                </m:rPr>
                <w:rPr>
                  <w:rFonts w:hint="eastAsia" w:ascii="Cambria Math" w:hAnsi="Cambria Math" w:cs="Cambria Math"/>
                </w:rPr>
                <m:t>vg</m:t>
              </m:r>
            </w:ins>
            <w:ins w:id="1057" w:author="LRC" w:date="2026-07-02T15:09:00Z">
              <m:r>
                <m:rPr>
                  <m:sty m:val="p"/>
                </m:rPr>
                <w:rPr>
                  <w:rFonts w:ascii="Cambria Math" w:hAnsi="Cambria Math" w:cs="Cambria Math"/>
                </w:rPr>
                <m:t>C</m:t>
              </m:r>
            </w:ins>
            <m:ctrlPr>
              <w:ins w:id="1058" w:author="LRC" w:date="2026-07-02T15:09:00Z">
                <w:rPr>
                  <w:rFonts w:ascii="Cambria Math" w:hAnsi="Cambria Math" w:cs="Cambria Math"/>
                  <w:bCs/>
                  <w:i/>
                </w:rPr>
              </w:ins>
            </m:ctrlPr>
          </m:sub>
        </m:sSub>
      </m:oMath>
      <w:del w:id="1059" w:author="LRC" w:date="2026-07-02T15:09:00Z">
        <w:r>
          <w:rPr>
            <w:rFonts w:hint="eastAsia"/>
            <w:bCs/>
          </w:rPr>
          <w:delText>平均聚类系数</w:delText>
        </w:r>
      </w:del>
      <w:r>
        <w:rPr>
          <w:rFonts w:hint="eastAsia"/>
          <w:bCs/>
        </w:rPr>
        <w:t>用于衡量两个邻居节点</w:t>
      </w:r>
      <w:del w:id="1060" w:author="LRC" w:date="2026-07-02T15:09:00Z">
        <w:r>
          <w:rPr>
            <w:rFonts w:hint="eastAsia"/>
            <w:bCs/>
          </w:rPr>
          <w:delText>也</w:delText>
        </w:r>
      </w:del>
      <w:r>
        <w:rPr>
          <w:rFonts w:hint="eastAsia"/>
          <w:bCs/>
        </w:rPr>
        <w:t>彼此为邻的平均概率</w:t>
      </w:r>
      <w:del w:id="1061" w:author="LRC" w:date="2026-07-02T15:09:00Z">
        <w:r>
          <w:rPr>
            <w:rFonts w:hint="eastAsia"/>
            <w:bCs/>
          </w:rPr>
          <w:delText>。单个节点的局部聚类系数其计算公式如下:</w:delText>
        </w:r>
      </w:del>
      <w:ins w:id="1062" w:author="LRC" w:date="2026-07-02T15:09:00Z">
        <w:r>
          <w:rPr>
            <w:rFonts w:hint="eastAsia"/>
            <w:bCs/>
          </w:rPr>
          <w:t>，</w:t>
        </w:r>
      </w:ins>
      <w:ins w:id="1063" w:author="LRC" w:date="2026-07-02T15:10:00Z">
        <w:r>
          <w:rPr>
            <w:rFonts w:hint="eastAsia"/>
            <w:bCs/>
          </w:rPr>
          <w:t>计算式为</w:t>
        </w:r>
      </w:ins>
    </w:p>
    <w:p w14:paraId="05BADEBA">
      <w:pPr>
        <w:ind w:firstLine="420"/>
        <w:rPr>
          <w:del w:id="1064" w:author="LRC" w:date="2026-07-02T15:22:00Z"/>
        </w:rPr>
      </w:pPr>
      <m:oMathPara>
        <m:oMath>
          <m:eqArr>
            <m:eqArrPr>
              <m:maxDist m:val="1"/>
              <m:ctrlPr>
                <w:del w:id="1065" w:author="LRC" w:date="2026-07-02T15:22:00Z">
                  <w:rPr>
                    <w:rFonts w:ascii="Cambria Math" w:hAnsi="Cambria Math"/>
                    <w:bCs/>
                    <w:i/>
                    <w:iCs/>
                  </w:rPr>
                </w:del>
              </m:ctrlPr>
            </m:eqArrPr>
            <m:e>
              <w:del w:id="1066" w:author="LRC" w:date="2026-07-02T15:22:00Z">
                <m:r>
                  <m:rPr/>
                  <w:rPr>
                    <w:rFonts w:ascii="Cambria Math" w:hAnsi="Cambria Math"/>
                  </w:rPr>
                  <m:t>c</m:t>
                </m:r>
              </w:del>
              <m:d>
                <m:dPr>
                  <m:ctrlPr>
                    <w:del w:id="1067" w:author="LRC" w:date="2026-07-02T15:22:00Z">
                      <w:rPr>
                        <w:rFonts w:ascii="Cambria Math" w:hAnsi="Cambria Math"/>
                        <w:i/>
                        <w:iCs/>
                      </w:rPr>
                    </w:del>
                  </m:ctrlPr>
                </m:dPr>
                <m:e>
                  <w:del w:id="1068" w:author="LRC" w:date="2026-07-02T15:22:00Z">
                    <m:r>
                      <m:rPr/>
                      <w:rPr>
                        <w:rFonts w:ascii="Cambria Math" w:hAnsi="Cambria Math"/>
                      </w:rPr>
                      <m:t>v</m:t>
                    </m:r>
                  </w:del>
                  <m:ctrlPr>
                    <w:del w:id="1069" w:author="LRC" w:date="2026-07-02T15:22:00Z">
                      <w:rPr>
                        <w:rFonts w:ascii="Cambria Math" w:hAnsi="Cambria Math"/>
                        <w:i/>
                        <w:iCs/>
                      </w:rPr>
                    </w:del>
                  </m:ctrlPr>
                </m:e>
              </m:d>
              <w:del w:id="1070" w:author="LRC" w:date="2026-07-02T15:22:00Z">
                <m:r>
                  <m:rPr/>
                  <w:rPr>
                    <w:rFonts w:ascii="Cambria Math" w:hAnsi="Cambria Math"/>
                  </w:rPr>
                  <m:t>=</m:t>
                </m:r>
              </w:del>
              <m:f>
                <m:fPr>
                  <m:ctrlPr>
                    <w:del w:id="1071" w:author="LRC" w:date="2026-07-02T15:22:00Z">
                      <w:rPr>
                        <w:rFonts w:ascii="Cambria Math" w:hAnsi="Cambria Math"/>
                        <w:bCs/>
                        <w:i/>
                        <w:iCs/>
                      </w:rPr>
                    </w:del>
                  </m:ctrlPr>
                </m:fPr>
                <m:num>
                  <w:del w:id="1072" w:author="LRC" w:date="2026-07-02T15:22:00Z">
                    <m:r>
                      <m:rPr/>
                      <w:rPr>
                        <w:rFonts w:ascii="Cambria Math" w:hAnsi="Cambria Math"/>
                      </w:rPr>
                      <m:t>2×</m:t>
                    </m:r>
                  </w:del>
                  <m:sSub>
                    <m:sSubPr>
                      <m:ctrlPr>
                        <w:del w:id="1073" w:author="LRC" w:date="2026-07-02T15:22:00Z">
                          <w:rPr>
                            <w:rFonts w:ascii="Cambria Math" w:hAnsi="Cambria Math"/>
                            <w:bCs/>
                            <w:i/>
                            <w:iCs/>
                          </w:rPr>
                        </w:del>
                      </m:ctrlPr>
                    </m:sSubPr>
                    <m:e>
                      <w:del w:id="1074" w:author="LRC" w:date="2026-07-02T15:22:00Z">
                        <m:r>
                          <m:rPr/>
                          <w:rPr>
                            <w:rFonts w:ascii="Cambria Math" w:hAnsi="Cambria Math"/>
                          </w:rPr>
                          <m:t>e</m:t>
                        </m:r>
                      </w:del>
                      <m:ctrlPr>
                        <w:del w:id="1075" w:author="LRC" w:date="2026-07-02T15:22:00Z">
                          <w:rPr>
                            <w:rFonts w:hint="eastAsia" w:ascii="Cambria Math" w:hAnsi="Cambria Math"/>
                            <w:bCs/>
                            <w:i/>
                            <w:iCs/>
                          </w:rPr>
                        </w:del>
                      </m:ctrlPr>
                    </m:e>
                    <m:sub>
                      <w:del w:id="1076" w:author="LRC" w:date="2026-07-02T15:22:00Z">
                        <m:r>
                          <m:rPr/>
                          <w:rPr>
                            <w:rFonts w:hint="eastAsia" w:ascii="Cambria Math" w:hAnsi="Cambria Math"/>
                          </w:rPr>
                          <m:t>v</m:t>
                        </m:r>
                      </w:del>
                      <m:ctrlPr>
                        <w:del w:id="1077" w:author="LRC" w:date="2026-07-02T15:22:00Z">
                          <w:rPr>
                            <w:rFonts w:hint="eastAsia" w:ascii="Cambria Math" w:hAnsi="Cambria Math"/>
                            <w:bCs/>
                            <w:i/>
                            <w:iCs/>
                          </w:rPr>
                        </w:del>
                      </m:ctrlPr>
                    </m:sub>
                  </m:sSub>
                  <m:ctrlPr>
                    <w:del w:id="1078" w:author="LRC" w:date="2026-07-02T15:22:00Z">
                      <w:rPr>
                        <w:rFonts w:ascii="Cambria Math" w:hAnsi="Cambria Math"/>
                        <w:bCs/>
                        <w:i/>
                        <w:iCs/>
                      </w:rPr>
                    </w:del>
                  </m:ctrlPr>
                </m:num>
                <m:den>
                  <m:sSub>
                    <m:sSubPr>
                      <m:ctrlPr>
                        <w:del w:id="1079" w:author="LRC" w:date="2026-07-02T15:22:00Z">
                          <w:rPr>
                            <w:rFonts w:ascii="Cambria Math" w:hAnsi="Cambria Math"/>
                            <w:bCs/>
                            <w:i/>
                            <w:iCs/>
                          </w:rPr>
                        </w:del>
                      </m:ctrlPr>
                    </m:sSubPr>
                    <m:e>
                      <w:del w:id="1080" w:author="LRC" w:date="2026-07-02T15:22:00Z">
                        <m:r>
                          <m:rPr/>
                          <w:rPr>
                            <w:rFonts w:ascii="Cambria Math" w:hAnsi="Cambria Math"/>
                          </w:rPr>
                          <m:t>d</m:t>
                        </m:r>
                      </w:del>
                      <m:ctrlPr>
                        <w:del w:id="1081" w:author="LRC" w:date="2026-07-02T15:22:00Z">
                          <w:rPr>
                            <w:rFonts w:hint="eastAsia" w:ascii="Cambria Math" w:hAnsi="Cambria Math"/>
                            <w:bCs/>
                            <w:i/>
                            <w:iCs/>
                          </w:rPr>
                        </w:del>
                      </m:ctrlPr>
                    </m:e>
                    <m:sub>
                      <w:del w:id="1082" w:author="LRC" w:date="2026-07-02T15:22:00Z">
                        <m:r>
                          <m:rPr/>
                          <w:rPr>
                            <w:rFonts w:hint="eastAsia" w:ascii="Cambria Math" w:hAnsi="Cambria Math"/>
                          </w:rPr>
                          <m:t>v</m:t>
                        </m:r>
                      </w:del>
                      <m:ctrlPr>
                        <w:del w:id="1083" w:author="LRC" w:date="2026-07-02T15:22:00Z">
                          <w:rPr>
                            <w:rFonts w:hint="eastAsia" w:ascii="Cambria Math" w:hAnsi="Cambria Math"/>
                            <w:bCs/>
                            <w:i/>
                            <w:iCs/>
                          </w:rPr>
                        </w:del>
                      </m:ctrlPr>
                    </m:sub>
                  </m:sSub>
                  <m:d>
                    <m:dPr>
                      <m:ctrlPr>
                        <w:del w:id="1084" w:author="LRC" w:date="2026-07-02T15:22:00Z">
                          <w:rPr>
                            <w:rFonts w:ascii="Cambria Math" w:hAnsi="Cambria Math"/>
                            <w:i/>
                            <w:iCs/>
                          </w:rPr>
                        </w:del>
                      </m:ctrlPr>
                    </m:dPr>
                    <m:e>
                      <m:sSub>
                        <m:sSubPr>
                          <m:ctrlPr>
                            <w:del w:id="1085" w:author="LRC" w:date="2026-07-02T15:22:00Z">
                              <w:rPr>
                                <w:rFonts w:ascii="Cambria Math" w:hAnsi="Cambria Math"/>
                                <w:bCs/>
                                <w:i/>
                                <w:iCs/>
                              </w:rPr>
                            </w:del>
                          </m:ctrlPr>
                        </m:sSubPr>
                        <m:e>
                          <w:del w:id="1086" w:author="LRC" w:date="2026-07-02T15:22:00Z">
                            <m:r>
                              <m:rPr/>
                              <w:rPr>
                                <w:rFonts w:ascii="Cambria Math" w:hAnsi="Cambria Math"/>
                              </w:rPr>
                              <m:t>d</m:t>
                            </m:r>
                          </w:del>
                          <m:ctrlPr>
                            <w:del w:id="1087" w:author="LRC" w:date="2026-07-02T15:22:00Z">
                              <w:rPr>
                                <w:rFonts w:hint="eastAsia" w:ascii="Cambria Math" w:hAnsi="Cambria Math"/>
                                <w:bCs/>
                                <w:i/>
                                <w:iCs/>
                              </w:rPr>
                            </w:del>
                          </m:ctrlPr>
                        </m:e>
                        <m:sub>
                          <w:del w:id="1088" w:author="LRC" w:date="2026-07-02T15:22:00Z">
                            <m:r>
                              <m:rPr/>
                              <w:rPr>
                                <w:rFonts w:hint="eastAsia" w:ascii="Cambria Math" w:hAnsi="Cambria Math"/>
                              </w:rPr>
                              <m:t>v</m:t>
                            </m:r>
                          </w:del>
                          <m:ctrlPr>
                            <w:del w:id="1089" w:author="LRC" w:date="2026-07-02T15:22:00Z">
                              <w:rPr>
                                <w:rFonts w:hint="eastAsia" w:ascii="Cambria Math" w:hAnsi="Cambria Math"/>
                                <w:bCs/>
                                <w:i/>
                                <w:iCs/>
                              </w:rPr>
                            </w:del>
                          </m:ctrlPr>
                        </m:sub>
                      </m:sSub>
                      <w:del w:id="1090" w:author="LRC" w:date="2026-07-02T15:22:00Z">
                        <m:r>
                          <m:rPr/>
                          <w:rPr>
                            <w:rFonts w:ascii="Cambria Math" w:hAnsi="Cambria Math"/>
                          </w:rPr>
                          <m:t>−1</m:t>
                        </m:r>
                      </w:del>
                      <m:ctrlPr>
                        <w:del w:id="1091" w:author="LRC" w:date="2026-07-02T15:22:00Z">
                          <w:rPr>
                            <w:rFonts w:ascii="Cambria Math" w:hAnsi="Cambria Math"/>
                            <w:i/>
                            <w:iCs/>
                          </w:rPr>
                        </w:del>
                      </m:ctrlPr>
                    </m:e>
                  </m:d>
                  <m:ctrlPr>
                    <w:del w:id="1092" w:author="LRC" w:date="2026-07-02T15:22:00Z">
                      <w:rPr>
                        <w:rFonts w:ascii="Cambria Math" w:hAnsi="Cambria Math"/>
                        <w:bCs/>
                        <w:i/>
                        <w:iCs/>
                      </w:rPr>
                    </w:del>
                  </m:ctrlPr>
                </m:den>
              </m:f>
              <w:del w:id="1093" w:author="LRC" w:date="2026-07-02T15:22:00Z">
                <m:r>
                  <m:rPr/>
                  <w:rPr>
                    <w:rFonts w:ascii="Cambria Math" w:hAnsi="Cambria Math"/>
                  </w:rPr>
                  <m:t>#</m:t>
                </m:r>
              </w:del>
              <m:d>
                <m:dPr>
                  <m:ctrlPr>
                    <w:del w:id="1094" w:author="LRC" w:date="2026-07-02T15:22:00Z">
                      <w:rPr>
                        <w:rFonts w:ascii="Cambria Math" w:hAnsi="Cambria Math"/>
                        <w:bCs/>
                        <w:i/>
                        <w:iCs/>
                      </w:rPr>
                    </w:del>
                  </m:ctrlPr>
                </m:dPr>
                <m:e>
                  <w:del w:id="1095" w:author="LRC" w:date="2026-07-02T15:22:00Z">
                    <m:r>
                      <m:rPr/>
                      <w:rPr>
                        <w:rFonts w:ascii="Cambria Math" w:hAnsi="Cambria Math"/>
                      </w:rPr>
                      <m:t>9</m:t>
                    </m:r>
                  </w:del>
                  <m:ctrlPr>
                    <w:del w:id="1096" w:author="LRC" w:date="2026-07-02T15:22:00Z">
                      <w:rPr>
                        <w:rFonts w:ascii="Cambria Math" w:hAnsi="Cambria Math"/>
                        <w:bCs/>
                        <w:i/>
                        <w:iCs/>
                      </w:rPr>
                    </w:del>
                  </m:ctrlPr>
                </m:e>
              </m:d>
              <m:ctrlPr>
                <w:del w:id="1097" w:author="LRC" w:date="2026-07-02T15:22:00Z">
                  <w:rPr>
                    <w:rFonts w:ascii="Cambria Math" w:hAnsi="Cambria Math"/>
                    <w:i/>
                  </w:rPr>
                </w:del>
              </m:ctrlPr>
            </m:e>
          </m:eqArr>
        </m:oMath>
      </m:oMathPara>
    </w:p>
    <w:p w14:paraId="6CFF348C">
      <w:pPr>
        <w:ind w:firstLine="420" w:firstLineChars="200"/>
        <w:rPr>
          <w:del w:id="1098" w:author="LRC" w:date="2026-07-02T15:24:00Z"/>
          <w:bCs/>
        </w:rPr>
      </w:pPr>
      <w:del w:id="1099" w:author="LRC" w:date="2026-07-02T15:24:00Z">
        <w:r>
          <w:rPr>
            <w:rFonts w:hint="eastAsia"/>
            <w:bCs/>
          </w:rPr>
          <w:delText>其中，</w:delText>
        </w:r>
      </w:del>
      <m:oMath>
        <m:sSub>
          <m:sSubPr>
            <m:ctrlPr>
              <w:del w:id="1100" w:author="LRC" w:date="2026-07-02T15:24:00Z">
                <w:rPr>
                  <w:rFonts w:ascii="Cambria Math" w:hAnsi="Cambria Math"/>
                  <w:bCs/>
                  <w:i/>
                </w:rPr>
              </w:del>
            </m:ctrlPr>
          </m:sSubPr>
          <m:e>
            <w:del w:id="1101" w:author="LRC" w:date="2026-07-02T15:24:00Z">
              <m:r>
                <m:rPr/>
                <w:rPr>
                  <w:rFonts w:ascii="Cambria Math" w:hAnsi="Cambria Math"/>
                </w:rPr>
                <m:t>e</m:t>
              </m:r>
            </w:del>
            <m:ctrlPr>
              <w:del w:id="1102" w:author="LRC" w:date="2026-07-02T15:24:00Z">
                <w:rPr>
                  <w:rFonts w:hint="eastAsia" w:ascii="Cambria Math" w:hAnsi="Cambria Math"/>
                  <w:bCs/>
                  <w:i/>
                </w:rPr>
              </w:del>
            </m:ctrlPr>
          </m:e>
          <m:sub>
            <w:del w:id="1103" w:author="LRC" w:date="2026-07-02T15:24:00Z">
              <m:r>
                <m:rPr>
                  <m:nor/>
                </m:rPr>
                <w:rPr>
                  <w:i/>
                </w:rPr>
                <m:t>v</m:t>
              </m:r>
            </w:del>
            <m:ctrlPr>
              <w:del w:id="1104" w:author="LRC" w:date="2026-07-02T15:24:00Z">
                <w:rPr>
                  <w:rFonts w:hint="eastAsia" w:ascii="Cambria Math" w:hAnsi="Cambria Math"/>
                  <w:bCs/>
                  <w:i/>
                </w:rPr>
              </w:del>
            </m:ctrlPr>
          </m:sub>
        </m:sSub>
      </m:oMath>
      <w:del w:id="1105" w:author="LRC" w:date="2026-07-02T15:24:00Z">
        <w:r>
          <w:rPr>
            <w:rFonts w:hint="eastAsia"/>
            <w:bCs/>
          </w:rPr>
          <w:delText>表示节点</w:delText>
        </w:r>
      </w:del>
      <m:oMath>
        <w:del w:id="1106" w:author="LRC" w:date="2026-07-02T15:24:00Z">
          <m:r>
            <m:rPr>
              <m:nor/>
            </m:rPr>
            <w:rPr>
              <w:i/>
            </w:rPr>
            <m:t>v</m:t>
          </m:r>
        </w:del>
      </m:oMath>
      <w:del w:id="1107" w:author="LRC" w:date="2026-07-02T15:24:00Z">
        <w:r>
          <w:rPr>
            <w:rFonts w:hint="eastAsia"/>
          </w:rPr>
          <w:delText>的</w:delText>
        </w:r>
      </w:del>
      <w:del w:id="1108" w:author="LRC" w:date="2026-07-02T15:24:00Z">
        <w:r>
          <w:rPr>
            <w:rFonts w:hint="eastAsia"/>
            <w:bCs/>
          </w:rPr>
          <w:delText>邻居与邻居之间连接的边数，</w:delText>
        </w:r>
      </w:del>
      <m:oMath>
        <m:sSub>
          <m:sSubPr>
            <m:ctrlPr>
              <w:del w:id="1109" w:author="LRC" w:date="2026-07-02T15:24:00Z">
                <w:rPr>
                  <w:rFonts w:ascii="Cambria Math" w:hAnsi="Cambria Math"/>
                  <w:bCs/>
                  <w:i/>
                </w:rPr>
              </w:del>
            </m:ctrlPr>
          </m:sSubPr>
          <m:e>
            <w:del w:id="1110" w:author="LRC" w:date="2026-07-02T15:24:00Z">
              <m:r>
                <m:rPr/>
                <w:rPr>
                  <w:rFonts w:ascii="Cambria Math" w:hAnsi="Cambria Math"/>
                </w:rPr>
                <m:t>d</m:t>
              </m:r>
            </w:del>
            <m:ctrlPr>
              <w:del w:id="1111" w:author="LRC" w:date="2026-07-02T15:24:00Z">
                <w:rPr>
                  <w:rFonts w:hint="eastAsia" w:ascii="Cambria Math" w:hAnsi="Cambria Math"/>
                  <w:bCs/>
                  <w:i/>
                </w:rPr>
              </w:del>
            </m:ctrlPr>
          </m:e>
          <m:sub>
            <w:del w:id="1112" w:author="LRC" w:date="2026-07-02T15:24:00Z">
              <m:r>
                <m:rPr>
                  <m:nor/>
                </m:rPr>
                <w:rPr>
                  <w:i/>
                </w:rPr>
                <m:t>v</m:t>
              </m:r>
            </w:del>
            <m:ctrlPr>
              <w:del w:id="1113" w:author="LRC" w:date="2026-07-02T15:24:00Z">
                <w:rPr>
                  <w:rFonts w:hint="eastAsia" w:ascii="Cambria Math" w:hAnsi="Cambria Math"/>
                  <w:bCs/>
                  <w:i/>
                </w:rPr>
              </w:del>
            </m:ctrlPr>
          </m:sub>
        </m:sSub>
      </m:oMath>
      <w:del w:id="1114" w:author="LRC" w:date="2026-07-02T15:24:00Z">
        <w:r>
          <w:rPr>
            <w:rFonts w:hint="eastAsia"/>
            <w:bCs/>
          </w:rPr>
          <w:delText>表示节点</w:delText>
        </w:r>
      </w:del>
      <m:oMath>
        <w:del w:id="1115" w:author="LRC" w:date="2026-07-02T15:24:00Z">
          <m:r>
            <m:rPr/>
            <w:rPr>
              <w:rFonts w:ascii="Cambria Math" w:hAnsi="Cambria Math"/>
            </w:rPr>
            <m:t>v</m:t>
          </m:r>
        </w:del>
      </m:oMath>
      <w:del w:id="1116" w:author="LRC" w:date="2026-07-02T15:24:00Z">
        <w:r>
          <w:rPr>
            <w:rFonts w:hint="eastAsia"/>
            <w:bCs/>
          </w:rPr>
          <w:delText>的度数。图</w:delText>
        </w:r>
      </w:del>
      <m:oMath>
        <w:del w:id="1117" w:author="LRC" w:date="2026-07-02T15:24:00Z">
          <m:r>
            <m:rPr/>
            <w:rPr>
              <w:rFonts w:ascii="Cambria Math" w:hAnsi="Cambria Math"/>
            </w:rPr>
            <m:t>G</m:t>
          </m:r>
        </w:del>
      </m:oMath>
      <w:del w:id="1118" w:author="LRC" w:date="2026-07-02T15:24:00Z">
        <w:r>
          <w:rPr>
            <w:rFonts w:hint="eastAsia"/>
            <w:bCs/>
          </w:rPr>
          <w:delText>的平均局部聚类系数其计算公式如下:</w:delText>
        </w:r>
      </w:del>
    </w:p>
    <w:p w14:paraId="158FDACB">
      <w:pPr>
        <w:ind w:firstLine="420"/>
        <w:rPr>
          <w:bCs/>
        </w:rPr>
      </w:pPr>
      <m:oMathPara>
        <m:oMath>
          <m:eqArr>
            <m:eqArrPr>
              <m:maxDist m:val="1"/>
              <m:ctrlPr>
                <w:rPr>
                  <w:rFonts w:ascii="Cambria Math" w:hAnsi="Cambria Math"/>
                  <w:bCs/>
                  <w:i/>
                </w:rPr>
              </m:ctrlPr>
            </m:eqArrPr>
            <m:e>
              <m:sSub>
                <m:sSubPr>
                  <m:ctrlPr>
                    <w:ins w:id="1119" w:author="LRC" w:date="2026-07-02T15:10:00Z">
                      <w:rPr>
                        <w:rFonts w:ascii="Cambria Math" w:hAnsi="Cambria Math" w:cs="Cambria Math"/>
                        <w:bCs/>
                        <w:i/>
                      </w:rPr>
                    </w:ins>
                  </m:ctrlPr>
                </m:sSubPr>
                <m:e>
                  <w:ins w:id="1120" w:author="LRC" w:date="2026-07-02T15:10:00Z">
                    <m:r>
                      <m:rPr/>
                      <w:rPr>
                        <w:rFonts w:ascii="Cambria Math" w:hAnsi="Cambria Math" w:cs="Cambria Math"/>
                      </w:rPr>
                      <m:t>C</m:t>
                    </m:r>
                  </w:ins>
                  <m:ctrlPr>
                    <w:ins w:id="1121" w:author="LRC" w:date="2026-07-02T15:10:00Z">
                      <w:rPr>
                        <w:rFonts w:ascii="Cambria Math" w:hAnsi="Cambria Math" w:cs="Cambria Math"/>
                        <w:bCs/>
                        <w:i/>
                      </w:rPr>
                    </w:ins>
                  </m:ctrlPr>
                </m:e>
                <m:sub>
                  <w:ins w:id="1122" w:author="LRC" w:date="2026-07-02T15:10:00Z">
                    <m:r>
                      <m:rPr>
                        <m:sty m:val="p"/>
                      </m:rPr>
                      <w:rPr>
                        <w:rFonts w:ascii="Cambria Math" w:hAnsi="Cambria Math" w:cs="Cambria Math"/>
                      </w:rPr>
                      <m:t>A</m:t>
                    </m:r>
                  </w:ins>
                  <w:ins w:id="1123" w:author="LRC" w:date="2026-07-02T15:10:00Z">
                    <m:r>
                      <m:rPr>
                        <m:sty m:val="p"/>
                      </m:rPr>
                      <w:rPr>
                        <w:rFonts w:hint="eastAsia" w:ascii="Cambria Math" w:hAnsi="Cambria Math" w:cs="Cambria Math"/>
                      </w:rPr>
                      <m:t>vg</m:t>
                    </m:r>
                  </w:ins>
                  <w:ins w:id="1124" w:author="LRC" w:date="2026-07-02T15:10:00Z">
                    <m:r>
                      <m:rPr>
                        <m:sty m:val="p"/>
                      </m:rPr>
                      <w:rPr>
                        <w:rFonts w:ascii="Cambria Math" w:hAnsi="Cambria Math" w:cs="Cambria Math"/>
                      </w:rPr>
                      <m:t>C</m:t>
                    </m:r>
                  </w:ins>
                  <m:ctrlPr>
                    <w:ins w:id="1125" w:author="LRC" w:date="2026-07-02T15:10:00Z">
                      <w:rPr>
                        <w:rFonts w:ascii="Cambria Math" w:hAnsi="Cambria Math" w:cs="Cambria Math"/>
                        <w:bCs/>
                        <w:i/>
                      </w:rPr>
                    </w:ins>
                  </m:ctrlPr>
                </m:sub>
              </m:sSub>
              <w:del w:id="1126" w:author="LRC" w:date="2026-07-02T15:10:00Z">
                <m:r>
                  <m:rPr>
                    <m:nor/>
                  </m:rPr>
                  <w:rPr>
                    <w:rFonts w:ascii="Cambria Math" w:hAnsi="Cambria Math"/>
                    <w:bCs/>
                    <w:i/>
                    <w:iCs/>
                  </w:rPr>
                  <m:t>AvgCC</m:t>
                </m:r>
              </w:del>
              <m:r>
                <m:rPr/>
                <w:rPr>
                  <w:rFonts w:ascii="Cambria Math" w:hAnsi="Cambria Math"/>
                </w:rPr>
                <m:t>=</m:t>
              </m:r>
              <m:f>
                <m:fPr>
                  <m:ctrlPr>
                    <w:rPr>
                      <w:rFonts w:ascii="Cambria Math" w:hAnsi="Cambria Math"/>
                      <w:bCs/>
                    </w:rPr>
                  </m:ctrlPr>
                </m:fPr>
                <m:num>
                  <m:r>
                    <m:rPr>
                      <m:sty m:val="p"/>
                    </m:rPr>
                    <w:rPr>
                      <w:rFonts w:ascii="Cambria Math" w:hAnsi="Cambria Math"/>
                    </w:rPr>
                    <m:t>1</m:t>
                  </m:r>
                  <m:ctrlPr>
                    <w:rPr>
                      <w:rFonts w:hint="eastAsia" w:ascii="Cambria Math" w:hAnsi="Cambria Math"/>
                      <w:bCs/>
                    </w:rPr>
                  </m:ctrlPr>
                </m:num>
                <m:den>
                  <m:r>
                    <m:rPr/>
                    <w:rPr>
                      <w:rFonts w:ascii="Cambria Math" w:hAnsi="Cambria Math"/>
                    </w:rPr>
                    <m:t>|V|</m:t>
                  </m:r>
                  <m:ctrlPr>
                    <w:rPr>
                      <w:rFonts w:hint="eastAsia" w:ascii="Cambria Math" w:hAnsi="Cambria Math"/>
                      <w:bCs/>
                    </w:rPr>
                  </m:ctrlPr>
                </m:den>
              </m:f>
              <m:nary>
                <m:naryPr>
                  <m:chr m:val="∑"/>
                  <m:limLoc m:val="undOvr"/>
                  <m:supHide m:val="1"/>
                  <m:ctrlPr>
                    <w:rPr>
                      <w:rFonts w:ascii="Cambria Math" w:hAnsi="Cambria Math"/>
                      <w:bCs/>
                    </w:rPr>
                  </m:ctrlPr>
                </m:naryPr>
                <m:sub>
                  <m:r>
                    <m:rPr/>
                    <w:rPr>
                      <w:rFonts w:hint="eastAsia" w:ascii="Cambria Math" w:hAnsi="Cambria Math"/>
                    </w:rPr>
                    <m:t>v</m:t>
                  </m:r>
                  <m:r>
                    <m:rPr>
                      <m:sty m:val="p"/>
                    </m:rPr>
                    <w:rPr>
                      <w:rFonts w:ascii="Cambria Math" w:hAnsi="Cambria Math"/>
                    </w:rPr>
                    <m:t>∈</m:t>
                  </m:r>
                  <m:r>
                    <m:rPr/>
                    <w:rPr>
                      <w:rFonts w:ascii="Cambria Math" w:hAnsi="Cambria Math"/>
                    </w:rPr>
                    <m:t>V</m:t>
                  </m:r>
                  <m:ctrlPr>
                    <w:rPr>
                      <w:rFonts w:hint="eastAsia" w:ascii="Cambria Math" w:hAnsi="Cambria Math"/>
                      <w:bCs/>
                    </w:rPr>
                  </m:ctrlPr>
                </m:sub>
                <m:sup>
                  <m:ctrlPr>
                    <w:rPr>
                      <w:rFonts w:hint="eastAsia" w:ascii="Cambria Math" w:hAnsi="Cambria Math"/>
                      <w:bCs/>
                    </w:rPr>
                  </m:ctrlPr>
                </m:sup>
                <m:e>
                  <m:f>
                    <m:fPr>
                      <m:ctrlPr>
                        <w:ins w:id="1127" w:author="LRC" w:date="2026-07-02T15:10:00Z">
                          <w:rPr>
                            <w:rFonts w:ascii="Cambria Math" w:hAnsi="Cambria Math"/>
                            <w:bCs/>
                            <w:i/>
                            <w:iCs/>
                          </w:rPr>
                        </w:ins>
                      </m:ctrlPr>
                    </m:fPr>
                    <m:num>
                      <w:ins w:id="1128" w:author="LRC" w:date="2026-07-02T15:10:00Z">
                        <m:r>
                          <m:rPr/>
                          <w:rPr>
                            <w:rFonts w:ascii="Cambria Math" w:hAnsi="Cambria Math"/>
                          </w:rPr>
                          <m:t>2×</m:t>
                        </m:r>
                      </w:ins>
                      <m:sSub>
                        <m:sSubPr>
                          <m:ctrlPr>
                            <w:ins w:id="1129" w:author="LRC" w:date="2026-07-02T15:10:00Z">
                              <w:rPr>
                                <w:rFonts w:ascii="Cambria Math" w:hAnsi="Cambria Math"/>
                                <w:bCs/>
                                <w:i/>
                                <w:iCs/>
                              </w:rPr>
                            </w:ins>
                          </m:ctrlPr>
                        </m:sSubPr>
                        <m:e>
                          <w:ins w:id="1130" w:author="LRC" w:date="2026-07-02T15:10:00Z">
                            <m:r>
                              <m:rPr/>
                              <w:rPr>
                                <w:rFonts w:ascii="Cambria Math" w:hAnsi="Cambria Math"/>
                              </w:rPr>
                              <m:t>e</m:t>
                            </m:r>
                          </w:ins>
                          <m:ctrlPr>
                            <w:ins w:id="1131" w:author="LRC" w:date="2026-07-02T15:10:00Z">
                              <w:rPr>
                                <w:rFonts w:hint="eastAsia" w:ascii="Cambria Math" w:hAnsi="Cambria Math"/>
                                <w:bCs/>
                                <w:i/>
                                <w:iCs/>
                              </w:rPr>
                            </w:ins>
                          </m:ctrlPr>
                        </m:e>
                        <m:sub>
                          <w:ins w:id="1132" w:author="LRC" w:date="2026-07-02T15:19:00Z">
                            <m:r>
                              <m:rPr>
                                <m:sty m:val="p"/>
                              </m:rPr>
                              <w:rPr>
                                <w:rFonts w:hint="eastAsia" w:ascii="Cambria Math" w:hAnsi="Cambria Math"/>
                              </w:rPr>
                              <m:t>n</m:t>
                            </m:r>
                          </w:ins>
                          <m:ctrlPr>
                            <w:ins w:id="1133" w:author="LRC" w:date="2026-07-02T15:10:00Z">
                              <w:rPr>
                                <w:rFonts w:hint="eastAsia" w:ascii="Cambria Math" w:hAnsi="Cambria Math"/>
                                <w:bCs/>
                                <w:i/>
                                <w:iCs/>
                              </w:rPr>
                            </w:ins>
                          </m:ctrlPr>
                        </m:sub>
                      </m:sSub>
                      <m:ctrlPr>
                        <w:ins w:id="1134" w:author="LRC" w:date="2026-07-02T15:10:00Z">
                          <w:rPr>
                            <w:rFonts w:ascii="Cambria Math" w:hAnsi="Cambria Math"/>
                            <w:bCs/>
                            <w:i/>
                            <w:iCs/>
                          </w:rPr>
                        </w:ins>
                      </m:ctrlPr>
                    </m:num>
                    <m:den>
                      <m:sSub>
                        <m:sSubPr>
                          <m:ctrlPr>
                            <w:ins w:id="1135" w:author="LRC" w:date="2026-07-02T15:18:00Z">
                              <w:rPr>
                                <w:rFonts w:ascii="Cambria Math" w:hAnsi="Cambria Math"/>
                                <w:i/>
                              </w:rPr>
                            </w:ins>
                          </m:ctrlPr>
                        </m:sSubPr>
                        <m:e>
                          <w:ins w:id="1136" w:author="LRC" w:date="2026-07-02T15:18:00Z">
                            <m:r>
                              <m:rPr/>
                              <w:rPr>
                                <w:rFonts w:hint="eastAsia" w:ascii="Cambria Math" w:hAnsi="Cambria Math"/>
                              </w:rPr>
                              <m:t>d</m:t>
                            </m:r>
                          </w:ins>
                          <m:ctrlPr>
                            <w:ins w:id="1137" w:author="LRC" w:date="2026-07-02T15:18:00Z">
                              <w:rPr>
                                <w:rFonts w:ascii="Cambria Math" w:hAnsi="Cambria Math"/>
                                <w:i/>
                              </w:rPr>
                            </w:ins>
                          </m:ctrlPr>
                        </m:e>
                        <m:sub>
                          <w:ins w:id="1138" w:author="LRC" w:date="2026-07-02T15:18:00Z">
                            <m:r>
                              <m:rPr>
                                <m:sty m:val="p"/>
                              </m:rPr>
                              <w:rPr>
                                <w:rFonts w:hint="eastAsia" w:ascii="Cambria Math" w:hAnsi="Cambria Math"/>
                              </w:rPr>
                              <m:t>eg</m:t>
                            </m:r>
                          </w:ins>
                          <m:ctrlPr>
                            <w:ins w:id="1139" w:author="LRC" w:date="2026-07-02T15:18:00Z">
                              <w:rPr>
                                <w:rFonts w:ascii="Cambria Math" w:hAnsi="Cambria Math"/>
                                <w:i/>
                              </w:rPr>
                            </w:ins>
                          </m:ctrlPr>
                        </m:sub>
                      </m:sSub>
                      <m:d>
                        <m:dPr>
                          <m:ctrlPr>
                            <w:ins w:id="1140" w:author="LRC" w:date="2026-07-02T15:18:00Z">
                              <w:rPr>
                                <w:rFonts w:ascii="Cambria Math" w:hAnsi="Cambria Math"/>
                                <w:i/>
                              </w:rPr>
                            </w:ins>
                          </m:ctrlPr>
                        </m:dPr>
                        <m:e>
                          <w:ins w:id="1141" w:author="LRC" w:date="2026-07-02T15:18:00Z">
                            <m:r>
                              <m:rPr/>
                              <w:rPr>
                                <w:rFonts w:ascii="Cambria Math" w:hAnsi="Cambria Math"/>
                              </w:rPr>
                              <m:t>v</m:t>
                            </m:r>
                          </w:ins>
                          <m:ctrlPr>
                            <w:ins w:id="1142" w:author="LRC" w:date="2026-07-02T15:18:00Z">
                              <w:rPr>
                                <w:rFonts w:ascii="Cambria Math" w:hAnsi="Cambria Math"/>
                                <w:i/>
                              </w:rPr>
                            </w:ins>
                          </m:ctrlPr>
                        </m:e>
                      </m:d>
                      <m:d>
                        <m:dPr>
                          <m:ctrlPr>
                            <w:ins w:id="1143" w:author="LRC" w:date="2026-07-02T15:10:00Z">
                              <w:rPr>
                                <w:rFonts w:ascii="Cambria Math" w:hAnsi="Cambria Math"/>
                                <w:i/>
                                <w:iCs/>
                              </w:rPr>
                            </w:ins>
                          </m:ctrlPr>
                        </m:dPr>
                        <m:e>
                          <m:sSub>
                            <m:sSubPr>
                              <m:ctrlPr>
                                <w:ins w:id="1144" w:author="LRC" w:date="2026-07-02T15:18:00Z">
                                  <w:rPr>
                                    <w:rFonts w:ascii="Cambria Math" w:hAnsi="Cambria Math"/>
                                    <w:i/>
                                  </w:rPr>
                                </w:ins>
                              </m:ctrlPr>
                            </m:sSubPr>
                            <m:e>
                              <w:ins w:id="1145" w:author="LRC" w:date="2026-07-02T15:18:00Z">
                                <m:r>
                                  <m:rPr/>
                                  <w:rPr>
                                    <w:rFonts w:hint="eastAsia" w:ascii="Cambria Math" w:hAnsi="Cambria Math"/>
                                  </w:rPr>
                                  <m:t>d</m:t>
                                </m:r>
                              </w:ins>
                              <m:ctrlPr>
                                <w:ins w:id="1146" w:author="LRC" w:date="2026-07-02T15:18:00Z">
                                  <w:rPr>
                                    <w:rFonts w:ascii="Cambria Math" w:hAnsi="Cambria Math"/>
                                    <w:i/>
                                  </w:rPr>
                                </w:ins>
                              </m:ctrlPr>
                            </m:e>
                            <m:sub>
                              <w:ins w:id="1147" w:author="LRC" w:date="2026-07-02T15:18:00Z">
                                <m:r>
                                  <m:rPr>
                                    <m:sty m:val="p"/>
                                  </m:rPr>
                                  <w:rPr>
                                    <w:rFonts w:hint="eastAsia" w:ascii="Cambria Math" w:hAnsi="Cambria Math"/>
                                  </w:rPr>
                                  <m:t>eg</m:t>
                                </m:r>
                              </w:ins>
                              <m:ctrlPr>
                                <w:ins w:id="1148" w:author="LRC" w:date="2026-07-02T15:18:00Z">
                                  <w:rPr>
                                    <w:rFonts w:ascii="Cambria Math" w:hAnsi="Cambria Math"/>
                                    <w:i/>
                                  </w:rPr>
                                </w:ins>
                              </m:ctrlPr>
                            </m:sub>
                          </m:sSub>
                          <m:d>
                            <m:dPr>
                              <m:ctrlPr>
                                <w:ins w:id="1149" w:author="LRC" w:date="2026-07-02T15:18:00Z">
                                  <w:rPr>
                                    <w:rFonts w:ascii="Cambria Math" w:hAnsi="Cambria Math"/>
                                    <w:i/>
                                  </w:rPr>
                                </w:ins>
                              </m:ctrlPr>
                            </m:dPr>
                            <m:e>
                              <w:ins w:id="1150" w:author="LRC" w:date="2026-07-02T15:18:00Z">
                                <m:r>
                                  <m:rPr/>
                                  <w:rPr>
                                    <w:rFonts w:ascii="Cambria Math" w:hAnsi="Cambria Math"/>
                                  </w:rPr>
                                  <m:t>v</m:t>
                                </m:r>
                              </w:ins>
                              <m:ctrlPr>
                                <w:ins w:id="1151" w:author="LRC" w:date="2026-07-02T15:18:00Z">
                                  <w:rPr>
                                    <w:rFonts w:ascii="Cambria Math" w:hAnsi="Cambria Math"/>
                                    <w:i/>
                                  </w:rPr>
                                </w:ins>
                              </m:ctrlPr>
                            </m:e>
                          </m:d>
                          <w:ins w:id="1152" w:author="LRC" w:date="2026-07-02T15:10:00Z">
                            <m:r>
                              <m:rPr/>
                              <w:rPr>
                                <w:rFonts w:ascii="Cambria Math" w:hAnsi="Cambria Math"/>
                              </w:rPr>
                              <m:t>−1</m:t>
                            </m:r>
                          </w:ins>
                          <m:ctrlPr>
                            <w:ins w:id="1153" w:author="LRC" w:date="2026-07-02T15:10:00Z">
                              <w:rPr>
                                <w:rFonts w:ascii="Cambria Math" w:hAnsi="Cambria Math"/>
                                <w:i/>
                                <w:iCs/>
                              </w:rPr>
                            </w:ins>
                          </m:ctrlPr>
                        </m:e>
                      </m:d>
                      <m:ctrlPr>
                        <w:ins w:id="1154" w:author="LRC" w:date="2026-07-02T15:10:00Z">
                          <w:rPr>
                            <w:rFonts w:ascii="Cambria Math" w:hAnsi="Cambria Math"/>
                            <w:bCs/>
                            <w:i/>
                            <w:iCs/>
                          </w:rPr>
                        </w:ins>
                      </m:ctrlPr>
                    </m:den>
                  </m:f>
                  <w:del w:id="1155" w:author="LRC" w:date="2026-07-02T15:10:00Z">
                    <m:r>
                      <m:rPr/>
                      <w:rPr>
                        <w:rFonts w:ascii="Cambria Math" w:hAnsi="Cambria Math"/>
                      </w:rPr>
                      <m:t>c</m:t>
                    </m:r>
                  </w:del>
                  <m:ctrlPr>
                    <w:rPr>
                      <w:rFonts w:hint="eastAsia" w:ascii="Cambria Math" w:hAnsi="Cambria Math"/>
                      <w:bCs/>
                    </w:rPr>
                  </m:ctrlPr>
                </m:e>
              </m:nary>
              <m:d>
                <m:dPr>
                  <m:ctrlPr>
                    <w:del w:id="1156" w:author="LRC" w:date="2026-07-02T15:10:00Z">
                      <w:rPr>
                        <w:rFonts w:ascii="Cambria Math" w:hAnsi="Cambria Math"/>
                      </w:rPr>
                    </w:del>
                  </m:ctrlPr>
                </m:dPr>
                <m:e>
                  <w:del w:id="1157" w:author="LRC" w:date="2026-07-02T15:10:00Z">
                    <m:r>
                      <m:rPr/>
                      <w:rPr>
                        <w:rFonts w:hint="eastAsia" w:ascii="Cambria Math" w:hAnsi="Cambria Math"/>
                      </w:rPr>
                      <m:t>v</m:t>
                    </m:r>
                  </w:del>
                  <m:ctrlPr>
                    <w:del w:id="1158" w:author="LRC" w:date="2026-07-02T15:10:00Z">
                      <w:rPr>
                        <w:rFonts w:ascii="Cambria Math" w:hAnsi="Cambria Math"/>
                      </w:rPr>
                    </w:del>
                  </m:ctrlPr>
                </m:e>
              </m:d>
              <w:ins w:id="1159" w:author="LRC" w:date="2026-07-02T15:24:00Z">
                <m:r>
                  <m:rPr>
                    <m:sty m:val="p"/>
                  </m:rPr>
                  <w:rPr>
                    <w:rFonts w:hint="eastAsia" w:ascii="Cambria Math" w:hAnsi="Cambria Math"/>
                  </w:rPr>
                  <m:t>，</m:t>
                </m:r>
              </w:ins>
              <m:r>
                <m:rPr/>
                <w:rPr>
                  <w:rFonts w:ascii="Cambria Math" w:hAnsi="Cambria Math"/>
                </w:rPr>
                <m:t>#</m:t>
              </m:r>
              <m:r>
                <m:rPr>
                  <m:sty m:val="p"/>
                </m:rPr>
                <w:rPr>
                  <w:rFonts w:ascii="Cambria Math" w:hAnsi="Cambria Math"/>
                </w:rPr>
                <m:t>(10)</m:t>
              </m:r>
              <m:ctrlPr>
                <w:rPr>
                  <w:rFonts w:ascii="Cambria Math" w:hAnsi="Cambria Math"/>
                  <w:bCs/>
                  <w:i/>
                </w:rPr>
              </m:ctrlPr>
            </m:e>
          </m:eqArr>
        </m:oMath>
      </m:oMathPara>
    </w:p>
    <w:p w14:paraId="424A7B52">
      <w:pPr>
        <w:ind w:firstLine="0" w:firstLineChars="0"/>
        <w:rPr>
          <w:ins w:id="1161" w:author="LRC" w:date="2026-07-02T15:21:00Z"/>
          <w:rFonts w:hint="eastAsia"/>
          <w:bCs/>
        </w:rPr>
        <w:pPrChange w:id="1160" w:author="LRC" w:date="2026-07-02T15:21:00Z">
          <w:pPr>
            <w:ind w:firstLine="420" w:firstLineChars="200"/>
          </w:pPr>
        </w:pPrChange>
      </w:pPr>
      <w:ins w:id="1162" w:author="LRC" w:date="2026-07-02T15:22:00Z">
        <w:r>
          <w:rPr>
            <w:rFonts w:hint="eastAsia"/>
            <w:bCs/>
          </w:rPr>
          <w:t>式中</w:t>
        </w:r>
      </w:ins>
      <m:oMath>
        <m:sSub>
          <m:sSubPr>
            <m:ctrlPr>
              <w:ins w:id="1163" w:author="LRC" w:date="2026-07-02T15:23:00Z">
                <w:rPr>
                  <w:rFonts w:ascii="Cambria Math" w:hAnsi="Cambria Math"/>
                  <w:bCs/>
                  <w:i/>
                  <w:iCs/>
                </w:rPr>
              </w:ins>
            </m:ctrlPr>
          </m:sSubPr>
          <m:e>
            <w:ins w:id="1164" w:author="LRC" w:date="2026-07-02T15:23:00Z">
              <m:r>
                <m:rPr/>
                <w:rPr>
                  <w:rFonts w:ascii="Cambria Math" w:hAnsi="Cambria Math"/>
                </w:rPr>
                <m:t>e</m:t>
              </m:r>
            </w:ins>
            <m:ctrlPr>
              <w:ins w:id="1165" w:author="LRC" w:date="2026-07-02T15:23:00Z">
                <w:rPr>
                  <w:rFonts w:hint="eastAsia" w:ascii="Cambria Math" w:hAnsi="Cambria Math"/>
                  <w:bCs/>
                  <w:i/>
                  <w:iCs/>
                </w:rPr>
              </w:ins>
            </m:ctrlPr>
          </m:e>
          <m:sub>
            <w:ins w:id="1166" w:author="LRC" w:date="2026-07-02T15:23:00Z">
              <m:r>
                <m:rPr>
                  <m:sty m:val="p"/>
                </m:rPr>
                <w:rPr>
                  <w:rFonts w:hint="eastAsia" w:ascii="Cambria Math" w:hAnsi="Cambria Math"/>
                </w:rPr>
                <m:t>n</m:t>
              </m:r>
            </w:ins>
            <m:ctrlPr>
              <w:ins w:id="1167" w:author="LRC" w:date="2026-07-02T15:23:00Z">
                <w:rPr>
                  <w:rFonts w:hint="eastAsia" w:ascii="Cambria Math" w:hAnsi="Cambria Math"/>
                  <w:bCs/>
                  <w:i/>
                  <w:iCs/>
                </w:rPr>
              </w:ins>
            </m:ctrlPr>
          </m:sub>
        </m:sSub>
      </m:oMath>
      <w:ins w:id="1168" w:author="LRC" w:date="2026-07-02T15:23:00Z">
        <w:r>
          <w:rPr>
            <w:rFonts w:hint="eastAsia"/>
            <w:bCs/>
          </w:rPr>
          <w:t>为节点</w:t>
        </w:r>
      </w:ins>
      <m:oMath>
        <w:ins w:id="1169" w:author="LRC" w:date="2026-07-02T15:23:00Z">
          <m:r>
            <m:rPr>
              <m:nor/>
            </m:rPr>
            <w:rPr>
              <w:i/>
            </w:rPr>
            <m:t>v</m:t>
          </m:r>
        </w:ins>
      </m:oMath>
      <w:ins w:id="1170" w:author="LRC" w:date="2026-07-02T15:23:00Z">
        <w:r>
          <w:rPr>
            <w:rFonts w:hint="eastAsia"/>
            <w:bCs/>
          </w:rPr>
          <w:t>邻居与邻居之间连接的边数。</w:t>
        </w:r>
      </w:ins>
    </w:p>
    <w:p w14:paraId="4AC96201">
      <w:pPr>
        <w:ind w:firstLine="420" w:firstLineChars="200"/>
        <w:rPr>
          <w:rFonts w:ascii="宋体" w:hAnsi="宋体" w:cs="宋体"/>
          <w:bCs/>
        </w:rPr>
      </w:pPr>
      <w:r>
        <w:rPr>
          <w:rFonts w:hint="eastAsia"/>
          <w:bCs/>
        </w:rPr>
        <w:t>（2）归一化均方误差</w:t>
      </w:r>
      <m:oMath>
        <m:sSub>
          <m:sSubPr>
            <m:ctrlPr>
              <w:ins w:id="1171" w:author="LRC" w:date="2026-07-02T15:27:00Z">
                <w:rPr>
                  <w:rFonts w:ascii="Cambria Math" w:hAnsi="Cambria Math" w:cs="Cambria Math"/>
                  <w:bCs/>
                  <w:i/>
                </w:rPr>
              </w:ins>
            </m:ctrlPr>
          </m:sSubPr>
          <m:e>
            <w:ins w:id="1172" w:author="LRC" w:date="2026-07-02T15:27:00Z">
              <m:r>
                <m:rPr/>
                <w:rPr>
                  <w:rFonts w:ascii="Cambria Math" w:hAnsi="Cambria Math" w:cs="Cambria Math"/>
                </w:rPr>
                <m:t>E</m:t>
              </m:r>
            </w:ins>
            <m:ctrlPr>
              <w:ins w:id="1173" w:author="LRC" w:date="2026-07-02T15:27:00Z">
                <w:rPr>
                  <w:rFonts w:ascii="Cambria Math" w:hAnsi="Cambria Math" w:cs="Cambria Math"/>
                  <w:bCs/>
                  <w:i/>
                </w:rPr>
              </w:ins>
            </m:ctrlPr>
          </m:e>
          <m:sub>
            <w:ins w:id="1174" w:author="LRC" w:date="2026-07-02T15:28:00Z">
              <m:r>
                <m:rPr>
                  <m:sty m:val="p"/>
                </m:rPr>
                <w:rPr>
                  <w:rFonts w:ascii="Cambria Math" w:hAnsi="Cambria Math" w:cs="Cambria Math"/>
                </w:rPr>
                <m:t>NMS</m:t>
              </m:r>
            </w:ins>
            <m:ctrlPr>
              <w:ins w:id="1175" w:author="LRC" w:date="2026-07-02T15:27:00Z">
                <w:rPr>
                  <w:rFonts w:ascii="Cambria Math" w:hAnsi="Cambria Math" w:cs="Cambria Math"/>
                  <w:bCs/>
                  <w:i/>
                </w:rPr>
              </w:ins>
            </m:ctrlPr>
          </m:sub>
        </m:sSub>
      </m:oMath>
      <w:del w:id="1176" w:author="LRC" w:date="2026-07-02T15:28:00Z">
        <w:r>
          <w:rPr>
            <w:rFonts w:hint="eastAsia"/>
            <w:bCs/>
          </w:rPr>
          <w:delText>（</w:delText>
        </w:r>
      </w:del>
      <w:del w:id="1177" w:author="LRC" w:date="2026-07-02T15:28:00Z">
        <w:r>
          <w:rPr>
            <w:bCs/>
          </w:rPr>
          <w:delText>Normalized Mean Squared Error</w:delText>
        </w:r>
      </w:del>
      <w:del w:id="1178" w:author="LRC" w:date="2026-07-02T15:28:00Z">
        <w:r>
          <w:rPr>
            <w:rFonts w:hint="eastAsia"/>
            <w:bCs/>
          </w:rPr>
          <w:delText>，NMSE）</w:delText>
        </w:r>
      </w:del>
      <w:r>
        <w:rPr>
          <w:bCs/>
          <w:vertAlign w:val="superscript"/>
        </w:rPr>
        <w:t>[33]</w:t>
      </w:r>
      <w:r>
        <w:rPr>
          <w:rFonts w:hint="eastAsia"/>
          <w:bCs/>
        </w:rPr>
        <w:t>。</w:t>
      </w:r>
      <m:oMath>
        <m:sSub>
          <m:sSubPr>
            <m:ctrlPr>
              <w:ins w:id="1179" w:author="LRC" w:date="2026-07-02T15:28:00Z">
                <w:rPr>
                  <w:rFonts w:ascii="Cambria Math" w:hAnsi="Cambria Math" w:cs="Cambria Math"/>
                  <w:bCs/>
                  <w:i/>
                </w:rPr>
              </w:ins>
            </m:ctrlPr>
          </m:sSubPr>
          <m:e>
            <w:ins w:id="1180" w:author="LRC" w:date="2026-07-02T15:28:00Z">
              <m:r>
                <m:rPr/>
                <w:rPr>
                  <w:rFonts w:ascii="Cambria Math" w:hAnsi="Cambria Math" w:cs="Cambria Math"/>
                </w:rPr>
                <m:t>E</m:t>
              </m:r>
            </w:ins>
            <m:ctrlPr>
              <w:ins w:id="1181" w:author="LRC" w:date="2026-07-02T15:28:00Z">
                <w:rPr>
                  <w:rFonts w:ascii="Cambria Math" w:hAnsi="Cambria Math" w:cs="Cambria Math"/>
                  <w:bCs/>
                  <w:i/>
                </w:rPr>
              </w:ins>
            </m:ctrlPr>
          </m:e>
          <m:sub>
            <w:ins w:id="1182" w:author="LRC" w:date="2026-07-02T15:28:00Z">
              <m:r>
                <m:rPr>
                  <m:sty m:val="p"/>
                </m:rPr>
                <w:rPr>
                  <w:rFonts w:ascii="Cambria Math" w:hAnsi="Cambria Math" w:cs="Cambria Math"/>
                </w:rPr>
                <m:t>NMS</m:t>
              </m:r>
            </w:ins>
            <m:ctrlPr>
              <w:ins w:id="1183" w:author="LRC" w:date="2026-07-02T15:28:00Z">
                <w:rPr>
                  <w:rFonts w:ascii="Cambria Math" w:hAnsi="Cambria Math" w:cs="Cambria Math"/>
                  <w:bCs/>
                  <w:i/>
                </w:rPr>
              </w:ins>
            </m:ctrlPr>
          </m:sub>
        </m:sSub>
      </m:oMath>
      <w:del w:id="1184" w:author="LRC" w:date="2026-07-02T15:28:00Z">
        <w:r>
          <w:rPr>
            <w:rFonts w:hint="eastAsia"/>
            <w:bCs/>
          </w:rPr>
          <w:delText>NMSE</w:delText>
        </w:r>
      </w:del>
      <w:r>
        <w:rPr>
          <w:rFonts w:hint="eastAsia"/>
          <w:bCs/>
        </w:rPr>
        <w:t>用于衡量采样图与原始图之间度分布的差异，</w:t>
      </w:r>
      <w:del w:id="1185" w:author="LRC" w:date="2026-07-02T15:29:00Z">
        <w:r>
          <w:rPr>
            <w:rFonts w:hint="eastAsia"/>
            <w:bCs/>
          </w:rPr>
          <w:delText>其</w:delText>
        </w:r>
      </w:del>
      <w:r>
        <w:rPr>
          <w:rFonts w:hint="eastAsia"/>
          <w:bCs/>
        </w:rPr>
        <w:t>计算</w:t>
      </w:r>
      <w:del w:id="1186" w:author="LRC" w:date="2026-07-02T15:29:00Z">
        <w:r>
          <w:rPr>
            <w:rFonts w:hint="eastAsia"/>
            <w:bCs/>
          </w:rPr>
          <w:delText>公</w:delText>
        </w:r>
      </w:del>
      <w:r>
        <w:rPr>
          <w:rFonts w:hint="eastAsia"/>
          <w:bCs/>
        </w:rPr>
        <w:t>式</w:t>
      </w:r>
      <w:del w:id="1187" w:author="LRC" w:date="2026-07-02T15:29:00Z">
        <w:r>
          <w:rPr>
            <w:rFonts w:hint="eastAsia"/>
            <w:bCs/>
          </w:rPr>
          <w:delText>如下</w:delText>
        </w:r>
      </w:del>
      <w:del w:id="1188" w:author="LRC" w:date="2026-07-02T15:29:00Z">
        <w:r>
          <w:rPr>
            <w:rFonts w:hint="eastAsia" w:ascii="宋体" w:hAnsi="宋体" w:cs="宋体"/>
            <w:bCs/>
          </w:rPr>
          <w:delText>:</w:delText>
        </w:r>
      </w:del>
      <w:ins w:id="1189" w:author="LRC" w:date="2026-07-02T15:29:00Z">
        <w:r>
          <w:rPr>
            <w:rFonts w:hint="eastAsia"/>
            <w:bCs/>
          </w:rPr>
          <w:t>为</w:t>
        </w:r>
      </w:ins>
    </w:p>
    <w:p w14:paraId="2AC1AC69">
      <w:pPr>
        <w:ind w:firstLine="420"/>
        <w:rPr>
          <w:rFonts w:ascii="宋体" w:hAnsi="宋体" w:cs="宋体"/>
          <w:bCs/>
        </w:rPr>
      </w:pPr>
      <m:oMathPara>
        <m:oMath>
          <m:eqArr>
            <m:eqArrPr>
              <m:maxDist m:val="1"/>
              <m:ctrlPr>
                <w:rPr>
                  <w:rFonts w:ascii="Cambria Math" w:hAnsi="Cambria Math" w:cs="宋体"/>
                  <w:bCs/>
                  <w:i/>
                </w:rPr>
              </m:ctrlPr>
            </m:eqArrPr>
            <m:e>
              <w:del w:id="1190" w:author="LRC" w:date="2026-07-02T15:29:00Z">
                <m:r>
                  <m:rPr/>
                  <w:rPr>
                    <w:rFonts w:ascii="Cambria Math" w:hAnsi="Cambria Math" w:cs="宋体"/>
                  </w:rPr>
                  <m:t>NMSE</m:t>
                </m:r>
              </w:del>
              <m:sSub>
                <m:sSubPr>
                  <m:ctrlPr>
                    <w:ins w:id="1191" w:author="LRC" w:date="2026-07-02T15:29:00Z">
                      <w:rPr>
                        <w:rFonts w:ascii="Cambria Math" w:hAnsi="Cambria Math" w:cs="Cambria Math"/>
                        <w:bCs/>
                        <w:i/>
                      </w:rPr>
                    </w:ins>
                  </m:ctrlPr>
                </m:sSubPr>
                <m:e>
                  <w:ins w:id="1192" w:author="LRC" w:date="2026-07-02T15:29:00Z">
                    <m:r>
                      <m:rPr/>
                      <w:rPr>
                        <w:rFonts w:ascii="Cambria Math" w:hAnsi="Cambria Math" w:cs="Cambria Math"/>
                      </w:rPr>
                      <m:t>E</m:t>
                    </m:r>
                  </w:ins>
                  <m:ctrlPr>
                    <w:ins w:id="1193" w:author="LRC" w:date="2026-07-02T15:29:00Z">
                      <w:rPr>
                        <w:rFonts w:ascii="Cambria Math" w:hAnsi="Cambria Math" w:cs="Cambria Math"/>
                        <w:bCs/>
                        <w:i/>
                      </w:rPr>
                    </w:ins>
                  </m:ctrlPr>
                </m:e>
                <m:sub>
                  <w:ins w:id="1194" w:author="LRC" w:date="2026-07-02T15:29:00Z">
                    <m:r>
                      <m:rPr>
                        <m:sty m:val="p"/>
                      </m:rPr>
                      <w:rPr>
                        <w:rFonts w:ascii="Cambria Math" w:hAnsi="Cambria Math" w:cs="Cambria Math"/>
                      </w:rPr>
                      <m:t>NMS</m:t>
                    </m:r>
                  </w:ins>
                  <m:ctrlPr>
                    <w:ins w:id="1195" w:author="LRC" w:date="2026-07-02T15:29:00Z">
                      <w:rPr>
                        <w:rFonts w:ascii="Cambria Math" w:hAnsi="Cambria Math" w:cs="Cambria Math"/>
                        <w:bCs/>
                        <w:i/>
                      </w:rPr>
                    </w:ins>
                  </m:ctrlPr>
                </m:sub>
              </m:sSub>
              <m:r>
                <m:rPr/>
                <w:rPr>
                  <w:rFonts w:ascii="Cambria Math" w:hAnsi="Cambria Math" w:cs="宋体"/>
                </w:rPr>
                <m:t>=</m:t>
              </m:r>
              <m:f>
                <m:fPr>
                  <m:ctrlPr>
                    <w:rPr>
                      <w:rFonts w:ascii="Cambria Math" w:hAnsi="Cambria Math" w:cs="宋体"/>
                      <w:bCs/>
                    </w:rPr>
                  </m:ctrlPr>
                </m:fPr>
                <m:num>
                  <m:r>
                    <m:rPr/>
                    <w:rPr>
                      <w:rFonts w:ascii="Cambria Math" w:hAnsi="Cambria Math" w:cs="宋体"/>
                    </w:rPr>
                    <m:t>1</m:t>
                  </m:r>
                  <m:ctrlPr>
                    <w:rPr>
                      <w:rFonts w:ascii="Cambria Math" w:hAnsi="Cambria Math" w:cs="宋体"/>
                      <w:bCs/>
                      <w:i/>
                    </w:rPr>
                  </m:ctrlPr>
                </m:num>
                <m:den>
                  <m:d>
                    <m:dPr>
                      <m:begChr m:val="|"/>
                      <m:endChr m:val="|"/>
                      <m:ctrlPr>
                        <w:rPr>
                          <w:rFonts w:ascii="Cambria Math" w:hAnsi="Cambria Math" w:cs="宋体"/>
                          <w:bCs/>
                          <w:i/>
                        </w:rPr>
                      </m:ctrlPr>
                    </m:dPr>
                    <m:e>
                      <m:r>
                        <m:rPr/>
                        <w:rPr>
                          <w:rFonts w:ascii="Cambria Math" w:hAnsi="Cambria Math" w:cs="宋体"/>
                        </w:rPr>
                        <m:t>D</m:t>
                      </m:r>
                      <m:ctrlPr>
                        <w:rPr>
                          <w:rFonts w:ascii="Cambria Math" w:hAnsi="Cambria Math" w:cs="宋体"/>
                          <w:bCs/>
                          <w:i/>
                        </w:rPr>
                      </m:ctrlPr>
                    </m:e>
                  </m:d>
                  <m:ctrlPr>
                    <w:rPr>
                      <w:rFonts w:ascii="Cambria Math" w:hAnsi="Cambria Math" w:cs="宋体"/>
                      <w:bCs/>
                      <w:i/>
                    </w:rPr>
                  </m:ctrlPr>
                </m:den>
              </m:f>
              <m:nary>
                <m:naryPr>
                  <m:chr m:val="∑"/>
                  <m:supHide m:val="1"/>
                  <m:ctrlPr>
                    <w:rPr>
                      <w:rFonts w:ascii="Cambria Math" w:hAnsi="Cambria Math" w:cs="宋体"/>
                      <w:bCs/>
                    </w:rPr>
                  </m:ctrlPr>
                </m:naryPr>
                <m:sub>
                  <w:del w:id="1196" w:author="LRC" w:date="2026-07-02T16:19:00Z">
                    <m:r>
                      <m:rPr/>
                      <w:rPr>
                        <w:rFonts w:ascii="Cambria Math" w:hAnsi="Cambria Math" w:cs="宋体"/>
                      </w:rPr>
                      <m:t>k</m:t>
                    </m:r>
                  </w:del>
                  <w:ins w:id="1197" w:author="LRC" w:date="2026-07-02T16:19:00Z">
                    <m:r>
                      <m:rPr/>
                      <w:rPr>
                        <w:rFonts w:hint="eastAsia" w:ascii="Cambria Math" w:hAnsi="Cambria Math" w:cs="宋体"/>
                      </w:rPr>
                      <m:t>κ</m:t>
                    </m:r>
                  </w:ins>
                  <m:r>
                    <m:rPr>
                      <m:sty m:val="p"/>
                    </m:rPr>
                    <w:rPr>
                      <w:rFonts w:hint="eastAsia" w:ascii="Cambria Math" w:hAnsi="Cambria Math" w:cs="宋体"/>
                    </w:rPr>
                    <m:t>∈</m:t>
                  </m:r>
                  <m:r>
                    <m:rPr/>
                    <w:rPr>
                      <w:rFonts w:hint="eastAsia" w:ascii="Cambria Math" w:hAnsi="Cambria Math" w:cs="宋体"/>
                    </w:rPr>
                    <m:t>D</m:t>
                  </m:r>
                  <m:ctrlPr>
                    <w:rPr>
                      <w:rFonts w:ascii="Cambria Math" w:hAnsi="Cambria Math" w:cs="宋体"/>
                      <w:bCs/>
                      <w:i/>
                    </w:rPr>
                  </m:ctrlPr>
                </m:sub>
                <m:sup>
                  <m:ctrlPr>
                    <w:rPr>
                      <w:rFonts w:ascii="Cambria Math" w:hAnsi="Cambria Math" w:cs="宋体"/>
                      <w:bCs/>
                    </w:rPr>
                  </m:ctrlPr>
                </m:sup>
                <m:e>
                  <m:f>
                    <m:fPr>
                      <m:ctrlPr>
                        <w:rPr>
                          <w:rFonts w:ascii="Cambria Math" w:hAnsi="Cambria Math" w:cs="宋体"/>
                          <w:bCs/>
                        </w:rPr>
                      </m:ctrlPr>
                    </m:fPr>
                    <m:num>
                      <m:sSup>
                        <m:sSupPr>
                          <m:ctrlPr>
                            <w:rPr>
                              <w:rFonts w:ascii="Cambria Math" w:hAnsi="Cambria Math" w:cs="宋体"/>
                              <w:bCs/>
                              <w:i/>
                            </w:rPr>
                          </m:ctrlPr>
                        </m:sSupPr>
                        <m:e>
                          <m:d>
                            <m:dPr>
                              <m:ctrlPr>
                                <w:rPr>
                                  <w:rFonts w:ascii="Cambria Math" w:hAnsi="Cambria Math" w:cs="宋体"/>
                                  <w:bCs/>
                                  <w:i/>
                                </w:rPr>
                              </m:ctrlPr>
                            </m:dPr>
                            <m:e>
                              <m:r>
                                <m:rPr/>
                                <w:rPr>
                                  <w:rFonts w:ascii="Cambria Math" w:hAnsi="Cambria Math" w:cs="宋体"/>
                                </w:rPr>
                                <m:t>θ</m:t>
                              </m:r>
                              <m:sSub>
                                <m:sSubPr>
                                  <m:ctrlPr>
                                    <w:rPr>
                                      <w:rFonts w:ascii="Cambria Math" w:hAnsi="Cambria Math" w:cs="宋体"/>
                                      <w:bCs/>
                                      <w:i/>
                                    </w:rPr>
                                  </m:ctrlPr>
                                </m:sSubPr>
                                <m:e>
                                  <m:r>
                                    <m:rPr/>
                                    <w:rPr>
                                      <w:rFonts w:ascii="Cambria Math" w:hAnsi="Cambria Math" w:cs="宋体"/>
                                    </w:rPr>
                                    <m:t>’</m:t>
                                  </m:r>
                                  <m:ctrlPr>
                                    <w:rPr>
                                      <w:rFonts w:ascii="Cambria Math" w:hAnsi="Cambria Math" w:cs="宋体"/>
                                      <w:bCs/>
                                      <w:i/>
                                    </w:rPr>
                                  </m:ctrlPr>
                                </m:e>
                                <m:sub>
                                  <w:del w:id="1198" w:author="LRC" w:date="2026-07-02T16:19:00Z">
                                    <m:r>
                                      <m:rPr/>
                                      <w:rPr>
                                        <w:rFonts w:ascii="Cambria Math" w:hAnsi="Cambria Math" w:cs="宋体"/>
                                      </w:rPr>
                                      <m:t>k</m:t>
                                    </m:r>
                                  </w:del>
                                  <w:ins w:id="1199" w:author="LRC" w:date="2026-07-02T16:18:00Z">
                                    <m:r>
                                      <m:rPr/>
                                      <w:rPr>
                                        <w:rFonts w:hint="eastAsia" w:ascii="Cambria Math" w:hAnsi="Cambria Math" w:cs="宋体"/>
                                      </w:rPr>
                                      <m:t>κ</m:t>
                                    </m:r>
                                  </w:ins>
                                  <m:ctrlPr>
                                    <w:rPr>
                                      <w:rFonts w:ascii="Cambria Math" w:hAnsi="Cambria Math" w:cs="宋体"/>
                                      <w:bCs/>
                                      <w:i/>
                                    </w:rPr>
                                  </m:ctrlPr>
                                </m:sub>
                              </m:sSub>
                              <m:r>
                                <m:rPr/>
                                <w:rPr>
                                  <w:rFonts w:ascii="Cambria Math" w:hAnsi="Cambria Math" w:cs="宋体"/>
                                </w:rPr>
                                <m:t>−</m:t>
                              </m:r>
                              <m:sSub>
                                <m:sSubPr>
                                  <m:ctrlPr>
                                    <w:rPr>
                                      <w:rFonts w:ascii="Cambria Math" w:hAnsi="Cambria Math" w:cs="宋体"/>
                                      <w:bCs/>
                                      <w:i/>
                                    </w:rPr>
                                  </m:ctrlPr>
                                </m:sSubPr>
                                <m:e>
                                  <m:r>
                                    <m:rPr/>
                                    <w:rPr>
                                      <w:rFonts w:ascii="Cambria Math" w:hAnsi="Cambria Math" w:cs="宋体"/>
                                    </w:rPr>
                                    <m:t>θ</m:t>
                                  </m:r>
                                  <m:ctrlPr>
                                    <w:rPr>
                                      <w:rFonts w:ascii="Cambria Math" w:hAnsi="Cambria Math" w:cs="宋体"/>
                                      <w:bCs/>
                                      <w:i/>
                                    </w:rPr>
                                  </m:ctrlPr>
                                </m:e>
                                <m:sub>
                                  <w:del w:id="1200" w:author="LRC" w:date="2026-07-02T16:19:00Z">
                                    <m:r>
                                      <m:rPr/>
                                      <w:rPr>
                                        <w:rFonts w:ascii="Cambria Math" w:hAnsi="Cambria Math" w:cs="宋体"/>
                                      </w:rPr>
                                      <m:t>k</m:t>
                                    </m:r>
                                  </w:del>
                                  <w:ins w:id="1201" w:author="LRC" w:date="2026-07-02T16:19:00Z">
                                    <m:r>
                                      <m:rPr/>
                                      <w:rPr>
                                        <w:rFonts w:hint="eastAsia" w:ascii="Cambria Math" w:hAnsi="Cambria Math" w:cs="宋体"/>
                                      </w:rPr>
                                      <m:t>κ</m:t>
                                    </m:r>
                                  </w:ins>
                                  <m:ctrlPr>
                                    <w:rPr>
                                      <w:rFonts w:ascii="Cambria Math" w:hAnsi="Cambria Math" w:cs="宋体"/>
                                      <w:bCs/>
                                      <w:i/>
                                    </w:rPr>
                                  </m:ctrlPr>
                                </m:sub>
                              </m:sSub>
                              <m:ctrlPr>
                                <w:rPr>
                                  <w:rFonts w:ascii="Cambria Math" w:hAnsi="Cambria Math" w:cs="宋体"/>
                                  <w:bCs/>
                                  <w:i/>
                                </w:rPr>
                              </m:ctrlPr>
                            </m:e>
                          </m:d>
                          <m:ctrlPr>
                            <w:rPr>
                              <w:rFonts w:ascii="Cambria Math" w:hAnsi="Cambria Math" w:cs="宋体"/>
                              <w:bCs/>
                              <w:i/>
                            </w:rPr>
                          </m:ctrlPr>
                        </m:e>
                        <m:sup>
                          <m:r>
                            <m:rPr/>
                            <w:rPr>
                              <w:rFonts w:ascii="Cambria Math" w:hAnsi="Cambria Math" w:cs="宋体"/>
                            </w:rPr>
                            <m:t>2</m:t>
                          </m:r>
                          <m:ctrlPr>
                            <w:rPr>
                              <w:rFonts w:ascii="Cambria Math" w:hAnsi="Cambria Math" w:cs="宋体"/>
                              <w:bCs/>
                              <w:i/>
                            </w:rPr>
                          </m:ctrlPr>
                        </m:sup>
                      </m:sSup>
                      <m:ctrlPr>
                        <w:rPr>
                          <w:rFonts w:ascii="Cambria Math" w:hAnsi="Cambria Math" w:cs="宋体"/>
                          <w:bCs/>
                          <w:i/>
                        </w:rPr>
                      </m:ctrlPr>
                    </m:num>
                    <m:den>
                      <m:sSub>
                        <m:sSubPr>
                          <m:ctrlPr>
                            <w:rPr>
                              <w:rFonts w:ascii="Cambria Math" w:hAnsi="Cambria Math" w:cs="宋体"/>
                              <w:bCs/>
                              <w:i/>
                            </w:rPr>
                          </m:ctrlPr>
                        </m:sSubPr>
                        <m:e>
                          <m:r>
                            <m:rPr/>
                            <w:rPr>
                              <w:rFonts w:ascii="Cambria Math" w:hAnsi="Cambria Math" w:cs="宋体"/>
                            </w:rPr>
                            <m:t>θ</m:t>
                          </m:r>
                          <m:ctrlPr>
                            <w:rPr>
                              <w:rFonts w:ascii="Cambria Math" w:hAnsi="Cambria Math" w:cs="宋体"/>
                              <w:bCs/>
                              <w:i/>
                            </w:rPr>
                          </m:ctrlPr>
                        </m:e>
                        <m:sub>
                          <w:del w:id="1202" w:author="LRC" w:date="2026-07-02T16:19:00Z">
                            <m:r>
                              <m:rPr/>
                              <w:rPr>
                                <w:rFonts w:ascii="Cambria Math" w:hAnsi="Cambria Math" w:cs="宋体"/>
                              </w:rPr>
                              <m:t>k</m:t>
                            </m:r>
                          </w:del>
                          <w:ins w:id="1203" w:author="LRC" w:date="2026-07-02T16:19:00Z">
                            <m:r>
                              <m:rPr/>
                              <w:rPr>
                                <w:rFonts w:hint="eastAsia" w:ascii="Cambria Math" w:hAnsi="Cambria Math" w:cs="宋体"/>
                              </w:rPr>
                              <m:t>κ</m:t>
                            </m:r>
                          </w:ins>
                          <m:ctrlPr>
                            <w:rPr>
                              <w:rFonts w:ascii="Cambria Math" w:hAnsi="Cambria Math" w:cs="宋体"/>
                              <w:bCs/>
                              <w:i/>
                            </w:rPr>
                          </m:ctrlPr>
                        </m:sub>
                      </m:sSub>
                      <m:ctrlPr>
                        <w:rPr>
                          <w:rFonts w:ascii="Cambria Math" w:hAnsi="Cambria Math" w:cs="宋体"/>
                          <w:bCs/>
                          <w:i/>
                        </w:rPr>
                      </m:ctrlPr>
                    </m:den>
                  </m:f>
                  <w:ins w:id="1204" w:author="LRC" w:date="2026-07-02T15:29:00Z">
                    <m:r>
                      <m:rPr>
                        <m:sty m:val="p"/>
                      </m:rPr>
                      <w:rPr>
                        <w:rFonts w:hint="eastAsia" w:ascii="Cambria Math" w:hAnsi="Cambria Math" w:cs="宋体"/>
                      </w:rPr>
                      <m:t>，</m:t>
                    </m:r>
                  </w:ins>
                  <m:ctrlPr>
                    <w:rPr>
                      <w:rFonts w:ascii="Cambria Math" w:hAnsi="Cambria Math" w:cs="宋体"/>
                      <w:bCs/>
                    </w:rPr>
                  </m:ctrlPr>
                </m:e>
              </m:nary>
              <m:r>
                <m:rPr/>
                <w:rPr>
                  <w:rFonts w:ascii="Cambria Math" w:hAnsi="Cambria Math" w:cs="宋体"/>
                </w:rPr>
                <m:t>#</m:t>
              </m:r>
              <m:d>
                <m:dPr>
                  <m:ctrlPr>
                    <w:rPr>
                      <w:rFonts w:ascii="Cambria Math" w:hAnsi="Cambria Math" w:cs="宋体"/>
                      <w:bCs/>
                      <w:i/>
                    </w:rPr>
                  </m:ctrlPr>
                </m:dPr>
                <m:e>
                  <m:r>
                    <m:rPr/>
                    <w:rPr>
                      <w:rFonts w:ascii="Cambria Math" w:hAnsi="Cambria Math" w:cs="宋体"/>
                    </w:rPr>
                    <m:t>11</m:t>
                  </m:r>
                  <m:ctrlPr>
                    <w:rPr>
                      <w:rFonts w:ascii="Cambria Math" w:hAnsi="Cambria Math" w:cs="宋体"/>
                      <w:bCs/>
                      <w:i/>
                    </w:rPr>
                  </m:ctrlPr>
                </m:e>
              </m:d>
              <m:ctrlPr>
                <w:rPr>
                  <w:rFonts w:ascii="Cambria Math" w:hAnsi="Cambria Math" w:cs="宋体"/>
                  <w:bCs/>
                  <w:i/>
                </w:rPr>
              </m:ctrlPr>
            </m:e>
          </m:eqArr>
        </m:oMath>
      </m:oMathPara>
    </w:p>
    <w:p w14:paraId="63000F22">
      <w:pPr>
        <w:ind w:firstLine="0" w:firstLineChars="0"/>
        <w:rPr>
          <w:bCs/>
        </w:rPr>
        <w:pPrChange w:id="1205" w:author="LRC" w:date="2026-07-02T15:33:00Z">
          <w:pPr>
            <w:ind w:firstLine="420" w:firstLineChars="200"/>
          </w:pPr>
        </w:pPrChange>
      </w:pPr>
      <w:del w:id="1206" w:author="LRC" w:date="2026-07-02T15:33:00Z">
        <w:r>
          <w:rPr>
            <w:rFonts w:hint="eastAsia"/>
            <w:bCs/>
          </w:rPr>
          <w:delText>其</w:delText>
        </w:r>
      </w:del>
      <w:ins w:id="1207" w:author="LRC" w:date="2026-07-02T15:33:00Z">
        <w:r>
          <w:rPr>
            <w:rFonts w:hint="eastAsia"/>
            <w:bCs/>
          </w:rPr>
          <w:t>式</w:t>
        </w:r>
      </w:ins>
      <w:r>
        <w:rPr>
          <w:rFonts w:hint="eastAsia"/>
          <w:bCs/>
        </w:rPr>
        <w:t>中，</w:t>
      </w:r>
      <m:oMath>
        <m:r>
          <m:rPr/>
          <w:rPr>
            <w:rFonts w:hint="eastAsia" w:ascii="Cambria Math" w:hAnsi="Cambria Math"/>
          </w:rPr>
          <m:t>D</m:t>
        </m:r>
      </m:oMath>
      <w:del w:id="1208" w:author="LRC" w:date="2026-07-02T15:34:00Z">
        <w:r>
          <w:rPr>
            <w:rFonts w:hint="eastAsia"/>
            <w:bCs/>
          </w:rPr>
          <w:delText>表示</w:delText>
        </w:r>
      </w:del>
      <w:ins w:id="1209" w:author="LRC" w:date="2026-07-02T15:34:00Z">
        <w:r>
          <w:rPr>
            <w:rFonts w:hint="eastAsia"/>
            <w:bCs/>
          </w:rPr>
          <w:t>为</w:t>
        </w:r>
      </w:ins>
      <w:del w:id="1210" w:author="LRC" w:date="2026-07-02T15:34:00Z">
        <w:r>
          <w:rPr>
            <w:rFonts w:hint="eastAsia"/>
            <w:bCs/>
          </w:rPr>
          <w:delText>图</w:delText>
        </w:r>
      </w:del>
      <m:oMath>
        <m:r>
          <m:rPr/>
          <w:rPr>
            <w:rFonts w:hint="eastAsia" w:ascii="Cambria Math" w:hAnsi="Cambria Math"/>
          </w:rPr>
          <m:t>G</m:t>
        </m:r>
      </m:oMath>
      <w:r>
        <w:rPr>
          <w:rFonts w:hint="eastAsia"/>
          <w:bCs/>
        </w:rPr>
        <w:t>中出现</w:t>
      </w:r>
      <w:del w:id="1211" w:author="LRC" w:date="2026-07-02T15:34:00Z">
        <w:r>
          <w:rPr>
            <w:rFonts w:hint="eastAsia"/>
            <w:bCs/>
          </w:rPr>
          <w:delText>过</w:delText>
        </w:r>
      </w:del>
      <w:r>
        <w:rPr>
          <w:rFonts w:hint="eastAsia"/>
          <w:bCs/>
        </w:rPr>
        <w:t>的度</w:t>
      </w:r>
      <w:del w:id="1212" w:author="LRC" w:date="2026-07-02T15:34:00Z">
        <w:r>
          <w:rPr>
            <w:rFonts w:hint="eastAsia"/>
            <w:bCs/>
          </w:rPr>
          <w:delText>数</w:delText>
        </w:r>
      </w:del>
      <w:r>
        <w:rPr>
          <w:rFonts w:hint="eastAsia"/>
          <w:bCs/>
        </w:rPr>
        <w:t>的集合，</w:t>
      </w:r>
      <m:oMath>
        <m:sSubSup>
          <m:sSubSupPr>
            <m:ctrlPr>
              <w:rPr>
                <w:rFonts w:ascii="Cambria Math" w:hAnsi="Cambria Math"/>
                <w:i/>
                <w:iCs/>
              </w:rPr>
            </m:ctrlPr>
          </m:sSubSupPr>
          <m:e>
            <m:r>
              <m:rPr/>
              <w:rPr>
                <w:rFonts w:ascii="Cambria Math" w:hAnsi="Cambria Math"/>
              </w:rPr>
              <m:t>θ</m:t>
            </m:r>
            <m:ctrlPr>
              <w:rPr>
                <w:rFonts w:ascii="Cambria Math" w:hAnsi="Cambria Math"/>
                <w:i/>
                <w:iCs/>
              </w:rPr>
            </m:ctrlPr>
          </m:e>
          <m:sub>
            <w:del w:id="1213" w:author="LRC" w:date="2026-07-02T16:19:00Z">
              <m:r>
                <m:rPr/>
                <w:rPr>
                  <w:rFonts w:hint="eastAsia" w:ascii="Cambria Math" w:hAnsi="Cambria Math" w:cs="Cambria Math"/>
                </w:rPr>
                <m:t>k</m:t>
              </m:r>
            </w:del>
            <w:ins w:id="1214" w:author="LRC" w:date="2026-07-02T16:19:00Z">
              <m:r>
                <m:rPr/>
                <w:rPr>
                  <w:rFonts w:hint="eastAsia" w:ascii="Cambria Math" w:hAnsi="Cambria Math" w:cs="Cambria Math"/>
                </w:rPr>
                <m:t>κ</m:t>
              </m:r>
            </w:ins>
            <m:ctrlPr>
              <w:rPr>
                <w:rFonts w:ascii="Cambria Math" w:hAnsi="Cambria Math"/>
                <w:i/>
                <w:iCs/>
              </w:rPr>
            </m:ctrlPr>
          </m:sub>
          <m:sup>
            <m:r>
              <m:rPr/>
              <w:rPr>
                <w:rFonts w:ascii="Cambria Math" w:hAnsi="Cambria Math" w:cs="宋体"/>
              </w:rPr>
              <m:t>’</m:t>
            </m:r>
            <m:ctrlPr>
              <w:rPr>
                <w:rFonts w:ascii="Cambria Math" w:hAnsi="Cambria Math"/>
                <w:i/>
                <w:iCs/>
              </w:rPr>
            </m:ctrlPr>
          </m:sup>
        </m:sSubSup>
      </m:oMath>
      <w:r>
        <w:rPr>
          <w:rFonts w:hint="eastAsia"/>
          <w:iCs/>
        </w:rPr>
        <w:t>和</w:t>
      </w:r>
      <m:oMath>
        <m:sSub>
          <m:sSubPr>
            <m:ctrlPr>
              <w:rPr>
                <w:rFonts w:ascii="Cambria Math" w:hAnsi="Cambria Math"/>
                <w:i/>
                <w:iCs/>
              </w:rPr>
            </m:ctrlPr>
          </m:sSubPr>
          <m:e>
            <m:r>
              <m:rPr/>
              <w:rPr>
                <w:rFonts w:ascii="Cambria Math" w:hAnsi="Cambria Math"/>
              </w:rPr>
              <m:t>θ</m:t>
            </m:r>
            <m:ctrlPr>
              <w:rPr>
                <w:rFonts w:ascii="Cambria Math" w:hAnsi="Cambria Math"/>
                <w:iCs/>
              </w:rPr>
            </m:ctrlPr>
          </m:e>
          <m:sub>
            <w:del w:id="1215" w:author="LRC" w:date="2026-07-02T16:19:00Z">
              <m:r>
                <m:rPr/>
                <w:rPr>
                  <w:rFonts w:hint="eastAsia" w:ascii="Cambria Math" w:hAnsi="Cambria Math"/>
                </w:rPr>
                <m:t>k</m:t>
              </m:r>
            </w:del>
            <w:ins w:id="1216" w:author="LRC" w:date="2026-07-02T16:19:00Z">
              <m:r>
                <m:rPr/>
                <w:rPr>
                  <w:rFonts w:hint="eastAsia" w:ascii="Cambria Math" w:hAnsi="Cambria Math"/>
                </w:rPr>
                <m:t>κ</m:t>
              </m:r>
            </w:ins>
            <m:ctrlPr>
              <w:rPr>
                <w:rFonts w:ascii="Cambria Math" w:hAnsi="Cambria Math"/>
                <w:i/>
                <w:iCs/>
              </w:rPr>
            </m:ctrlPr>
          </m:sub>
        </m:sSub>
      </m:oMath>
      <w:r>
        <w:rPr>
          <w:rFonts w:hint="eastAsia"/>
          <w:bCs/>
        </w:rPr>
        <w:t>分别</w:t>
      </w:r>
      <w:del w:id="1217" w:author="LRC" w:date="2026-07-02T15:35:00Z">
        <w:r>
          <w:rPr>
            <w:rFonts w:hint="eastAsia"/>
            <w:bCs/>
          </w:rPr>
          <w:delText>表示</w:delText>
        </w:r>
      </w:del>
      <w:ins w:id="1218" w:author="LRC" w:date="2026-07-02T15:35:00Z">
        <w:r>
          <w:rPr>
            <w:rFonts w:hint="eastAsia"/>
            <w:bCs/>
          </w:rPr>
          <w:t>为</w:t>
        </w:r>
      </w:ins>
      <w:r>
        <w:rPr>
          <w:rFonts w:hint="eastAsia"/>
          <w:bCs/>
        </w:rPr>
        <w:t>采样图和原始图中度</w:t>
      </w:r>
      <w:del w:id="1219" w:author="LRC" w:date="2026-07-02T15:35:00Z">
        <w:r>
          <w:rPr>
            <w:rFonts w:hint="eastAsia"/>
            <w:bCs/>
          </w:rPr>
          <w:delText>数</w:delText>
        </w:r>
      </w:del>
      <w:r>
        <w:rPr>
          <w:rFonts w:hint="eastAsia"/>
          <w:bCs/>
        </w:rPr>
        <w:t>为</w:t>
      </w:r>
      <m:oMath>
        <w:del w:id="1220" w:author="LRC" w:date="2026-07-02T16:19:00Z">
          <m:r>
            <m:rPr/>
            <w:rPr>
              <w:rFonts w:hint="eastAsia" w:ascii="Cambria Math" w:hAnsi="Cambria Math"/>
            </w:rPr>
            <m:t>k</m:t>
          </m:r>
        </w:del>
        <w:ins w:id="1221" w:author="LRC" w:date="2026-07-02T16:19:00Z">
          <m:r>
            <m:rPr/>
            <w:rPr>
              <w:rFonts w:hint="eastAsia" w:ascii="Cambria Math" w:hAnsi="Cambria Math"/>
            </w:rPr>
            <m:t>κ</m:t>
          </m:r>
        </w:ins>
      </m:oMath>
      <w:r>
        <w:rPr>
          <w:rFonts w:hint="eastAsia"/>
          <w:bCs/>
        </w:rPr>
        <w:t>的节点数量。</w:t>
      </w:r>
      <w:del w:id="1222" w:author="LRC" w:date="2026-07-02T15:38:00Z">
        <w:r>
          <w:rPr>
            <w:rFonts w:hint="eastAsia"/>
            <w:bCs/>
          </w:rPr>
          <w:delText>较小的</w:delText>
        </w:r>
      </w:del>
      <m:oMath>
        <m:sSub>
          <m:sSubPr>
            <m:ctrlPr>
              <w:ins w:id="1223" w:author="LRC" w:date="2026-07-02T15:37:00Z">
                <w:rPr>
                  <w:rFonts w:ascii="Cambria Math" w:hAnsi="Cambria Math" w:cs="Cambria Math"/>
                  <w:bCs/>
                  <w:i/>
                </w:rPr>
              </w:ins>
            </m:ctrlPr>
          </m:sSubPr>
          <m:e>
            <w:ins w:id="1224" w:author="LRC" w:date="2026-07-02T15:37:00Z">
              <m:r>
                <m:rPr/>
                <w:rPr>
                  <w:rFonts w:ascii="Cambria Math" w:hAnsi="Cambria Math" w:cs="Cambria Math"/>
                </w:rPr>
                <m:t>E</m:t>
              </m:r>
            </w:ins>
            <m:ctrlPr>
              <w:ins w:id="1225" w:author="LRC" w:date="2026-07-02T15:37:00Z">
                <w:rPr>
                  <w:rFonts w:ascii="Cambria Math" w:hAnsi="Cambria Math" w:cs="Cambria Math"/>
                  <w:bCs/>
                  <w:i/>
                </w:rPr>
              </w:ins>
            </m:ctrlPr>
          </m:e>
          <m:sub>
            <w:ins w:id="1226" w:author="LRC" w:date="2026-07-02T15:37:00Z">
              <m:r>
                <m:rPr>
                  <m:sty m:val="p"/>
                </m:rPr>
                <w:rPr>
                  <w:rFonts w:ascii="Cambria Math" w:hAnsi="Cambria Math" w:cs="Cambria Math"/>
                </w:rPr>
                <m:t>NMS</m:t>
              </m:r>
            </w:ins>
            <m:ctrlPr>
              <w:ins w:id="1227" w:author="LRC" w:date="2026-07-02T15:37:00Z">
                <w:rPr>
                  <w:rFonts w:ascii="Cambria Math" w:hAnsi="Cambria Math" w:cs="Cambria Math"/>
                  <w:bCs/>
                  <w:i/>
                </w:rPr>
              </w:ins>
            </m:ctrlPr>
          </m:sub>
        </m:sSub>
      </m:oMath>
      <w:ins w:id="1228" w:author="LRC" w:date="2026-07-02T15:38:00Z">
        <w:r>
          <w:rPr>
            <w:rFonts w:hint="eastAsia"/>
            <w:bCs/>
          </w:rPr>
          <w:t>越小，</w:t>
        </w:r>
      </w:ins>
      <w:del w:id="1229" w:author="LRC" w:date="2026-07-02T15:37:00Z">
        <w:r>
          <w:rPr>
            <w:rFonts w:hint="eastAsia"/>
            <w:bCs/>
          </w:rPr>
          <w:delText>NMSE值</w:delText>
        </w:r>
      </w:del>
      <w:r>
        <w:rPr>
          <w:rFonts w:hint="eastAsia"/>
          <w:bCs/>
        </w:rPr>
        <w:t>表示采样图的度分布与原始图的度分布</w:t>
      </w:r>
      <w:del w:id="1230" w:author="LRC" w:date="2026-07-02T15:38:00Z">
        <w:r>
          <w:rPr>
            <w:rFonts w:hint="eastAsia"/>
            <w:bCs/>
          </w:rPr>
          <w:delText>更为</w:delText>
        </w:r>
      </w:del>
      <w:ins w:id="1231" w:author="LRC" w:date="2026-07-02T15:38:00Z">
        <w:r>
          <w:rPr>
            <w:rFonts w:hint="eastAsia"/>
            <w:bCs/>
          </w:rPr>
          <w:t>越</w:t>
        </w:r>
      </w:ins>
      <w:r>
        <w:rPr>
          <w:rFonts w:hint="eastAsia"/>
          <w:bCs/>
        </w:rPr>
        <w:t>相似。</w:t>
      </w:r>
    </w:p>
    <w:p w14:paraId="14518723">
      <w:pPr>
        <w:ind w:firstLine="420" w:firstLineChars="200"/>
        <w:rPr>
          <w:bCs/>
        </w:rPr>
      </w:pPr>
      <w:ins w:id="1232" w:author="LRC" w:date="2026-07-02T15:38:00Z">
        <w:r>
          <w:rPr>
            <w:rFonts w:hint="eastAsia"/>
            <w:bCs/>
          </w:rPr>
          <w:t>（3）</w:t>
        </w:r>
      </w:ins>
      <w:r>
        <w:rPr>
          <w:rFonts w:hint="eastAsia"/>
          <w:bCs/>
        </w:rPr>
        <w:t>平均接近中心性</w:t>
      </w:r>
      <m:oMath>
        <m:sSub>
          <m:sSubPr>
            <m:ctrlPr>
              <w:ins w:id="1233" w:author="LRC" w:date="2026-07-02T15:39:00Z">
                <w:rPr>
                  <w:rFonts w:ascii="Cambria Math" w:hAnsi="Cambria Math" w:cs="Cambria Math"/>
                  <w:bCs/>
                  <w:i/>
                </w:rPr>
              </w:ins>
            </m:ctrlPr>
          </m:sSubPr>
          <m:e>
            <w:ins w:id="1234" w:author="LRC" w:date="2026-07-02T15:40:00Z">
              <m:r>
                <m:rPr/>
                <w:rPr>
                  <w:rFonts w:ascii="Cambria Math" w:hAnsi="Cambria Math" w:cs="Cambria Math"/>
                </w:rPr>
                <m:t>C</m:t>
              </m:r>
            </w:ins>
            <m:ctrlPr>
              <w:ins w:id="1235" w:author="LRC" w:date="2026-07-02T15:39:00Z">
                <w:rPr>
                  <w:rFonts w:ascii="Cambria Math" w:hAnsi="Cambria Math" w:cs="Cambria Math"/>
                  <w:bCs/>
                  <w:i/>
                </w:rPr>
              </w:ins>
            </m:ctrlPr>
          </m:e>
          <m:sub>
            <w:ins w:id="1236" w:author="LRC" w:date="2026-07-02T15:40:00Z">
              <m:r>
                <m:rPr>
                  <m:sty m:val="p"/>
                </m:rPr>
                <w:rPr>
                  <w:rFonts w:ascii="Cambria Math" w:hAnsi="Cambria Math" w:cs="Cambria Math"/>
                </w:rPr>
                <m:t>AC</m:t>
              </m:r>
            </w:ins>
            <m:ctrlPr>
              <w:ins w:id="1237" w:author="LRC" w:date="2026-07-02T15:39:00Z">
                <w:rPr>
                  <w:rFonts w:ascii="Cambria Math" w:hAnsi="Cambria Math" w:cs="Cambria Math"/>
                  <w:bCs/>
                  <w:i/>
                </w:rPr>
              </w:ins>
            </m:ctrlPr>
          </m:sub>
        </m:sSub>
      </m:oMath>
      <w:del w:id="1238" w:author="LRC" w:date="2026-07-02T15:40:00Z">
        <w:r>
          <w:rPr>
            <w:rFonts w:hint="eastAsia"/>
            <w:bCs/>
          </w:rPr>
          <w:delText>（</w:delText>
        </w:r>
      </w:del>
      <w:del w:id="1239" w:author="LRC" w:date="2026-07-02T15:40:00Z">
        <w:r>
          <w:rPr>
            <w:bCs/>
          </w:rPr>
          <w:delText>Average Closeness Centrality，ACC</w:delText>
        </w:r>
      </w:del>
      <w:del w:id="1240" w:author="LRC" w:date="2026-07-02T15:40:00Z">
        <w:r>
          <w:rPr>
            <w:rFonts w:hint="eastAsia"/>
            <w:bCs/>
          </w:rPr>
          <w:delText>）</w:delText>
        </w:r>
      </w:del>
      <w:r>
        <w:rPr>
          <w:bCs/>
          <w:vertAlign w:val="superscript"/>
        </w:rPr>
        <w:t>[8]</w:t>
      </w:r>
      <w:r>
        <w:rPr>
          <w:rFonts w:hint="eastAsia"/>
          <w:bCs/>
        </w:rPr>
        <w:t>。</w:t>
      </w:r>
      <m:oMath>
        <m:sSub>
          <m:sSubPr>
            <m:ctrlPr>
              <w:ins w:id="1241" w:author="LRC" w:date="2026-07-02T15:40:00Z">
                <w:rPr>
                  <w:rFonts w:ascii="Cambria Math" w:hAnsi="Cambria Math" w:cs="Cambria Math"/>
                  <w:bCs/>
                  <w:i/>
                </w:rPr>
              </w:ins>
            </m:ctrlPr>
          </m:sSubPr>
          <m:e>
            <w:ins w:id="1242" w:author="LRC" w:date="2026-07-02T15:40:00Z">
              <m:r>
                <m:rPr/>
                <w:rPr>
                  <w:rFonts w:ascii="Cambria Math" w:hAnsi="Cambria Math" w:cs="Cambria Math"/>
                </w:rPr>
                <m:t>C</m:t>
              </m:r>
            </w:ins>
            <m:ctrlPr>
              <w:ins w:id="1243" w:author="LRC" w:date="2026-07-02T15:40:00Z">
                <w:rPr>
                  <w:rFonts w:ascii="Cambria Math" w:hAnsi="Cambria Math" w:cs="Cambria Math"/>
                  <w:bCs/>
                  <w:i/>
                </w:rPr>
              </w:ins>
            </m:ctrlPr>
          </m:e>
          <m:sub>
            <w:ins w:id="1244" w:author="LRC" w:date="2026-07-02T15:40:00Z">
              <m:r>
                <m:rPr>
                  <m:sty m:val="p"/>
                </m:rPr>
                <w:rPr>
                  <w:rFonts w:ascii="Cambria Math" w:hAnsi="Cambria Math" w:cs="Cambria Math"/>
                </w:rPr>
                <m:t>AC</m:t>
              </m:r>
            </w:ins>
            <m:ctrlPr>
              <w:ins w:id="1245" w:author="LRC" w:date="2026-07-02T15:40:00Z">
                <w:rPr>
                  <w:rFonts w:ascii="Cambria Math" w:hAnsi="Cambria Math" w:cs="Cambria Math"/>
                  <w:bCs/>
                  <w:i/>
                </w:rPr>
              </w:ins>
            </m:ctrlPr>
          </m:sub>
        </m:sSub>
      </m:oMath>
      <w:del w:id="1246" w:author="LRC" w:date="2026-07-02T15:40:00Z">
        <w:r>
          <w:rPr>
            <w:rFonts w:hint="eastAsia"/>
            <w:bCs/>
          </w:rPr>
          <w:delText>平均接近中心性</w:delText>
        </w:r>
      </w:del>
      <w:r>
        <w:rPr>
          <w:rFonts w:hint="eastAsia"/>
          <w:bCs/>
        </w:rPr>
        <w:t>用于评估一个节点到图中</w:t>
      </w:r>
      <w:del w:id="1247" w:author="LRC" w:date="2026-07-02T15:40:00Z">
        <w:r>
          <w:rPr>
            <w:rFonts w:hint="eastAsia"/>
            <w:bCs/>
          </w:rPr>
          <w:delText>所有</w:delText>
        </w:r>
      </w:del>
      <w:r>
        <w:rPr>
          <w:rFonts w:hint="eastAsia"/>
          <w:bCs/>
        </w:rPr>
        <w:t>其他节点的平均距离，反映该节点在网络中的中心性和重要性，</w:t>
      </w:r>
      <w:del w:id="1248" w:author="LRC" w:date="2026-07-02T15:40:00Z">
        <w:r>
          <w:rPr>
            <w:rFonts w:hint="eastAsia"/>
            <w:bCs/>
          </w:rPr>
          <w:delText>其</w:delText>
        </w:r>
      </w:del>
      <w:r>
        <w:rPr>
          <w:rFonts w:hint="eastAsia"/>
          <w:bCs/>
        </w:rPr>
        <w:t>计算</w:t>
      </w:r>
      <w:del w:id="1249" w:author="LRC" w:date="2026-07-02T15:41:00Z">
        <w:r>
          <w:rPr>
            <w:rFonts w:hint="eastAsia"/>
            <w:bCs/>
          </w:rPr>
          <w:delText>公</w:delText>
        </w:r>
      </w:del>
      <w:r>
        <w:rPr>
          <w:rFonts w:hint="eastAsia"/>
          <w:bCs/>
        </w:rPr>
        <w:t>式</w:t>
      </w:r>
      <w:del w:id="1250" w:author="LRC" w:date="2026-07-02T15:41:00Z">
        <w:r>
          <w:rPr>
            <w:rFonts w:hint="eastAsia"/>
            <w:bCs/>
          </w:rPr>
          <w:delText>如下:</w:delText>
        </w:r>
      </w:del>
      <w:del w:id="1251" w:author="LRC" w:date="2026-07-02T15:41:00Z">
        <w:r>
          <w:rPr>
            <w:rFonts w:hint="eastAsia"/>
          </w:rPr>
          <w:delText xml:space="preserve"> </w:delText>
        </w:r>
      </w:del>
      <w:ins w:id="1252" w:author="LRC" w:date="2026-07-02T15:41:00Z">
        <w:r>
          <w:rPr>
            <w:rFonts w:hint="eastAsia"/>
            <w:bCs/>
          </w:rPr>
          <w:t>为</w:t>
        </w:r>
      </w:ins>
    </w:p>
    <w:tbl>
      <w:tblPr>
        <w:tblStyle w:val="16"/>
        <w:tblW w:w="0" w:type="auto"/>
        <w:tblInd w:w="0" w:type="dxa"/>
        <w:tblBorders>
          <w:top w:val="none" w:color="auto" w:sz="0" w:space="0"/>
          <w:left w:val="single" w:color="auto" w:sz="4" w:space="0"/>
          <w:bottom w:val="none" w:color="auto" w:sz="0"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1253" w:author="LRC" w:date="2026-07-02T15:44:00Z">
          <w:tblPr>
            <w:tblStyle w:val="16"/>
            <w:tblW w:w="0" w:type="auto"/>
            <w:tblInd w:w="0" w:type="dxa"/>
            <w:tblBorders>
              <w:top w:val="none" w:color="auto" w:sz="0" w:space="0"/>
              <w:left w:val="single" w:color="auto" w:sz="4" w:space="0"/>
              <w:bottom w:val="none" w:color="auto" w:sz="0"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244"/>
        <w:gridCol w:w="1889"/>
        <w:gridCol w:w="1326"/>
        <w:tblGridChange w:id="1254">
          <w:tblGrid>
            <w:gridCol w:w="1244"/>
            <w:gridCol w:w="1889"/>
            <w:gridCol w:w="1326"/>
          </w:tblGrid>
        </w:tblGridChange>
      </w:tblGrid>
      <w:tr w14:paraId="07BBBCEF">
        <w:tblPrEx>
          <w:tblBorders>
            <w:top w:val="none" w:color="auto" w:sz="0"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Change w:id="1256" w:author="LRC" w:date="2026-07-02T15:44:00Z">
            <w:tblPrEx>
              <w:tblBorders>
                <w:top w:val="none" w:color="auto" w:sz="0" w:space="0"/>
                <w:left w:val="single" w:color="auto" w:sz="4" w:space="0"/>
                <w:bottom w:val="none" w:color="auto" w:sz="0"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794" w:hRule="exact"/>
          <w:del w:id="1255" w:author="LRC" w:date="2026-07-02T15:44:00Z"/>
          <w:trPrChange w:id="1256" w:author="LRC" w:date="2026-07-02T15:44:00Z">
            <w:trPr>
              <w:trHeight w:val="794" w:hRule="exact"/>
            </w:trPr>
          </w:trPrChange>
        </w:trPr>
        <w:tc>
          <w:tcPr>
            <w:tcW w:w="1244" w:type="dxa"/>
            <w:tcBorders>
              <w:top w:val="nil"/>
              <w:left w:val="nil"/>
              <w:bottom w:val="nil"/>
              <w:right w:val="nil"/>
            </w:tcBorders>
            <w:tcPrChange w:id="1257" w:author="LRC" w:date="2026-07-02T15:44:00Z">
              <w:tcPr>
                <w:tcW w:w="1558" w:type="dxa"/>
                <w:tcBorders>
                  <w:top w:val="nil"/>
                  <w:left w:val="nil"/>
                  <w:bottom w:val="nil"/>
                  <w:right w:val="nil"/>
                </w:tcBorders>
              </w:tcPr>
            </w:tcPrChange>
          </w:tcPr>
          <w:p w14:paraId="16B9FFE4">
            <w:pPr>
              <w:rPr>
                <w:del w:id="1258" w:author="LRC" w:date="2026-07-02T15:44:00Z"/>
                <w:bCs/>
              </w:rPr>
            </w:pPr>
          </w:p>
        </w:tc>
        <w:tc>
          <w:tcPr>
            <w:tcW w:w="1889" w:type="dxa"/>
            <w:tcBorders>
              <w:top w:val="nil"/>
              <w:left w:val="nil"/>
              <w:bottom w:val="nil"/>
              <w:right w:val="nil"/>
            </w:tcBorders>
            <w:tcPrChange w:id="1259" w:author="LRC" w:date="2026-07-02T15:44:00Z">
              <w:tcPr>
                <w:tcW w:w="1558" w:type="dxa"/>
                <w:tcBorders>
                  <w:top w:val="nil"/>
                  <w:left w:val="nil"/>
                  <w:bottom w:val="nil"/>
                  <w:right w:val="nil"/>
                </w:tcBorders>
              </w:tcPr>
            </w:tcPrChange>
          </w:tcPr>
          <w:p w14:paraId="789A8DD0">
            <w:pPr>
              <w:rPr>
                <w:del w:id="1260" w:author="LRC" w:date="2026-07-02T15:44:00Z"/>
                <w:bCs/>
              </w:rPr>
            </w:pPr>
            <w:del w:id="1261" w:author="LRC" w:date="2026-07-02T15:44:00Z">
              <w:r>
                <w:rPr>
                  <w:position w:val="-44"/>
                </w:rPr>
                <w:pict>
                  <v:shape id="_x0000_i1028" o:spt="75" type="#_x0000_t75" style="height:35.4pt;width:83.65pt;" filled="f" o:preferrelative="t" stroked="f" coordsize="21600,21600">
                    <v:path/>
                    <v:fill on="f" focussize="0,0"/>
                    <v:stroke on="f" joinstyle="miter"/>
                    <v:imagedata r:id="rId15" o:title=""/>
                    <o:lock v:ext="edit" aspectratio="t"/>
                    <w10:wrap type="none"/>
                    <w10:anchorlock/>
                  </v:shape>
                </w:pict>
              </w:r>
            </w:del>
          </w:p>
        </w:tc>
        <w:tc>
          <w:tcPr>
            <w:tcW w:w="1326" w:type="dxa"/>
            <w:tcBorders>
              <w:top w:val="nil"/>
              <w:left w:val="nil"/>
              <w:bottom w:val="nil"/>
              <w:right w:val="nil"/>
            </w:tcBorders>
            <w:vAlign w:val="center"/>
            <w:tcPrChange w:id="1263" w:author="LRC" w:date="2026-07-02T15:44:00Z">
              <w:tcPr>
                <w:tcW w:w="1559" w:type="dxa"/>
                <w:tcBorders>
                  <w:top w:val="nil"/>
                  <w:left w:val="nil"/>
                  <w:bottom w:val="nil"/>
                  <w:right w:val="nil"/>
                </w:tcBorders>
                <w:vAlign w:val="center"/>
              </w:tcPr>
            </w:tcPrChange>
          </w:tcPr>
          <w:p w14:paraId="5C3F6969">
            <w:pPr>
              <w:jc w:val="right"/>
              <w:rPr>
                <w:del w:id="1264" w:author="LRC" w:date="2026-07-02T15:44:00Z"/>
                <w:bCs/>
              </w:rPr>
            </w:pPr>
            <w:del w:id="1265" w:author="LRC" w:date="2026-07-02T15:44:00Z">
              <w:r>
                <w:rPr>
                  <w:rFonts w:hint="eastAsia"/>
                  <w:bCs/>
                </w:rPr>
                <w:delText>(12)</w:delText>
              </w:r>
            </w:del>
          </w:p>
        </w:tc>
      </w:tr>
    </w:tbl>
    <w:p w14:paraId="484BE3DB">
      <w:pPr>
        <w:rPr>
          <w:del w:id="1266" w:author="LRC" w:date="2026-07-02T15:44:00Z"/>
          <w:bCs/>
        </w:rPr>
      </w:pPr>
      <w:del w:id="1267" w:author="LRC" w:date="2026-07-02T15:44:00Z">
        <w:r>
          <w:rPr>
            <w:bCs/>
          </w:rPr>
          <w:tab/>
        </w:r>
      </w:del>
      <w:del w:id="1268" w:author="LRC" w:date="2026-07-02T15:44:00Z">
        <w:r>
          <w:rPr>
            <w:rFonts w:hint="eastAsia"/>
            <w:bCs/>
          </w:rPr>
          <w:delText xml:space="preserve">    其中，</w:delText>
        </w:r>
      </w:del>
      <m:oMath>
        <w:del w:id="1269" w:author="LRC" w:date="2026-07-02T15:44:00Z">
          <m:r>
            <m:rPr/>
            <w:rPr>
              <w:rFonts w:ascii="Cambria Math" w:hAnsi="Cambria Math"/>
            </w:rPr>
            <m:t>d</m:t>
          </m:r>
        </w:del>
        <m:d>
          <m:dPr>
            <m:ctrlPr>
              <w:del w:id="1270" w:author="LRC" w:date="2026-07-02T15:44:00Z">
                <w:rPr>
                  <w:rFonts w:ascii="Cambria Math" w:hAnsi="Cambria Math"/>
                  <w:i/>
                  <w:iCs/>
                </w:rPr>
              </w:del>
            </m:ctrlPr>
          </m:dPr>
          <m:e>
            <w:del w:id="1271" w:author="LRC" w:date="2026-07-02T15:44:00Z">
              <m:r>
                <m:rPr/>
                <w:rPr>
                  <w:rFonts w:ascii="Cambria Math" w:hAnsi="Cambria Math"/>
                </w:rPr>
                <m:t>u,</m:t>
              </m:r>
            </w:del>
            <w:del w:id="1272" w:author="LRC" w:date="2026-07-02T15:44:00Z">
              <m:r>
                <m:rPr>
                  <m:nor/>
                </m:rPr>
                <w:rPr>
                  <w:i/>
                  <w:iCs/>
                </w:rPr>
                <m:t>v</m:t>
              </m:r>
            </w:del>
            <m:ctrlPr>
              <w:del w:id="1273" w:author="LRC" w:date="2026-07-02T15:44:00Z">
                <w:rPr>
                  <w:rFonts w:ascii="Cambria Math" w:hAnsi="Cambria Math"/>
                  <w:i/>
                  <w:iCs/>
                </w:rPr>
              </w:del>
            </m:ctrlPr>
          </m:e>
        </m:d>
      </m:oMath>
      <w:del w:id="1274" w:author="LRC" w:date="2026-07-02T15:44:00Z">
        <w:r>
          <w:rPr>
            <w:rFonts w:hint="eastAsia"/>
            <w:bCs/>
          </w:rPr>
          <w:delText>表示节点</w:delText>
        </w:r>
      </w:del>
      <m:oMath>
        <w:del w:id="1275" w:author="LRC" w:date="2026-07-02T15:44:00Z">
          <m:r>
            <m:rPr/>
            <w:rPr>
              <w:rFonts w:ascii="Cambria Math" w:hAnsi="Cambria Math"/>
            </w:rPr>
            <m:t>u</m:t>
          </m:r>
        </w:del>
      </m:oMath>
      <w:del w:id="1276" w:author="LRC" w:date="2026-07-02T15:44:00Z">
        <w:r>
          <w:rPr>
            <w:rFonts w:hint="eastAsia"/>
            <w:bCs/>
          </w:rPr>
          <w:delText>和</w:delText>
        </w:r>
      </w:del>
      <m:oMath>
        <w:del w:id="1277" w:author="LRC" w:date="2026-07-02T15:44:00Z">
          <m:r>
            <m:rPr>
              <m:nor/>
            </m:rPr>
            <w:rPr>
              <w:i/>
            </w:rPr>
            <m:t>v</m:t>
          </m:r>
        </w:del>
      </m:oMath>
      <w:del w:id="1278" w:author="LRC" w:date="2026-07-02T15:44:00Z">
        <w:r>
          <w:rPr>
            <w:rFonts w:hint="eastAsia"/>
            <w:bCs/>
          </w:rPr>
          <w:delText>之间的最短路径距离。平均接近中心性其计算公式如下:</w:delText>
        </w:r>
      </w:del>
    </w:p>
    <w:p w14:paraId="227129E4">
      <w:pPr>
        <w:ind w:firstLine="420"/>
      </w:pPr>
      <m:oMathPara>
        <m:oMath>
          <m:eqArr>
            <m:eqArrPr>
              <m:maxDist m:val="1"/>
              <m:ctrlPr>
                <w:rPr>
                  <w:rFonts w:ascii="Cambria Math" w:hAnsi="Cambria Math"/>
                </w:rPr>
              </m:ctrlPr>
            </m:eqArrPr>
            <m:e>
              <w:del w:id="1279" w:author="LRC" w:date="2026-07-02T15:43:00Z">
                <m:r>
                  <m:rPr/>
                  <w:rPr>
                    <w:rFonts w:ascii="Cambria Math" w:hAnsi="Cambria Math"/>
                  </w:rPr>
                  <m:t>ACC</m:t>
                </m:r>
              </w:del>
              <m:sSub>
                <m:sSubPr>
                  <m:ctrlPr>
                    <w:ins w:id="1280" w:author="LRC" w:date="2026-07-02T15:43:00Z">
                      <w:rPr>
                        <w:rFonts w:ascii="Cambria Math" w:hAnsi="Cambria Math" w:cs="Cambria Math"/>
                        <w:bCs/>
                        <w:i/>
                      </w:rPr>
                    </w:ins>
                  </m:ctrlPr>
                </m:sSubPr>
                <m:e>
                  <w:ins w:id="1281" w:author="LRC" w:date="2026-07-02T15:43:00Z">
                    <m:r>
                      <m:rPr/>
                      <w:rPr>
                        <w:rFonts w:ascii="Cambria Math" w:hAnsi="Cambria Math" w:cs="Cambria Math"/>
                      </w:rPr>
                      <m:t>C</m:t>
                    </m:r>
                  </w:ins>
                  <m:ctrlPr>
                    <w:ins w:id="1282" w:author="LRC" w:date="2026-07-02T15:43:00Z">
                      <w:rPr>
                        <w:rFonts w:ascii="Cambria Math" w:hAnsi="Cambria Math" w:cs="Cambria Math"/>
                        <w:bCs/>
                        <w:i/>
                      </w:rPr>
                    </w:ins>
                  </m:ctrlPr>
                </m:e>
                <m:sub>
                  <w:ins w:id="1283" w:author="LRC" w:date="2026-07-02T15:43:00Z">
                    <m:r>
                      <m:rPr>
                        <m:sty m:val="p"/>
                      </m:rPr>
                      <w:rPr>
                        <w:rFonts w:ascii="Cambria Math" w:hAnsi="Cambria Math" w:cs="Cambria Math"/>
                      </w:rPr>
                      <m:t>AC</m:t>
                    </m:r>
                  </w:ins>
                  <m:ctrlPr>
                    <w:ins w:id="1284" w:author="LRC" w:date="2026-07-02T15:43:00Z">
                      <w:rPr>
                        <w:rFonts w:ascii="Cambria Math" w:hAnsi="Cambria Math" w:cs="Cambria Math"/>
                        <w:bCs/>
                        <w:i/>
                      </w:rPr>
                    </w:ins>
                  </m:ctrlPr>
                </m:sub>
              </m:sSub>
              <m:r>
                <m:rPr>
                  <m:sty m:val="p"/>
                </m:rPr>
                <w:rPr>
                  <w:rFonts w:ascii="Cambria Math" w:hAnsi="Cambria Math"/>
                </w:rPr>
                <m:t>=</m:t>
              </m:r>
              <m:f>
                <m:fPr>
                  <m:ctrlPr>
                    <w:rPr>
                      <w:rFonts w:ascii="Cambria Math" w:hAnsi="Cambria Math"/>
                      <w:bCs/>
                    </w:rPr>
                  </m:ctrlPr>
                </m:fPr>
                <m:num>
                  <m:r>
                    <m:rPr>
                      <m:sty m:val="p"/>
                    </m:rPr>
                    <w:rPr>
                      <w:rFonts w:ascii="Cambria Math" w:hAnsi="Cambria Math"/>
                    </w:rPr>
                    <m:t>1</m:t>
                  </m:r>
                  <m:ctrlPr>
                    <w:rPr>
                      <w:rFonts w:hint="eastAsia" w:ascii="Cambria Math" w:hAnsi="Cambria Math"/>
                      <w:bCs/>
                    </w:rPr>
                  </m:ctrlPr>
                </m:num>
                <m:den>
                  <m:r>
                    <m:rPr/>
                    <w:rPr>
                      <w:rFonts w:ascii="Cambria Math" w:hAnsi="Cambria Math"/>
                    </w:rPr>
                    <m:t>|V|</m:t>
                  </m:r>
                  <m:ctrlPr>
                    <w:rPr>
                      <w:rFonts w:hint="eastAsia" w:ascii="Cambria Math" w:hAnsi="Cambria Math"/>
                      <w:bCs/>
                    </w:rPr>
                  </m:ctrlPr>
                </m:den>
              </m:f>
              <m:nary>
                <m:naryPr>
                  <m:chr m:val="∑"/>
                  <m:limLoc m:val="undOvr"/>
                  <m:supHide m:val="1"/>
                  <m:ctrlPr>
                    <w:rPr>
                      <w:rFonts w:ascii="Cambria Math" w:hAnsi="Cambria Math"/>
                      <w:bCs/>
                    </w:rPr>
                  </m:ctrlPr>
                </m:naryPr>
                <m:sub>
                  <m:r>
                    <m:rPr/>
                    <w:rPr>
                      <w:rFonts w:hint="eastAsia" w:ascii="Cambria Math" w:hAnsi="Cambria Math"/>
                    </w:rPr>
                    <m:t>v</m:t>
                  </m:r>
                  <m:r>
                    <m:rPr>
                      <m:sty m:val="p"/>
                    </m:rPr>
                    <w:rPr>
                      <w:rFonts w:ascii="Cambria Math" w:hAnsi="Cambria Math"/>
                    </w:rPr>
                    <m:t>∈</m:t>
                  </m:r>
                  <m:r>
                    <m:rPr/>
                    <w:rPr>
                      <w:rFonts w:ascii="Cambria Math" w:hAnsi="Cambria Math"/>
                    </w:rPr>
                    <m:t>V</m:t>
                  </m:r>
                  <m:ctrlPr>
                    <w:rPr>
                      <w:rFonts w:hint="eastAsia" w:ascii="Cambria Math" w:hAnsi="Cambria Math"/>
                      <w:bCs/>
                    </w:rPr>
                  </m:ctrlPr>
                </m:sub>
                <m:sup>
                  <m:ctrlPr>
                    <w:rPr>
                      <w:rFonts w:hint="eastAsia" w:ascii="Cambria Math" w:hAnsi="Cambria Math"/>
                      <w:bCs/>
                    </w:rPr>
                  </m:ctrlPr>
                </m:sup>
                <m:e>
                  <m:f>
                    <m:fPr>
                      <m:ctrlPr>
                        <w:ins w:id="1285" w:author="LRC" w:date="2026-07-02T15:41:00Z">
                          <w:rPr>
                            <w:rFonts w:ascii="Cambria Math" w:hAnsi="Cambria Math"/>
                            <w:bCs/>
                            <w:i/>
                            <w:iCs/>
                          </w:rPr>
                        </w:ins>
                      </m:ctrlPr>
                    </m:fPr>
                    <m:num>
                      <w:ins w:id="1286" w:author="LRC" w:date="2026-07-02T15:41:00Z">
                        <m:r>
                          <m:rPr/>
                          <w:rPr>
                            <w:rFonts w:ascii="Cambria Math" w:hAnsi="Cambria Math"/>
                          </w:rPr>
                          <m:t>1</m:t>
                        </m:r>
                      </w:ins>
                      <m:ctrlPr>
                        <w:ins w:id="1287" w:author="LRC" w:date="2026-07-02T15:41:00Z">
                          <w:rPr>
                            <w:rFonts w:ascii="Cambria Math" w:hAnsi="Cambria Math"/>
                            <w:bCs/>
                            <w:i/>
                            <w:iCs/>
                          </w:rPr>
                        </w:ins>
                      </m:ctrlPr>
                    </m:num>
                    <m:den>
                      <m:nary>
                        <m:naryPr>
                          <m:chr m:val="∑"/>
                          <m:limLoc m:val="undOvr"/>
                          <m:supHide m:val="1"/>
                          <m:ctrlPr>
                            <w:ins w:id="1288" w:author="LRC" w:date="2026-07-02T15:42:00Z">
                              <w:rPr>
                                <w:rFonts w:ascii="Cambria Math" w:hAnsi="Cambria Math"/>
                                <w:bCs/>
                                <w:i/>
                                <w:iCs/>
                              </w:rPr>
                            </w:ins>
                          </m:ctrlPr>
                        </m:naryPr>
                        <m:sub>
                          <w:ins w:id="1289" w:author="LRC" w:date="2026-07-02T15:42:00Z">
                            <m:r>
                              <m:rPr/>
                              <w:rPr>
                                <w:rFonts w:hint="eastAsia" w:ascii="Cambria Math" w:hAnsi="Cambria Math"/>
                              </w:rPr>
                              <m:t>u</m:t>
                            </m:r>
                          </w:ins>
                          <w:ins w:id="1290" w:author="LRC" w:date="2026-07-02T15:42:00Z">
                            <m:r>
                              <m:rPr/>
                              <w:rPr>
                                <w:rFonts w:ascii="Cambria Math" w:hAnsi="Cambria Math"/>
                              </w:rPr>
                              <m:t>≠</m:t>
                            </m:r>
                          </w:ins>
                          <w:ins w:id="1291" w:author="LRC" w:date="2026-07-02T15:42:00Z">
                            <m:r>
                              <m:rPr/>
                              <w:rPr>
                                <w:rFonts w:hint="eastAsia" w:ascii="Cambria Math" w:hAnsi="Cambria Math"/>
                              </w:rPr>
                              <m:t>v</m:t>
                            </m:r>
                          </w:ins>
                          <m:ctrlPr>
                            <w:ins w:id="1292" w:author="LRC" w:date="2026-07-02T15:42:00Z">
                              <w:rPr>
                                <w:rFonts w:ascii="Cambria Math" w:hAnsi="Cambria Math"/>
                                <w:bCs/>
                                <w:i/>
                                <w:iCs/>
                              </w:rPr>
                            </w:ins>
                          </m:ctrlPr>
                        </m:sub>
                        <m:sup>
                          <m:ctrlPr>
                            <w:ins w:id="1293" w:author="LRC" w:date="2026-07-02T15:42:00Z">
                              <w:rPr>
                                <w:rFonts w:ascii="Cambria Math" w:hAnsi="Cambria Math"/>
                                <w:bCs/>
                                <w:i/>
                                <w:iCs/>
                              </w:rPr>
                            </w:ins>
                          </m:ctrlPr>
                        </m:sup>
                        <m:e>
                          <w:ins w:id="1294" w:author="LRC" w:date="2026-07-02T15:42:00Z">
                            <m:r>
                              <m:rPr/>
                              <w:rPr>
                                <w:rFonts w:hint="eastAsia" w:ascii="Cambria Math" w:hAnsi="Cambria Math"/>
                              </w:rPr>
                              <m:t>d</m:t>
                            </m:r>
                          </w:ins>
                          <w:ins w:id="1295" w:author="LRC" w:date="2026-07-02T15:42:00Z">
                            <m:r>
                              <m:rPr/>
                              <w:rPr>
                                <w:rFonts w:ascii="Cambria Math" w:hAnsi="Cambria Math"/>
                              </w:rPr>
                              <m:t>(u,v)</m:t>
                            </m:r>
                          </w:ins>
                          <m:ctrlPr>
                            <w:ins w:id="1296" w:author="LRC" w:date="2026-07-02T15:42:00Z">
                              <w:rPr>
                                <w:rFonts w:ascii="Cambria Math" w:hAnsi="Cambria Math"/>
                                <w:bCs/>
                                <w:i/>
                                <w:iCs/>
                              </w:rPr>
                            </w:ins>
                          </m:ctrlPr>
                        </m:e>
                      </m:nary>
                      <m:ctrlPr>
                        <w:ins w:id="1297" w:author="LRC" w:date="2026-07-02T15:41:00Z">
                          <w:rPr>
                            <w:rFonts w:ascii="Cambria Math" w:hAnsi="Cambria Math"/>
                            <w:bCs/>
                            <w:i/>
                            <w:iCs/>
                          </w:rPr>
                        </w:ins>
                      </m:ctrlPr>
                    </m:den>
                  </m:f>
                  <w:del w:id="1298" w:author="LRC" w:date="2026-07-02T15:41:00Z">
                    <m:r>
                      <m:rPr/>
                      <w:rPr>
                        <w:rFonts w:ascii="Cambria Math" w:hAnsi="Cambria Math"/>
                      </w:rPr>
                      <m:t>C</m:t>
                    </m:r>
                  </w:del>
                  <m:ctrlPr>
                    <w:rPr>
                      <w:rFonts w:hint="eastAsia" w:ascii="Cambria Math" w:hAnsi="Cambria Math"/>
                      <w:bCs/>
                    </w:rPr>
                  </m:ctrlPr>
                </m:e>
              </m:nary>
              <m:d>
                <m:dPr>
                  <m:ctrlPr>
                    <w:del w:id="1299" w:author="LRC" w:date="2026-07-02T15:41:00Z">
                      <w:rPr>
                        <w:rFonts w:ascii="Cambria Math" w:hAnsi="Cambria Math"/>
                      </w:rPr>
                    </w:del>
                  </m:ctrlPr>
                </m:dPr>
                <m:e>
                  <w:del w:id="1300" w:author="LRC" w:date="2026-07-02T15:41:00Z">
                    <m:r>
                      <m:rPr/>
                      <w:rPr>
                        <w:rFonts w:hint="eastAsia" w:ascii="Cambria Math" w:hAnsi="Cambria Math"/>
                      </w:rPr>
                      <m:t>v</m:t>
                    </m:r>
                  </w:del>
                  <m:ctrlPr>
                    <w:del w:id="1301" w:author="LRC" w:date="2026-07-02T15:41:00Z">
                      <w:rPr>
                        <w:rFonts w:ascii="Cambria Math" w:hAnsi="Cambria Math"/>
                      </w:rPr>
                    </w:del>
                  </m:ctrlPr>
                </m:e>
              </m:d>
              <w:ins w:id="1302" w:author="LRC" w:date="2026-07-02T15:43:00Z">
                <m:r>
                  <m:rPr>
                    <m:sty m:val="p"/>
                  </m:rPr>
                  <w:rPr>
                    <w:rFonts w:hint="eastAsia" w:ascii="Cambria Math" w:hAnsi="Cambria Math"/>
                  </w:rPr>
                  <m:t>，</m:t>
                </m:r>
              </w:ins>
              <m:r>
                <m:rPr/>
                <w:rPr>
                  <w:rFonts w:ascii="Cambria Math" w:hAnsi="Cambria Math"/>
                </w:rPr>
                <m:t>#</m:t>
              </m:r>
              <m:r>
                <m:rPr>
                  <m:sty m:val="p"/>
                </m:rPr>
                <w:rPr>
                  <w:rFonts w:ascii="Cambria Math" w:hAnsi="Cambria Math"/>
                </w:rPr>
                <m:t>(13)</m:t>
              </m:r>
              <m:ctrlPr>
                <w:rPr>
                  <w:rFonts w:ascii="Cambria Math" w:hAnsi="Cambria Math"/>
                  <w:i/>
                </w:rPr>
              </m:ctrlPr>
            </m:e>
          </m:eqArr>
        </m:oMath>
      </m:oMathPara>
    </w:p>
    <w:p w14:paraId="0D6CC63C">
      <w:pPr>
        <w:ind w:firstLine="0" w:firstLineChars="0"/>
        <w:rPr>
          <w:ins w:id="1304" w:author="LRC" w:date="2026-07-02T15:43:00Z"/>
          <w:rFonts w:hint="eastAsia"/>
          <w:bCs/>
        </w:rPr>
        <w:pPrChange w:id="1303" w:author="LRC" w:date="2026-07-02T15:43:00Z">
          <w:pPr>
            <w:ind w:firstLine="420" w:firstLineChars="200"/>
          </w:pPr>
        </w:pPrChange>
      </w:pPr>
      <w:ins w:id="1305" w:author="LRC" w:date="2026-07-02T15:43:00Z">
        <w:r>
          <w:rPr>
            <w:rFonts w:hint="eastAsia"/>
            <w:bCs/>
          </w:rPr>
          <w:t>式中</w:t>
        </w:r>
      </w:ins>
      <m:oMath>
        <w:ins w:id="1306" w:author="LRC" w:date="2026-07-02T15:43:00Z">
          <m:r>
            <m:rPr/>
            <w:rPr>
              <w:rFonts w:ascii="Cambria Math" w:hAnsi="Cambria Math"/>
            </w:rPr>
            <m:t>d</m:t>
          </m:r>
        </w:ins>
        <m:d>
          <m:dPr>
            <m:ctrlPr>
              <w:ins w:id="1307" w:author="LRC" w:date="2026-07-02T15:43:00Z">
                <w:rPr>
                  <w:rFonts w:ascii="Cambria Math" w:hAnsi="Cambria Math"/>
                  <w:i/>
                  <w:iCs/>
                </w:rPr>
              </w:ins>
            </m:ctrlPr>
          </m:dPr>
          <m:e>
            <w:ins w:id="1308" w:author="LRC" w:date="2026-07-02T15:43:00Z">
              <m:r>
                <m:rPr/>
                <w:rPr>
                  <w:rFonts w:ascii="Cambria Math" w:hAnsi="Cambria Math"/>
                </w:rPr>
                <m:t>u,</m:t>
              </m:r>
            </w:ins>
            <w:ins w:id="1309" w:author="LRC" w:date="2026-07-02T15:43:00Z">
              <m:r>
                <m:rPr>
                  <m:nor/>
                </m:rPr>
                <w:rPr>
                  <w:i/>
                  <w:iCs/>
                </w:rPr>
                <m:t>v</m:t>
              </m:r>
            </w:ins>
            <m:ctrlPr>
              <w:ins w:id="1310" w:author="LRC" w:date="2026-07-02T15:43:00Z">
                <w:rPr>
                  <w:rFonts w:ascii="Cambria Math" w:hAnsi="Cambria Math"/>
                  <w:i/>
                  <w:iCs/>
                </w:rPr>
              </w:ins>
            </m:ctrlPr>
          </m:e>
        </m:d>
      </m:oMath>
      <w:ins w:id="1311" w:author="LRC" w:date="2026-07-02T15:44:00Z">
        <w:r>
          <w:rPr>
            <w:rFonts w:hint="eastAsia"/>
            <w:bCs/>
          </w:rPr>
          <w:t>为</w:t>
        </w:r>
      </w:ins>
      <w:ins w:id="1312" w:author="LRC" w:date="2026-07-02T15:43:00Z">
        <w:r>
          <w:rPr>
            <w:rFonts w:hint="eastAsia"/>
            <w:bCs/>
          </w:rPr>
          <w:t>节点</w:t>
        </w:r>
      </w:ins>
      <m:oMath>
        <w:ins w:id="1313" w:author="LRC" w:date="2026-07-02T15:43:00Z">
          <m:r>
            <m:rPr/>
            <w:rPr>
              <w:rFonts w:ascii="Cambria Math" w:hAnsi="Cambria Math"/>
            </w:rPr>
            <m:t>u</m:t>
          </m:r>
        </w:ins>
      </m:oMath>
      <w:ins w:id="1314" w:author="LRC" w:date="2026-07-02T15:43:00Z">
        <w:r>
          <w:rPr>
            <w:rFonts w:hint="eastAsia"/>
            <w:bCs/>
          </w:rPr>
          <w:t>和</w:t>
        </w:r>
      </w:ins>
      <m:oMath>
        <w:ins w:id="1315" w:author="LRC" w:date="2026-07-02T15:43:00Z">
          <m:r>
            <m:rPr>
              <m:nor/>
            </m:rPr>
            <w:rPr>
              <w:i/>
            </w:rPr>
            <m:t>v</m:t>
          </m:r>
        </w:ins>
      </m:oMath>
      <w:ins w:id="1316" w:author="LRC" w:date="2026-07-02T15:43:00Z">
        <w:r>
          <w:rPr>
            <w:rFonts w:hint="eastAsia"/>
            <w:bCs/>
          </w:rPr>
          <w:t>之间的最短路径距离。</w:t>
        </w:r>
      </w:ins>
    </w:p>
    <w:p w14:paraId="6A60E7CB">
      <w:pPr>
        <w:ind w:firstLine="420" w:firstLineChars="200"/>
        <w:rPr>
          <w:bCs/>
        </w:rPr>
      </w:pPr>
      <w:r>
        <w:rPr>
          <w:rFonts w:hint="eastAsia"/>
          <w:bCs/>
        </w:rPr>
        <w:t>（4）属性分布</w:t>
      </w:r>
      <m:oMath>
        <m:sSub>
          <m:sSubPr>
            <m:ctrlPr>
              <w:ins w:id="1317" w:author="LRC" w:date="2026-07-02T15:45:00Z">
                <w:rPr>
                  <w:rFonts w:ascii="Cambria Math" w:hAnsi="Cambria Math" w:cs="Cambria Math"/>
                  <w:bCs/>
                  <w:i/>
                </w:rPr>
              </w:ins>
            </m:ctrlPr>
          </m:sSubPr>
          <m:e>
            <w:ins w:id="1318" w:author="LRC" w:date="2026-07-02T15:47:00Z">
              <m:r>
                <m:rPr/>
                <w:rPr>
                  <w:rFonts w:ascii="Cambria Math" w:hAnsi="Cambria Math" w:cs="Cambria Math"/>
                </w:rPr>
                <m:t>L</m:t>
              </m:r>
            </w:ins>
            <m:ctrlPr>
              <w:ins w:id="1319" w:author="LRC" w:date="2026-07-02T15:45:00Z">
                <w:rPr>
                  <w:rFonts w:ascii="Cambria Math" w:hAnsi="Cambria Math" w:cs="Cambria Math"/>
                  <w:bCs/>
                  <w:i/>
                </w:rPr>
              </w:ins>
            </m:ctrlPr>
          </m:e>
          <m:sub>
            <w:ins w:id="1320" w:author="LRC" w:date="2026-07-02T15:47:00Z">
              <m:r>
                <m:rPr>
                  <m:sty m:val="p"/>
                </m:rPr>
                <w:rPr>
                  <w:rFonts w:ascii="Cambria Math" w:hAnsi="Cambria Math" w:cs="Cambria Math"/>
                </w:rPr>
                <m:t>D</m:t>
              </m:r>
            </w:ins>
            <m:ctrlPr>
              <w:ins w:id="1321" w:author="LRC" w:date="2026-07-02T15:45:00Z">
                <w:rPr>
                  <w:rFonts w:ascii="Cambria Math" w:hAnsi="Cambria Math" w:cs="Cambria Math"/>
                  <w:bCs/>
                  <w:i/>
                </w:rPr>
              </w:ins>
            </m:ctrlPr>
          </m:sub>
        </m:sSub>
      </m:oMath>
      <w:del w:id="1322" w:author="LRC" w:date="2026-07-02T15:46:00Z">
        <w:r>
          <w:rPr>
            <w:rFonts w:hint="eastAsia"/>
            <w:bCs/>
          </w:rPr>
          <w:delText>（</w:delText>
        </w:r>
      </w:del>
      <w:del w:id="1323" w:author="LRC" w:date="2026-07-02T15:46:00Z">
        <w:r>
          <w:rPr>
            <w:bCs/>
          </w:rPr>
          <w:delText>Label Distribution</w:delText>
        </w:r>
      </w:del>
      <w:del w:id="1324" w:author="LRC" w:date="2026-07-02T15:46:00Z">
        <w:r>
          <w:rPr>
            <w:rFonts w:hint="eastAsia"/>
            <w:bCs/>
          </w:rPr>
          <w:delText>，LD）</w:delText>
        </w:r>
      </w:del>
      <w:r>
        <w:rPr>
          <w:bCs/>
          <w:vertAlign w:val="superscript"/>
        </w:rPr>
        <w:t>[33]</w:t>
      </w:r>
      <w:r>
        <w:rPr>
          <w:rFonts w:hint="eastAsia"/>
          <w:bCs/>
        </w:rPr>
        <w:t>。</w:t>
      </w:r>
      <m:oMath>
        <m:sSub>
          <m:sSubPr>
            <m:ctrlPr>
              <w:ins w:id="1325" w:author="LRC" w:date="2026-07-02T15:47:00Z">
                <w:rPr>
                  <w:rFonts w:ascii="Cambria Math" w:hAnsi="Cambria Math" w:cs="Cambria Math"/>
                  <w:bCs/>
                  <w:i/>
                </w:rPr>
              </w:ins>
            </m:ctrlPr>
          </m:sSubPr>
          <m:e>
            <w:ins w:id="1326" w:author="LRC" w:date="2026-07-02T15:47:00Z">
              <m:r>
                <m:rPr/>
                <w:rPr>
                  <w:rFonts w:ascii="Cambria Math" w:hAnsi="Cambria Math" w:cs="Cambria Math"/>
                </w:rPr>
                <m:t>L</m:t>
              </m:r>
            </w:ins>
            <m:ctrlPr>
              <w:ins w:id="1327" w:author="LRC" w:date="2026-07-02T15:47:00Z">
                <w:rPr>
                  <w:rFonts w:ascii="Cambria Math" w:hAnsi="Cambria Math" w:cs="Cambria Math"/>
                  <w:bCs/>
                  <w:i/>
                </w:rPr>
              </w:ins>
            </m:ctrlPr>
          </m:e>
          <m:sub>
            <w:ins w:id="1328" w:author="LRC" w:date="2026-07-02T15:47:00Z">
              <m:r>
                <m:rPr>
                  <m:sty m:val="p"/>
                </m:rPr>
                <w:rPr>
                  <w:rFonts w:ascii="Cambria Math" w:hAnsi="Cambria Math" w:cs="Cambria Math"/>
                </w:rPr>
                <m:t>D</m:t>
              </m:r>
            </w:ins>
            <m:ctrlPr>
              <w:ins w:id="1329" w:author="LRC" w:date="2026-07-02T15:47:00Z">
                <w:rPr>
                  <w:rFonts w:ascii="Cambria Math" w:hAnsi="Cambria Math" w:cs="Cambria Math"/>
                  <w:bCs/>
                  <w:i/>
                </w:rPr>
              </w:ins>
            </m:ctrlPr>
          </m:sub>
        </m:sSub>
      </m:oMath>
      <w:del w:id="1330" w:author="LRC" w:date="2026-07-02T15:46:00Z">
        <w:r>
          <w:rPr>
            <w:rFonts w:hint="eastAsia"/>
            <w:bCs/>
          </w:rPr>
          <w:delText>属性分布指标</w:delText>
        </w:r>
      </w:del>
      <w:r>
        <w:rPr>
          <w:rFonts w:hint="eastAsia"/>
          <w:bCs/>
        </w:rPr>
        <w:t>用于衡量采样图与原始图之间属性分布的差异，</w:t>
      </w:r>
      <w:del w:id="1331" w:author="LRC" w:date="2026-07-02T15:46:00Z">
        <w:r>
          <w:rPr>
            <w:rFonts w:hint="eastAsia"/>
            <w:bCs/>
          </w:rPr>
          <w:delText>其</w:delText>
        </w:r>
      </w:del>
      <w:r>
        <w:rPr>
          <w:rFonts w:hint="eastAsia"/>
          <w:bCs/>
        </w:rPr>
        <w:t>计算</w:t>
      </w:r>
      <w:del w:id="1332" w:author="LRC" w:date="2026-07-02T15:46:00Z">
        <w:r>
          <w:rPr>
            <w:rFonts w:hint="eastAsia"/>
            <w:bCs/>
          </w:rPr>
          <w:delText>公</w:delText>
        </w:r>
      </w:del>
      <w:r>
        <w:rPr>
          <w:rFonts w:hint="eastAsia"/>
          <w:bCs/>
        </w:rPr>
        <w:t>式</w:t>
      </w:r>
      <w:del w:id="1333" w:author="LRC" w:date="2026-07-02T15:46:00Z">
        <w:r>
          <w:rPr>
            <w:rFonts w:hint="eastAsia"/>
            <w:bCs/>
          </w:rPr>
          <w:delText>如下:</w:delText>
        </w:r>
      </w:del>
      <w:ins w:id="1334" w:author="LRC" w:date="2026-07-02T15:46:00Z">
        <w:r>
          <w:rPr>
            <w:rFonts w:hint="eastAsia"/>
            <w:bCs/>
          </w:rPr>
          <w:t>为</w:t>
        </w:r>
      </w:ins>
    </w:p>
    <w:p w14:paraId="22A93A07">
      <w:pPr>
        <w:ind w:firstLine="420"/>
      </w:pPr>
      <m:oMathPara>
        <m:oMath>
          <m:eqArr>
            <m:eqArrPr>
              <m:maxDist m:val="1"/>
              <m:ctrlPr>
                <w:rPr>
                  <w:rFonts w:ascii="Cambria Math" w:hAnsi="Cambria Math"/>
                </w:rPr>
              </m:ctrlPr>
            </m:eqArrPr>
            <m:e>
              <m:sSub>
                <m:sSubPr>
                  <m:ctrlPr>
                    <w:ins w:id="1335" w:author="LRC" w:date="2026-07-02T16:25:00Z">
                      <w:rPr>
                        <w:rFonts w:ascii="Cambria Math" w:hAnsi="Cambria Math" w:cs="Cambria Math"/>
                        <w:bCs/>
                        <w:i/>
                      </w:rPr>
                    </w:ins>
                  </m:ctrlPr>
                </m:sSubPr>
                <m:e>
                  <w:ins w:id="1336" w:author="LRC" w:date="2026-07-02T16:25:00Z">
                    <m:r>
                      <m:rPr/>
                      <w:rPr>
                        <w:rFonts w:ascii="Cambria Math" w:hAnsi="Cambria Math" w:cs="Cambria Math"/>
                      </w:rPr>
                      <m:t>L</m:t>
                    </m:r>
                  </w:ins>
                  <m:ctrlPr>
                    <w:ins w:id="1337" w:author="LRC" w:date="2026-07-02T16:25:00Z">
                      <w:rPr>
                        <w:rFonts w:ascii="Cambria Math" w:hAnsi="Cambria Math" w:cs="Cambria Math"/>
                        <w:bCs/>
                        <w:i/>
                      </w:rPr>
                    </w:ins>
                  </m:ctrlPr>
                </m:e>
                <m:sub>
                  <w:ins w:id="1338" w:author="LRC" w:date="2026-07-02T16:25:00Z">
                    <m:r>
                      <m:rPr>
                        <m:sty m:val="p"/>
                      </m:rPr>
                      <w:rPr>
                        <w:rFonts w:ascii="Cambria Math" w:hAnsi="Cambria Math" w:cs="Cambria Math"/>
                      </w:rPr>
                      <m:t>D</m:t>
                    </m:r>
                  </w:ins>
                  <m:ctrlPr>
                    <w:ins w:id="1339" w:author="LRC" w:date="2026-07-02T16:25:00Z">
                      <w:rPr>
                        <w:rFonts w:ascii="Cambria Math" w:hAnsi="Cambria Math" w:cs="Cambria Math"/>
                        <w:bCs/>
                        <w:i/>
                      </w:rPr>
                    </w:ins>
                  </m:ctrlPr>
                </m:sub>
              </m:sSub>
              <w:del w:id="1340" w:author="LRC" w:date="2026-07-02T15:46:00Z">
                <m:r>
                  <m:rPr/>
                  <w:rPr>
                    <w:rFonts w:ascii="Cambria Math" w:hAnsi="Cambria Math"/>
                  </w:rPr>
                  <m:t>LD</m:t>
                </m:r>
              </w:del>
              <m:r>
                <m:rPr>
                  <m:sty m:val="p"/>
                </m:rPr>
                <w:rPr>
                  <w:rFonts w:ascii="Cambria Math" w:hAnsi="Cambria Math"/>
                </w:rPr>
                <m:t>=</m:t>
              </m:r>
              <m:f>
                <m:fPr>
                  <m:ctrlPr>
                    <w:rPr>
                      <w:rFonts w:ascii="Cambria Math" w:hAnsi="Cambria Math"/>
                      <w:bCs/>
                    </w:rPr>
                  </m:ctrlPr>
                </m:fPr>
                <m:num>
                  <m:r>
                    <m:rPr>
                      <m:sty m:val="p"/>
                    </m:rPr>
                    <w:rPr>
                      <w:rFonts w:ascii="Cambria Math" w:hAnsi="Cambria Math"/>
                    </w:rPr>
                    <m:t>1</m:t>
                  </m:r>
                  <m:ctrlPr>
                    <w:rPr>
                      <w:rFonts w:hint="eastAsia" w:ascii="Cambria Math" w:hAnsi="Cambria Math"/>
                      <w:bCs/>
                    </w:rPr>
                  </m:ctrlPr>
                </m:num>
                <m:den>
                  <m:r>
                    <m:rPr>
                      <m:sty m:val="p"/>
                    </m:rPr>
                    <w:rPr>
                      <w:rFonts w:ascii="Cambria Math" w:hAnsi="Cambria Math"/>
                    </w:rPr>
                    <m:t>2</m:t>
                  </m:r>
                  <m:ctrlPr>
                    <w:rPr>
                      <w:rFonts w:hint="eastAsia" w:ascii="Cambria Math" w:hAnsi="Cambria Math"/>
                      <w:bCs/>
                    </w:rPr>
                  </m:ctrlPr>
                </m:den>
              </m:f>
              <m:r>
                <m:rPr/>
                <w:rPr>
                  <w:rFonts w:ascii="Cambria Math" w:hAnsi="Cambria Math"/>
                </w:rPr>
                <m:t>D</m:t>
              </m:r>
              <m:d>
                <m:dPr>
                  <m:ctrlPr>
                    <w:rPr>
                      <w:rFonts w:ascii="Cambria Math" w:hAnsi="Cambria Math"/>
                      <w:i/>
                      <w:iCs/>
                    </w:rPr>
                  </m:ctrlPr>
                </m:dPr>
                <m:e>
                  <m:r>
                    <m:rPr/>
                    <w:rPr>
                      <w:rFonts w:ascii="Cambria Math" w:hAnsi="Cambria Math"/>
                    </w:rPr>
                    <m:t>L∥M</m:t>
                  </m:r>
                  <m:ctrlPr>
                    <w:rPr>
                      <w:rFonts w:ascii="Cambria Math" w:hAnsi="Cambria Math"/>
                      <w:i/>
                      <w:iCs/>
                    </w:rPr>
                  </m:ctrlPr>
                </m:e>
              </m:d>
              <m:r>
                <m:rPr>
                  <m:sty m:val="p"/>
                </m:rPr>
                <w:rPr>
                  <w:rFonts w:ascii="Cambria Math" w:hAnsi="Cambria Math"/>
                </w:rPr>
                <m:t>+</m:t>
              </m:r>
              <m:f>
                <m:fPr>
                  <m:ctrlPr>
                    <w:rPr>
                      <w:rFonts w:ascii="Cambria Math" w:hAnsi="Cambria Math"/>
                      <w:bCs/>
                    </w:rPr>
                  </m:ctrlPr>
                </m:fPr>
                <m:num>
                  <m:r>
                    <m:rPr>
                      <m:sty m:val="p"/>
                    </m:rPr>
                    <w:rPr>
                      <w:rFonts w:ascii="Cambria Math" w:hAnsi="Cambria Math"/>
                    </w:rPr>
                    <m:t>1</m:t>
                  </m:r>
                  <m:ctrlPr>
                    <w:rPr>
                      <w:rFonts w:hint="eastAsia" w:ascii="Cambria Math" w:hAnsi="Cambria Math"/>
                      <w:bCs/>
                    </w:rPr>
                  </m:ctrlPr>
                </m:num>
                <m:den>
                  <m:r>
                    <m:rPr>
                      <m:sty m:val="p"/>
                    </m:rPr>
                    <w:rPr>
                      <w:rFonts w:ascii="Cambria Math" w:hAnsi="Cambria Math"/>
                    </w:rPr>
                    <m:t>2</m:t>
                  </m:r>
                  <m:ctrlPr>
                    <w:rPr>
                      <w:rFonts w:hint="eastAsia" w:ascii="Cambria Math" w:hAnsi="Cambria Math"/>
                      <w:bCs/>
                    </w:rPr>
                  </m:ctrlPr>
                </m:den>
              </m:f>
              <m:r>
                <m:rPr/>
                <w:rPr>
                  <w:rFonts w:ascii="Cambria Math" w:hAnsi="Cambria Math"/>
                </w:rPr>
                <m:t>D</m:t>
              </m:r>
              <m:d>
                <m:dPr>
                  <m:ctrlPr>
                    <w:rPr>
                      <w:rFonts w:ascii="Cambria Math" w:hAnsi="Cambria Math"/>
                      <w:i/>
                      <w:iCs/>
                    </w:rPr>
                  </m:ctrlPr>
                </m:dPr>
                <m:e>
                  <m:sSup>
                    <m:sSupPr>
                      <m:ctrlPr>
                        <w:rPr>
                          <w:rFonts w:ascii="Cambria Math" w:hAnsi="Cambria Math"/>
                          <w:i/>
                          <w:iCs/>
                        </w:rPr>
                      </m:ctrlPr>
                    </m:sSupPr>
                    <m:e>
                      <m:r>
                        <m:rPr/>
                        <w:rPr>
                          <w:rFonts w:ascii="Cambria Math" w:hAnsi="Cambria Math"/>
                        </w:rPr>
                        <m:t>L</m:t>
                      </m:r>
                      <m:ctrlPr>
                        <w:rPr>
                          <w:rFonts w:ascii="Cambria Math" w:hAnsi="Cambria Math"/>
                          <w:i/>
                          <w:iCs/>
                        </w:rPr>
                      </m:ctrlPr>
                    </m:e>
                    <m:sup>
                      <m:r>
                        <m:rPr/>
                        <w:rPr>
                          <w:rFonts w:ascii="Cambria Math" w:hAnsi="Cambria Math" w:cs="宋体"/>
                        </w:rPr>
                        <m:t>’</m:t>
                      </m:r>
                      <m:ctrlPr>
                        <w:rPr>
                          <w:rFonts w:ascii="Cambria Math" w:hAnsi="Cambria Math"/>
                          <w:i/>
                          <w:iCs/>
                        </w:rPr>
                      </m:ctrlPr>
                    </m:sup>
                  </m:sSup>
                  <m:r>
                    <m:rPr/>
                    <w:rPr>
                      <w:rFonts w:ascii="Cambria Math" w:hAnsi="Cambria Math"/>
                    </w:rPr>
                    <m:t>∥M</m:t>
                  </m:r>
                  <m:ctrlPr>
                    <w:rPr>
                      <w:rFonts w:ascii="Cambria Math" w:hAnsi="Cambria Math"/>
                      <w:i/>
                      <w:iCs/>
                    </w:rPr>
                  </m:ctrlPr>
                </m:e>
              </m:d>
              <w:ins w:id="1341" w:author="LRC" w:date="2026-07-02T15:54:00Z">
                <m:r>
                  <m:rPr>
                    <m:sty m:val="p"/>
                  </m:rPr>
                  <w:rPr>
                    <w:rFonts w:hint="eastAsia" w:ascii="Cambria Math" w:hAnsi="Cambria Math"/>
                  </w:rPr>
                  <m:t>，</m:t>
                </m:r>
              </w:ins>
              <m:r>
                <m:rPr/>
                <w:rPr>
                  <w:rFonts w:ascii="Cambria Math" w:hAnsi="Cambria Math"/>
                </w:rPr>
                <m:t>#</m:t>
              </m:r>
              <m:r>
                <m:rPr>
                  <m:sty m:val="p"/>
                </m:rPr>
                <w:rPr>
                  <w:rFonts w:ascii="Cambria Math" w:hAnsi="Cambria Math"/>
                </w:rPr>
                <m:t>(14)</m:t>
              </m:r>
              <m:ctrlPr>
                <w:rPr>
                  <w:rFonts w:ascii="Cambria Math" w:hAnsi="Cambria Math"/>
                  <w:i/>
                </w:rPr>
              </m:ctrlPr>
            </m:e>
          </m:eqArr>
        </m:oMath>
      </m:oMathPara>
    </w:p>
    <w:p w14:paraId="5123EBDE">
      <w:pPr>
        <w:ind w:firstLine="420" w:firstLineChars="200"/>
        <w:rPr>
          <w:bCs/>
        </w:rPr>
      </w:pPr>
      <w:r>
        <w:rPr>
          <w:rFonts w:hint="eastAsia"/>
          <w:bCs/>
        </w:rPr>
        <w:t>其中，</w:t>
      </w:r>
      <m:oMath>
        <m:r>
          <m:rPr/>
          <w:rPr>
            <w:rFonts w:ascii="Cambria Math" w:hAnsi="Cambria Math"/>
          </w:rPr>
          <m:t>L</m:t>
        </m:r>
      </m:oMath>
      <w:r>
        <w:rPr>
          <w:rFonts w:hint="eastAsia"/>
          <w:bCs/>
        </w:rPr>
        <w:t>和</w:t>
      </w:r>
      <m:oMath>
        <m:sSup>
          <m:sSupPr>
            <m:ctrlPr>
              <w:rPr>
                <w:rFonts w:ascii="Cambria Math" w:hAnsi="Cambria Math"/>
                <w:i/>
                <w:iCs/>
              </w:rPr>
            </m:ctrlPr>
          </m:sSupPr>
          <m:e>
            <m:r>
              <m:rPr/>
              <w:rPr>
                <w:rFonts w:ascii="Cambria Math" w:hAnsi="Cambria Math"/>
              </w:rPr>
              <m:t>L</m:t>
            </m:r>
            <m:ctrlPr>
              <w:rPr>
                <w:rFonts w:ascii="Cambria Math" w:hAnsi="Cambria Math"/>
                <w:i/>
                <w:iCs/>
              </w:rPr>
            </m:ctrlPr>
          </m:e>
          <m:sup>
            <m:r>
              <m:rPr/>
              <w:rPr>
                <w:rFonts w:ascii="Cambria Math" w:hAnsi="Cambria Math"/>
              </w:rPr>
              <m:t>'</m:t>
            </m:r>
            <m:ctrlPr>
              <w:rPr>
                <w:rFonts w:ascii="Cambria Math" w:hAnsi="Cambria Math"/>
                <w:i/>
                <w:iCs/>
              </w:rPr>
            </m:ctrlPr>
          </m:sup>
        </m:sSup>
      </m:oMath>
      <w:r>
        <w:rPr>
          <w:rFonts w:hint="eastAsia"/>
          <w:bCs/>
        </w:rPr>
        <w:t>分别表示原始图和采样图的属性分布，</w:t>
      </w:r>
      <m:oMath>
        <m:r>
          <m:rPr/>
          <w:rPr>
            <w:rFonts w:ascii="Cambria Math" w:hAnsi="Cambria Math"/>
          </w:rPr>
          <m:t>D</m:t>
        </m:r>
        <m:d>
          <m:dPr>
            <m:ctrlPr>
              <w:rPr>
                <w:rFonts w:ascii="Cambria Math" w:hAnsi="Cambria Math"/>
                <w:i/>
                <w:iCs/>
              </w:rPr>
            </m:ctrlPr>
          </m:dPr>
          <m:e>
            <m:r>
              <m:rPr/>
              <w:rPr>
                <w:rFonts w:ascii="Cambria Math" w:hAnsi="Cambria Math"/>
              </w:rPr>
              <m:t>⋅</m:t>
            </m:r>
            <m:ctrlPr>
              <w:rPr>
                <w:rFonts w:ascii="Cambria Math" w:hAnsi="Cambria Math"/>
                <w:i/>
                <w:iCs/>
              </w:rPr>
            </m:ctrlPr>
          </m:e>
        </m:d>
      </m:oMath>
      <w:r>
        <w:rPr>
          <w:rFonts w:hint="eastAsia"/>
          <w:bCs/>
        </w:rPr>
        <w:t>是Kullback-Leibler散度，</w:t>
      </w:r>
      <m:oMath>
        <m:r>
          <m:rPr/>
          <w:rPr>
            <w:rFonts w:ascii="Cambria Math" w:hAnsi="Cambria Math"/>
          </w:rPr>
          <m:t>M=</m:t>
        </m:r>
        <m:f>
          <m:fPr>
            <m:ctrlPr>
              <w:rPr>
                <w:rFonts w:ascii="Cambria Math" w:hAnsi="Cambria Math"/>
                <w:bCs/>
                <w:i/>
                <w:iCs/>
              </w:rPr>
            </m:ctrlPr>
          </m:fPr>
          <m:num>
            <m:r>
              <m:rPr/>
              <w:rPr>
                <w:rFonts w:ascii="Cambria Math" w:hAnsi="Cambria Math"/>
              </w:rPr>
              <m:t>1</m:t>
            </m:r>
            <m:ctrlPr>
              <w:rPr>
                <w:rFonts w:hint="eastAsia" w:ascii="Cambria Math" w:hAnsi="Cambria Math"/>
                <w:bCs/>
                <w:i/>
                <w:iCs/>
              </w:rPr>
            </m:ctrlPr>
          </m:num>
          <m:den>
            <m:r>
              <m:rPr/>
              <w:rPr>
                <w:rFonts w:ascii="Cambria Math" w:hAnsi="Cambria Math"/>
              </w:rPr>
              <m:t>2</m:t>
            </m:r>
            <m:ctrlPr>
              <w:rPr>
                <w:rFonts w:hint="eastAsia" w:ascii="Cambria Math" w:hAnsi="Cambria Math"/>
                <w:bCs/>
                <w:i/>
                <w:iCs/>
              </w:rPr>
            </m:ctrlPr>
          </m:den>
        </m:f>
        <m:d>
          <m:dPr>
            <m:ctrlPr>
              <w:rPr>
                <w:rFonts w:ascii="Cambria Math" w:hAnsi="Cambria Math"/>
                <w:i/>
                <w:iCs/>
              </w:rPr>
            </m:ctrlPr>
          </m:dPr>
          <m:e>
            <m:r>
              <m:rPr/>
              <w:rPr>
                <w:rFonts w:ascii="Cambria Math" w:hAnsi="Cambria Math"/>
              </w:rPr>
              <m:t>L+</m:t>
            </m:r>
            <m:sSup>
              <m:sSupPr>
                <m:ctrlPr>
                  <w:rPr>
                    <w:rFonts w:ascii="Cambria Math" w:hAnsi="Cambria Math"/>
                    <w:i/>
                    <w:iCs/>
                  </w:rPr>
                </m:ctrlPr>
              </m:sSupPr>
              <m:e>
                <m:r>
                  <m:rPr/>
                  <w:rPr>
                    <w:rFonts w:ascii="Cambria Math" w:hAnsi="Cambria Math"/>
                  </w:rPr>
                  <m:t>L</m:t>
                </m:r>
                <m:ctrlPr>
                  <w:rPr>
                    <w:rFonts w:ascii="Cambria Math" w:hAnsi="Cambria Math"/>
                    <w:i/>
                    <w:iCs/>
                  </w:rPr>
                </m:ctrlPr>
              </m:e>
              <m:sup>
                <m:r>
                  <m:rPr/>
                  <w:rPr>
                    <w:rFonts w:ascii="Cambria Math" w:hAnsi="Cambria Math" w:cs="宋体"/>
                  </w:rPr>
                  <m:t>’</m:t>
                </m:r>
                <m:ctrlPr>
                  <w:rPr>
                    <w:rFonts w:ascii="Cambria Math" w:hAnsi="Cambria Math"/>
                    <w:i/>
                    <w:iCs/>
                  </w:rPr>
                </m:ctrlPr>
              </m:sup>
            </m:sSup>
            <m:ctrlPr>
              <w:rPr>
                <w:rFonts w:ascii="Cambria Math" w:hAnsi="Cambria Math"/>
                <w:i/>
                <w:iCs/>
              </w:rPr>
            </m:ctrlPr>
          </m:e>
        </m:d>
      </m:oMath>
      <w:r>
        <w:rPr>
          <w:rFonts w:hint="eastAsia"/>
          <w:bCs/>
        </w:rPr>
        <w:t>。本文使用Jensen-Shannon散度来衡量这两个分布之间的差异。</w:t>
      </w:r>
    </w:p>
    <w:p w14:paraId="6A1C8EDE">
      <w:pPr>
        <w:ind w:firstLine="420" w:firstLineChars="200"/>
        <w:rPr>
          <w:bCs/>
        </w:rPr>
      </w:pPr>
      <w:r>
        <w:rPr>
          <w:rFonts w:hint="eastAsia"/>
          <w:bCs/>
        </w:rPr>
        <w:t>（5）</w:t>
      </w:r>
      <w:del w:id="1342" w:author="LRC" w:date="2026-07-02T15:59:00Z">
        <w:r>
          <w:rPr>
            <w:rFonts w:hint="eastAsia"/>
            <w:bCs/>
          </w:rPr>
          <w:delText>T</w:delText>
        </w:r>
      </w:del>
      <w:ins w:id="1343" w:author="LRC" w:date="2026-07-02T15:59:00Z">
        <w:r>
          <w:rPr>
            <w:rFonts w:hint="eastAsia"/>
            <w:bCs/>
          </w:rPr>
          <w:t>t</w:t>
        </w:r>
      </w:ins>
      <w:r>
        <w:rPr>
          <w:rFonts w:hint="eastAsia"/>
          <w:bCs/>
        </w:rPr>
        <w:t>op-</w:t>
      </w:r>
      <m:oMath>
        <m:r>
          <m:rPr/>
          <w:rPr>
            <w:rFonts w:hint="eastAsia" w:ascii="Cambria Math" w:hAnsi="Cambria Math"/>
          </w:rPr>
          <m:t>k</m:t>
        </m:r>
      </m:oMath>
      <w:r>
        <w:rPr>
          <w:rFonts w:hint="eastAsia"/>
          <w:bCs/>
        </w:rPr>
        <w:t>频繁模式准确率。将采样图</w:t>
      </w:r>
      <m:oMath>
        <m:sSub>
          <m:sSubPr>
            <m:ctrlPr>
              <w:del w:id="1344" w:author="LRC" w:date="2026-07-02T15:58:00Z">
                <w:rPr>
                  <w:rFonts w:ascii="Cambria Math" w:hAnsi="Cambria Math"/>
                  <w:bCs/>
                  <w:i/>
                </w:rPr>
              </w:del>
            </m:ctrlPr>
          </m:sSubPr>
          <m:e>
            <w:del w:id="1345" w:author="LRC" w:date="2026-07-02T15:58:00Z">
              <m:r>
                <m:rPr/>
                <w:rPr>
                  <w:rFonts w:hint="eastAsia" w:ascii="Cambria Math" w:hAnsi="Cambria Math"/>
                </w:rPr>
                <m:t>G</m:t>
              </m:r>
            </w:del>
            <m:ctrlPr>
              <w:del w:id="1346" w:author="LRC" w:date="2026-07-02T15:58:00Z">
                <w:rPr>
                  <w:rFonts w:hint="eastAsia" w:ascii="Cambria Math" w:hAnsi="Cambria Math"/>
                  <w:bCs/>
                  <w:i/>
                </w:rPr>
              </w:del>
            </m:ctrlPr>
          </m:e>
          <m:sub>
            <w:del w:id="1347" w:author="LRC" w:date="2026-07-02T15:58:00Z">
              <m:r>
                <m:rPr/>
                <w:rPr>
                  <w:rFonts w:hint="eastAsia" w:ascii="Cambria Math" w:hAnsi="Cambria Math"/>
                </w:rPr>
                <m:t>s</m:t>
              </m:r>
            </w:del>
            <m:ctrlPr>
              <w:del w:id="1348" w:author="LRC" w:date="2026-07-02T15:58:00Z">
                <w:rPr>
                  <w:rFonts w:ascii="Cambria Math" w:hAnsi="Cambria Math"/>
                  <w:bCs/>
                  <w:i/>
                </w:rPr>
              </w:del>
            </m:ctrlPr>
          </m:sub>
        </m:sSub>
      </m:oMath>
      <w:r>
        <w:rPr>
          <w:rFonts w:hint="eastAsia"/>
          <w:bCs/>
        </w:rPr>
        <w:t>的top-</w:t>
      </w:r>
      <m:oMath>
        <m:r>
          <m:rPr/>
          <w:rPr>
            <w:rFonts w:hint="eastAsia" w:ascii="Cambria Math" w:hAnsi="Cambria Math"/>
          </w:rPr>
          <m:t>k</m:t>
        </m:r>
      </m:oMath>
      <w:r>
        <w:rPr>
          <w:rFonts w:hint="eastAsia"/>
          <w:bCs/>
        </w:rPr>
        <w:t>个模式</w:t>
      </w:r>
      <m:oMath>
        <m:sSub>
          <m:sSubPr>
            <m:ctrlPr>
              <w:rPr>
                <w:rFonts w:ascii="Cambria Math" w:hAnsi="Cambria Math"/>
                <w:bCs/>
                <w:i/>
              </w:rPr>
            </m:ctrlPr>
          </m:sSubPr>
          <m:e>
            <m:r>
              <m:rPr/>
              <w:rPr>
                <w:rFonts w:hint="eastAsia" w:ascii="Cambria Math" w:hAnsi="Cambria Math"/>
              </w:rPr>
              <m:t>P</m:t>
            </m:r>
            <m:ctrlPr>
              <w:rPr>
                <w:rFonts w:hint="eastAsia" w:ascii="Cambria Math" w:hAnsi="Cambria Math"/>
                <w:bCs/>
                <w:i/>
              </w:rPr>
            </m:ctrlPr>
          </m:e>
          <m:sub>
            <m:sSub>
              <m:sSubPr>
                <m:ctrlPr>
                  <w:rPr>
                    <w:rFonts w:ascii="Cambria Math" w:hAnsi="Cambria Math"/>
                    <w:bCs/>
                    <w:i/>
                  </w:rPr>
                </m:ctrlPr>
              </m:sSubPr>
              <m:e>
                <m:r>
                  <m:rPr/>
                  <w:rPr>
                    <w:rFonts w:hint="eastAsia" w:ascii="Cambria Math" w:hAnsi="Cambria Math"/>
                  </w:rPr>
                  <m:t>G</m:t>
                </m:r>
                <m:ctrlPr>
                  <w:rPr>
                    <w:rFonts w:ascii="Cambria Math" w:hAnsi="Cambria Math"/>
                    <w:bCs/>
                    <w:i/>
                  </w:rPr>
                </m:ctrlPr>
              </m:e>
              <m:sub>
                <m:r>
                  <m:rPr/>
                  <w:rPr>
                    <w:rFonts w:hint="eastAsia" w:ascii="Cambria Math" w:hAnsi="Cambria Math"/>
                  </w:rPr>
                  <m:t>s</m:t>
                </m:r>
                <m:ctrlPr>
                  <w:rPr>
                    <w:rFonts w:ascii="Cambria Math" w:hAnsi="Cambria Math"/>
                    <w:bCs/>
                    <w:i/>
                  </w:rPr>
                </m:ctrlPr>
              </m:sub>
            </m:sSub>
            <m:ctrlPr>
              <w:rPr>
                <w:rFonts w:ascii="Cambria Math" w:hAnsi="Cambria Math"/>
                <w:bCs/>
                <w:i/>
              </w:rPr>
            </m:ctrlPr>
          </m:sub>
        </m:sSub>
      </m:oMath>
      <w:r>
        <w:rPr>
          <w:rFonts w:hint="eastAsia"/>
          <w:bCs/>
        </w:rPr>
        <w:t>与原始图的top-</w:t>
      </w:r>
      <m:oMath>
        <m:r>
          <m:rPr/>
          <w:rPr>
            <w:rFonts w:hint="eastAsia" w:ascii="Cambria Math" w:hAnsi="Cambria Math"/>
          </w:rPr>
          <m:t>k</m:t>
        </m:r>
      </m:oMath>
      <w:r>
        <w:rPr>
          <w:rFonts w:hint="eastAsia"/>
          <w:bCs/>
        </w:rPr>
        <w:t>个模式</w:t>
      </w:r>
      <m:oMath>
        <m:sSub>
          <m:sSubPr>
            <m:ctrlPr>
              <w:rPr>
                <w:rFonts w:ascii="Cambria Math" w:hAnsi="Cambria Math"/>
                <w:bCs/>
                <w:i/>
              </w:rPr>
            </m:ctrlPr>
          </m:sSubPr>
          <m:e>
            <m:r>
              <m:rPr/>
              <w:rPr>
                <w:rFonts w:hint="eastAsia" w:ascii="Cambria Math" w:hAnsi="Cambria Math"/>
              </w:rPr>
              <m:t>P</m:t>
            </m:r>
            <m:ctrlPr>
              <w:rPr>
                <w:rFonts w:hint="eastAsia" w:ascii="Cambria Math" w:hAnsi="Cambria Math"/>
                <w:bCs/>
                <w:i/>
              </w:rPr>
            </m:ctrlPr>
          </m:e>
          <m:sub>
            <m:r>
              <m:rPr/>
              <w:rPr>
                <w:rFonts w:hint="eastAsia" w:ascii="Cambria Math" w:hAnsi="Cambria Math"/>
              </w:rPr>
              <m:t>G</m:t>
            </m:r>
            <m:ctrlPr>
              <w:rPr>
                <w:rFonts w:ascii="Cambria Math" w:hAnsi="Cambria Math"/>
                <w:bCs/>
                <w:i/>
              </w:rPr>
            </m:ctrlPr>
          </m:sub>
        </m:sSub>
      </m:oMath>
      <w:r>
        <w:rPr>
          <w:rFonts w:hint="eastAsia"/>
          <w:bCs/>
        </w:rPr>
        <w:t>进行比较，可得</w:t>
      </w:r>
      <w:del w:id="1349" w:author="LRC" w:date="2026-07-02T16:00:00Z">
        <w:r>
          <w:rPr>
            <w:rFonts w:hint="eastAsia"/>
            <w:bCs/>
          </w:rPr>
          <w:delText>到</w:delText>
        </w:r>
      </w:del>
      <w:r>
        <w:rPr>
          <w:rFonts w:hint="eastAsia"/>
          <w:bCs/>
        </w:rPr>
        <w:t>top-</w:t>
      </w:r>
      <m:oMath>
        <m:r>
          <m:rPr/>
          <w:rPr>
            <w:rFonts w:hint="eastAsia" w:ascii="Cambria Math" w:hAnsi="Cambria Math"/>
          </w:rPr>
          <m:t>k</m:t>
        </m:r>
      </m:oMath>
      <w:r>
        <w:rPr>
          <w:rFonts w:hint="eastAsia"/>
          <w:bCs/>
        </w:rPr>
        <w:t>频繁模式准确率</w:t>
      </w:r>
      <m:oMath>
        <m:sSub>
          <m:sSubPr>
            <m:ctrlPr>
              <w:del w:id="1350" w:author="LRC" w:date="2026-07-02T16:00:00Z">
                <w:rPr>
                  <w:rFonts w:ascii="Cambria Math" w:hAnsi="Cambria Math"/>
                  <w:bCs/>
                  <w:i/>
                </w:rPr>
              </w:del>
            </m:ctrlPr>
          </m:sSubPr>
          <m:e>
            <w:del w:id="1351" w:author="LRC" w:date="2026-07-02T16:00:00Z">
              <m:r>
                <m:rPr/>
                <w:rPr>
                  <w:rFonts w:hint="eastAsia" w:ascii="Cambria Math" w:hAnsi="Cambria Math"/>
                </w:rPr>
                <m:t>P</m:t>
              </m:r>
            </w:del>
            <m:ctrlPr>
              <w:del w:id="1352" w:author="LRC" w:date="2026-07-02T16:00:00Z">
                <w:rPr>
                  <w:rFonts w:hint="eastAsia" w:ascii="Cambria Math" w:hAnsi="Cambria Math"/>
                  <w:bCs/>
                  <w:i/>
                </w:rPr>
              </w:del>
            </m:ctrlPr>
          </m:e>
          <m:sub>
            <w:del w:id="1353" w:author="LRC" w:date="2026-07-02T16:00:00Z">
              <m:r>
                <m:rPr>
                  <m:sty m:val="p"/>
                </m:rPr>
                <w:rPr>
                  <w:rFonts w:hint="eastAsia" w:ascii="Cambria Math" w:hAnsi="Cambria Math"/>
                </w:rPr>
                <m:t>acc</m:t>
              </m:r>
            </w:del>
            <m:ctrlPr>
              <w:del w:id="1354" w:author="LRC" w:date="2026-07-02T16:00:00Z">
                <w:rPr>
                  <w:rFonts w:ascii="Cambria Math" w:hAnsi="Cambria Math"/>
                  <w:bCs/>
                  <w:i/>
                </w:rPr>
              </w:del>
            </m:ctrlPr>
          </m:sub>
        </m:sSub>
      </m:oMath>
      <w:del w:id="1355" w:author="LRC" w:date="2026-07-02T16:00:00Z">
        <w:r>
          <w:rPr>
            <w:rFonts w:hint="eastAsia"/>
            <w:bCs/>
          </w:rPr>
          <w:delText>，其计算公式如下：</w:delText>
        </w:r>
      </w:del>
    </w:p>
    <w:p w14:paraId="64A1D814">
      <w:pPr>
        <w:rPr>
          <w:rFonts w:ascii="黑体" w:hAnsi="黑体" w:eastAsia="黑体"/>
          <w:bCs/>
        </w:rPr>
      </w:pPr>
      <m:oMathPara>
        <m:oMath>
          <m:eqArr>
            <m:eqArrPr>
              <m:maxDist m:val="1"/>
              <m:ctrlPr>
                <w:rPr>
                  <w:rFonts w:ascii="Cambria Math" w:hAnsi="Cambria Math"/>
                  <w:bCs/>
                  <w:i/>
                </w:rPr>
              </m:ctrlPr>
            </m:eqArrPr>
            <m:e>
              <m:sSub>
                <m:sSubPr>
                  <m:ctrlPr>
                    <w:rPr>
                      <w:rFonts w:ascii="Cambria Math" w:hAnsi="Cambria Math" w:cs="Cambria Math"/>
                      <w:bCs/>
                      <w:i/>
                    </w:rPr>
                  </m:ctrlPr>
                </m:sSubPr>
                <m:e>
                  <m:r>
                    <m:rPr/>
                    <w:rPr>
                      <w:rFonts w:ascii="Cambria Math" w:hAnsi="Cambria Math" w:cs="Cambria Math"/>
                    </w:rPr>
                    <m:t>P</m:t>
                  </m:r>
                  <m:ctrlPr>
                    <w:rPr>
                      <w:rFonts w:ascii="Cambria Math" w:hAnsi="Cambria Math" w:cs="Cambria Math"/>
                      <w:bCs/>
                      <w:i/>
                    </w:rPr>
                  </m:ctrlPr>
                </m:e>
                <m:sub>
                  <m:r>
                    <m:rPr>
                      <m:sty m:val="p"/>
                    </m:rPr>
                    <w:rPr>
                      <w:rFonts w:ascii="Cambria Math" w:hAnsi="Cambria Math" w:cs="Cambria Math"/>
                    </w:rPr>
                    <m:t>acc</m:t>
                  </m:r>
                  <m:ctrlPr>
                    <w:rPr>
                      <w:rFonts w:ascii="Cambria Math" w:hAnsi="Cambria Math" w:cs="Cambria Math"/>
                      <w:bCs/>
                      <w:i/>
                    </w:rPr>
                  </m:ctrlPr>
                </m:sub>
              </m:sSub>
              <m:r>
                <m:rPr/>
                <w:rPr>
                  <w:rFonts w:ascii="Cambria Math" w:hAnsi="Cambria Math" w:cs="Cambria Math"/>
                </w:rPr>
                <m:t>=</m:t>
              </m:r>
              <m:f>
                <m:fPr>
                  <m:ctrlPr>
                    <w:rPr>
                      <w:rFonts w:ascii="Cambria Math" w:hAnsi="Cambria Math" w:cs="Cambria Math"/>
                      <w:bCs/>
                    </w:rPr>
                  </m:ctrlPr>
                </m:fPr>
                <m:num>
                  <m:r>
                    <m:rPr/>
                    <w:rPr>
                      <w:rFonts w:ascii="Cambria Math" w:hAnsi="Cambria Math" w:cs="Cambria Math"/>
                    </w:rPr>
                    <m:t>|</m:t>
                  </m:r>
                  <m:sSub>
                    <m:sSubPr>
                      <m:ctrlPr>
                        <w:rPr>
                          <w:rFonts w:ascii="Cambria Math" w:hAnsi="Cambria Math" w:cs="Cambria Math"/>
                          <w:bCs/>
                          <w:i/>
                        </w:rPr>
                      </m:ctrlPr>
                    </m:sSubPr>
                    <m:e>
                      <m:r>
                        <m:rPr/>
                        <w:rPr>
                          <w:rFonts w:ascii="Cambria Math" w:hAnsi="Cambria Math" w:cs="Cambria Math"/>
                        </w:rPr>
                        <m:t>P</m:t>
                      </m:r>
                      <m:ctrlPr>
                        <w:rPr>
                          <w:rFonts w:ascii="Cambria Math" w:hAnsi="Cambria Math" w:cs="Cambria Math"/>
                          <w:bCs/>
                          <w:i/>
                        </w:rPr>
                      </m:ctrlPr>
                    </m:e>
                    <m:sub>
                      <m:sSub>
                        <m:sSubPr>
                          <m:ctrlPr>
                            <w:rPr>
                              <w:rFonts w:ascii="Cambria Math" w:hAnsi="Cambria Math" w:cs="Cambria Math"/>
                              <w:bCs/>
                              <w:i/>
                            </w:rPr>
                          </m:ctrlPr>
                        </m:sSubPr>
                        <m:e>
                          <m:r>
                            <m:rPr/>
                            <w:rPr>
                              <w:rFonts w:ascii="Cambria Math" w:hAnsi="Cambria Math" w:cs="Cambria Math"/>
                            </w:rPr>
                            <m:t>G</m:t>
                          </m:r>
                          <m:ctrlPr>
                            <w:rPr>
                              <w:rFonts w:ascii="Cambria Math" w:hAnsi="Cambria Math" w:cs="Cambria Math"/>
                              <w:bCs/>
                              <w:i/>
                            </w:rPr>
                          </m:ctrlPr>
                        </m:e>
                        <m:sub>
                          <m:r>
                            <m:rPr/>
                            <w:rPr>
                              <w:rFonts w:ascii="Cambria Math" w:hAnsi="Cambria Math" w:cs="Cambria Math"/>
                            </w:rPr>
                            <m:t>s</m:t>
                          </m:r>
                          <m:ctrlPr>
                            <w:rPr>
                              <w:rFonts w:ascii="Cambria Math" w:hAnsi="Cambria Math" w:cs="Cambria Math"/>
                              <w:bCs/>
                              <w:i/>
                            </w:rPr>
                          </m:ctrlPr>
                        </m:sub>
                      </m:sSub>
                      <m:ctrlPr>
                        <w:rPr>
                          <w:rFonts w:ascii="Cambria Math" w:hAnsi="Cambria Math" w:cs="Cambria Math"/>
                          <w:bCs/>
                          <w:i/>
                        </w:rPr>
                      </m:ctrlPr>
                    </m:sub>
                  </m:sSub>
                  <m:r>
                    <m:rPr>
                      <m:sty m:val="p"/>
                    </m:rPr>
                    <w:rPr>
                      <w:rFonts w:ascii="Cambria Math" w:hAnsi="Cambria Math" w:cs="Cambria Math"/>
                    </w:rPr>
                    <m:t>∩</m:t>
                  </m:r>
                  <m:sSub>
                    <m:sSubPr>
                      <m:ctrlPr>
                        <w:rPr>
                          <w:rFonts w:ascii="Cambria Math" w:hAnsi="Cambria Math" w:cs="Cambria Math"/>
                          <w:bCs/>
                          <w:i/>
                        </w:rPr>
                      </m:ctrlPr>
                    </m:sSubPr>
                    <m:e>
                      <m:r>
                        <m:rPr/>
                        <w:rPr>
                          <w:rFonts w:ascii="Cambria Math" w:hAnsi="Cambria Math" w:cs="Cambria Math"/>
                        </w:rPr>
                        <m:t>P</m:t>
                      </m:r>
                      <m:ctrlPr>
                        <w:rPr>
                          <w:rFonts w:ascii="Cambria Math" w:hAnsi="Cambria Math" w:cs="Cambria Math"/>
                          <w:bCs/>
                        </w:rPr>
                      </m:ctrlPr>
                    </m:e>
                    <m:sub>
                      <m:r>
                        <m:rPr/>
                        <w:rPr>
                          <w:rFonts w:ascii="Cambria Math" w:hAnsi="Cambria Math" w:cs="Cambria Math"/>
                        </w:rPr>
                        <m:t>G</m:t>
                      </m:r>
                      <m:ctrlPr>
                        <w:rPr>
                          <w:rFonts w:ascii="Cambria Math" w:hAnsi="Cambria Math" w:cs="Cambria Math"/>
                          <w:bCs/>
                          <w:i/>
                        </w:rPr>
                      </m:ctrlPr>
                    </m:sub>
                  </m:sSub>
                  <m:r>
                    <m:rPr/>
                    <w:rPr>
                      <w:rFonts w:ascii="Cambria Math" w:hAnsi="Cambria Math" w:cs="Cambria Math"/>
                    </w:rPr>
                    <m:t>|</m:t>
                  </m:r>
                  <m:ctrlPr>
                    <w:rPr>
                      <w:rFonts w:ascii="Cambria Math" w:hAnsi="Cambria Math" w:cs="Cambria Math"/>
                      <w:bCs/>
                      <w:i/>
                    </w:rPr>
                  </m:ctrlPr>
                </m:num>
                <m:den>
                  <m:r>
                    <m:rPr/>
                    <w:rPr>
                      <w:rFonts w:ascii="Cambria Math" w:hAnsi="Cambria Math" w:cs="Cambria Math"/>
                    </w:rPr>
                    <m:t>|</m:t>
                  </m:r>
                  <m:sSub>
                    <m:sSubPr>
                      <m:ctrlPr>
                        <w:rPr>
                          <w:rFonts w:ascii="Cambria Math" w:hAnsi="Cambria Math" w:cs="Cambria Math"/>
                          <w:bCs/>
                          <w:i/>
                        </w:rPr>
                      </m:ctrlPr>
                    </m:sSubPr>
                    <m:e>
                      <m:r>
                        <m:rPr/>
                        <w:rPr>
                          <w:rFonts w:ascii="Cambria Math" w:hAnsi="Cambria Math" w:cs="Cambria Math"/>
                        </w:rPr>
                        <m:t>P</m:t>
                      </m:r>
                      <m:ctrlPr>
                        <w:rPr>
                          <w:rFonts w:ascii="Cambria Math" w:hAnsi="Cambria Math" w:cs="Cambria Math"/>
                          <w:bCs/>
                          <w:i/>
                        </w:rPr>
                      </m:ctrlPr>
                    </m:e>
                    <m:sub>
                      <m:r>
                        <m:rPr/>
                        <w:rPr>
                          <w:rFonts w:ascii="Cambria Math" w:hAnsi="Cambria Math" w:cs="Cambria Math"/>
                        </w:rPr>
                        <m:t>G</m:t>
                      </m:r>
                      <m:ctrlPr>
                        <w:rPr>
                          <w:rFonts w:ascii="Cambria Math" w:hAnsi="Cambria Math" w:cs="Cambria Math"/>
                          <w:bCs/>
                          <w:i/>
                        </w:rPr>
                      </m:ctrlPr>
                    </m:sub>
                  </m:sSub>
                  <m:r>
                    <m:rPr/>
                    <w:rPr>
                      <w:rFonts w:ascii="Cambria Math" w:hAnsi="Cambria Math" w:cs="Cambria Math"/>
                    </w:rPr>
                    <m:t>|</m:t>
                  </m:r>
                  <m:ctrlPr>
                    <w:rPr>
                      <w:rFonts w:ascii="Cambria Math" w:hAnsi="Cambria Math" w:cs="Cambria Math"/>
                      <w:bCs/>
                      <w:i/>
                    </w:rPr>
                  </m:ctrlPr>
                </m:den>
              </m:f>
              <w:ins w:id="1356" w:author="LRC" w:date="2026-07-02T16:00:00Z">
                <m:r>
                  <m:rPr>
                    <m:sty m:val="p"/>
                  </m:rPr>
                  <w:rPr>
                    <w:rFonts w:hint="eastAsia" w:ascii="Cambria Math" w:hAnsi="Cambria Math"/>
                  </w:rPr>
                  <m:t>。</m:t>
                </m:r>
              </w:ins>
              <m:r>
                <m:rPr/>
                <w:rPr>
                  <w:rFonts w:ascii="Cambria Math" w:hAnsi="Cambria Math"/>
                </w:rPr>
                <m:t>#</m:t>
              </m:r>
              <m:d>
                <m:dPr>
                  <m:ctrlPr>
                    <w:rPr>
                      <w:rFonts w:ascii="Cambria Math" w:hAnsi="Cambria Math"/>
                      <w:bCs/>
                      <w:i/>
                    </w:rPr>
                  </m:ctrlPr>
                </m:dPr>
                <m:e>
                  <m:r>
                    <m:rPr/>
                    <w:rPr>
                      <w:rFonts w:ascii="Cambria Math" w:hAnsi="Cambria Math"/>
                    </w:rPr>
                    <m:t>15</m:t>
                  </m:r>
                  <m:ctrlPr>
                    <w:rPr>
                      <w:rFonts w:ascii="Cambria Math" w:hAnsi="Cambria Math"/>
                      <w:bCs/>
                      <w:i/>
                    </w:rPr>
                  </m:ctrlPr>
                </m:e>
              </m:d>
              <m:ctrlPr>
                <w:rPr>
                  <w:rFonts w:ascii="Cambria Math" w:hAnsi="Cambria Math"/>
                  <w:bCs/>
                  <w:i/>
                </w:rPr>
              </m:ctrlPr>
            </m:e>
          </m:eqArr>
        </m:oMath>
      </m:oMathPara>
    </w:p>
    <w:p w14:paraId="2FEB53A7">
      <w:pPr>
        <w:rPr>
          <w:rFonts w:ascii="黑体" w:hAnsi="黑体" w:eastAsia="黑体" w:cs="黑体"/>
          <w:bCs/>
        </w:rPr>
      </w:pPr>
      <w:del w:id="1357" w:author="LRC" w:date="2026-06-25T09:02:00Z">
        <w:r>
          <w:rPr>
            <w:rFonts w:hint="eastAsia" w:ascii="黑体" w:hAnsi="黑体" w:eastAsia="黑体"/>
            <w:bCs/>
          </w:rPr>
          <w:delText>4</w:delText>
        </w:r>
      </w:del>
      <w:ins w:id="1358" w:author="LRC" w:date="2026-06-25T09:02:00Z">
        <w:r>
          <w:rPr>
            <w:rFonts w:ascii="黑体" w:hAnsi="黑体" w:eastAsia="黑体"/>
            <w:bCs/>
          </w:rPr>
          <w:t>3</w:t>
        </w:r>
      </w:ins>
      <w:r>
        <w:rPr>
          <w:rFonts w:hint="eastAsia" w:ascii="黑体" w:hAnsi="黑体" w:eastAsia="黑体"/>
          <w:bCs/>
        </w:rPr>
        <w:t>.4</w:t>
      </w:r>
      <w:r>
        <w:rPr>
          <w:rFonts w:hint="eastAsia" w:ascii="黑体" w:hAnsi="黑体" w:eastAsia="黑体" w:cs="黑体"/>
          <w:bCs/>
        </w:rPr>
        <w:t xml:space="preserve"> </w:t>
      </w:r>
      <w:r>
        <w:rPr>
          <w:rFonts w:hint="eastAsia" w:ascii="黑体" w:hAnsi="黑体" w:eastAsia="黑体"/>
        </w:rPr>
        <w:t>试</w:t>
      </w:r>
      <w:r>
        <w:rPr>
          <w:rFonts w:hint="eastAsia" w:ascii="黑体" w:hAnsi="黑体" w:eastAsia="黑体" w:cs="黑体"/>
          <w:bCs/>
        </w:rPr>
        <w:t>验结果</w:t>
      </w:r>
    </w:p>
    <w:p w14:paraId="71F50615">
      <w:pPr>
        <w:spacing w:line="360" w:lineRule="auto"/>
        <w:rPr>
          <w:rFonts w:ascii="黑体" w:hAnsi="黑体" w:eastAsia="黑体"/>
          <w:bCs/>
        </w:rPr>
      </w:pPr>
      <w:del w:id="1359" w:author="LRC" w:date="2026-06-25T09:02:00Z">
        <w:r>
          <w:rPr>
            <w:rFonts w:hint="eastAsia" w:ascii="黑体" w:hAnsi="黑体" w:eastAsia="黑体"/>
            <w:bCs/>
          </w:rPr>
          <w:delText>4</w:delText>
        </w:r>
      </w:del>
      <w:ins w:id="1360" w:author="LRC" w:date="2026-06-25T09:02:00Z">
        <w:r>
          <w:rPr>
            <w:rFonts w:ascii="黑体" w:hAnsi="黑体" w:eastAsia="黑体"/>
            <w:bCs/>
          </w:rPr>
          <w:t>3</w:t>
        </w:r>
      </w:ins>
      <w:r>
        <w:rPr>
          <w:rFonts w:hint="eastAsia" w:ascii="黑体" w:hAnsi="黑体" w:eastAsia="黑体"/>
          <w:bCs/>
        </w:rPr>
        <w:t xml:space="preserve">.4.1 </w:t>
      </w:r>
      <w:r>
        <w:rPr>
          <w:rFonts w:hint="eastAsia" w:ascii="黑体" w:hAnsi="黑体" w:eastAsia="黑体" w:cs="黑体"/>
          <w:bCs/>
        </w:rPr>
        <w:t>参数</w:t>
      </w:r>
      <m:oMath>
        <m:r>
          <m:rPr/>
          <w:rPr>
            <w:rFonts w:ascii="Cambria Math" w:hAnsi="Cambria Math" w:eastAsia="黑体"/>
          </w:rPr>
          <m:t>k</m:t>
        </m:r>
      </m:oMath>
      <w:r>
        <w:rPr>
          <w:rFonts w:hint="eastAsia" w:ascii="黑体" w:hAnsi="黑体" w:eastAsia="黑体" w:cs="黑体"/>
          <w:bCs/>
        </w:rPr>
        <w:t>和</w:t>
      </w:r>
      <m:oMath>
        <m:r>
          <m:rPr/>
          <w:rPr>
            <w:rFonts w:ascii="Cambria Math" w:hAnsi="Cambria Math" w:eastAsia="黑体"/>
          </w:rPr>
          <m:t>ξ</m:t>
        </m:r>
      </m:oMath>
      <w:r>
        <w:rPr>
          <w:rFonts w:hint="eastAsia" w:ascii="黑体" w:hAnsi="黑体" w:eastAsia="黑体" w:cs="黑体"/>
          <w:bCs/>
        </w:rPr>
        <w:t>对</w:t>
      </w:r>
      <w:del w:id="1361" w:author="LRC" w:date="2026-07-02T16:01:00Z">
        <w:r>
          <w:rPr>
            <w:rFonts w:hint="eastAsia" w:ascii="黑体" w:hAnsi="黑体" w:eastAsia="黑体"/>
            <w:bCs/>
          </w:rPr>
          <w:delText>top-</w:delText>
        </w:r>
      </w:del>
      <m:oMath>
        <w:del w:id="1362" w:author="LRC" w:date="2026-07-02T16:01:00Z">
          <m:r>
            <m:rPr/>
            <w:rPr>
              <w:rFonts w:ascii="Cambria Math" w:hAnsi="Cambria Math" w:eastAsia="黑体"/>
            </w:rPr>
            <m:t>k</m:t>
          </m:r>
        </w:del>
      </m:oMath>
      <w:del w:id="1363" w:author="LRC" w:date="2026-07-02T16:01:00Z">
        <w:r>
          <w:rPr>
            <w:rFonts w:hint="eastAsia" w:ascii="黑体" w:hAnsi="黑体" w:eastAsia="黑体" w:cs="黑体"/>
            <w:bCs/>
          </w:rPr>
          <w:delText>频繁模式准确率</w:delText>
        </w:r>
      </w:del>
      <m:oMath>
        <m:sSub>
          <m:sSubPr>
            <m:ctrlPr>
              <w:ins w:id="1364" w:author="LRC" w:date="2026-07-02T16:01:00Z">
                <w:rPr>
                  <w:rFonts w:ascii="Cambria Math" w:hAnsi="Cambria Math" w:cs="Cambria Math"/>
                  <w:bCs/>
                  <w:i/>
                </w:rPr>
              </w:ins>
            </m:ctrlPr>
          </m:sSubPr>
          <m:e>
            <w:ins w:id="1365" w:author="LRC" w:date="2026-07-02T16:01:00Z">
              <m:r>
                <m:rPr/>
                <w:rPr>
                  <w:rFonts w:ascii="Cambria Math" w:hAnsi="Cambria Math" w:cs="Cambria Math"/>
                </w:rPr>
                <m:t>P</m:t>
              </m:r>
            </w:ins>
            <m:ctrlPr>
              <w:ins w:id="1366" w:author="LRC" w:date="2026-07-02T16:01:00Z">
                <w:rPr>
                  <w:rFonts w:ascii="Cambria Math" w:hAnsi="Cambria Math" w:cs="Cambria Math"/>
                  <w:bCs/>
                  <w:i/>
                </w:rPr>
              </w:ins>
            </m:ctrlPr>
          </m:e>
          <m:sub>
            <w:ins w:id="1367" w:author="LRC" w:date="2026-07-02T16:01:00Z">
              <m:r>
                <m:rPr>
                  <m:sty m:val="p"/>
                </m:rPr>
                <w:rPr>
                  <w:rFonts w:ascii="Cambria Math" w:hAnsi="Cambria Math" w:cs="Cambria Math"/>
                </w:rPr>
                <m:t>acc</m:t>
              </m:r>
            </w:ins>
            <m:ctrlPr>
              <w:ins w:id="1368" w:author="LRC" w:date="2026-07-02T16:01:00Z">
                <w:rPr>
                  <w:rFonts w:ascii="Cambria Math" w:hAnsi="Cambria Math" w:cs="Cambria Math"/>
                  <w:bCs/>
                  <w:i/>
                </w:rPr>
              </w:ins>
            </m:ctrlPr>
          </m:sub>
        </m:sSub>
      </m:oMath>
      <w:r>
        <w:rPr>
          <w:rFonts w:hint="eastAsia" w:ascii="黑体" w:hAnsi="黑体" w:eastAsia="黑体" w:cs="黑体"/>
          <w:bCs/>
        </w:rPr>
        <w:t>的影响</w:t>
      </w:r>
    </w:p>
    <w:p w14:paraId="5CA81D0D">
      <w:pPr>
        <w:ind w:firstLine="420" w:firstLineChars="200"/>
        <w:rPr>
          <w:bCs/>
        </w:rPr>
      </w:pPr>
      <w:del w:id="1369" w:author="LRC" w:date="2026-07-02T16:04:00Z">
        <w:r>
          <w:rPr>
            <w:rFonts w:hint="eastAsia"/>
            <w:bCs/>
          </w:rPr>
          <w:delText>在</w:delText>
        </w:r>
      </w:del>
      <w:r>
        <w:rPr>
          <w:rFonts w:hint="eastAsia"/>
          <w:bCs/>
        </w:rPr>
        <w:t>本试验中</w:t>
      </w:r>
      <w:del w:id="1370" w:author="LRC" w:date="2026-07-02T16:04:00Z">
        <w:r>
          <w:rPr>
            <w:rFonts w:hint="eastAsia"/>
            <w:bCs/>
          </w:rPr>
          <w:delText>，采样率</w:delText>
        </w:r>
      </w:del>
      <m:oMath>
        <m:r>
          <m:rPr/>
          <w:rPr>
            <w:rFonts w:ascii="Cambria Math" w:hAnsi="Cambria Math"/>
          </w:rPr>
          <m:t>ξ</m:t>
        </m:r>
      </m:oMath>
      <w:r>
        <w:rPr>
          <w:rFonts w:hint="eastAsia"/>
          <w:bCs/>
        </w:rPr>
        <w:t>从0.05开始，每次增加0.05，直至</w:t>
      </w:r>
      <m:oMath>
        <w:ins w:id="1371" w:author="LRC" w:date="2026-07-02T16:05:00Z">
          <m:r>
            <m:rPr/>
            <w:rPr>
              <w:rFonts w:ascii="Cambria Math" w:hAnsi="Cambria Math"/>
            </w:rPr>
            <m:t>ξ</m:t>
          </m:r>
        </w:ins>
      </m:oMath>
      <w:ins w:id="1372" w:author="LRC" w:date="2026-07-02T16:05:00Z">
        <w:r>
          <w:rPr>
            <w:rFonts w:hint="eastAsia"/>
            <w:bCs/>
          </w:rPr>
          <w:t>=</w:t>
        </w:r>
      </w:ins>
      <w:r>
        <w:rPr>
          <w:rFonts w:hint="eastAsia"/>
          <w:bCs/>
        </w:rPr>
        <w:t>0.2</w:t>
      </w:r>
      <w:ins w:id="1373" w:author="LRC" w:date="2026-07-02T16:05:00Z">
        <w:r>
          <w:rPr>
            <w:bCs/>
          </w:rPr>
          <w:t>0</w:t>
        </w:r>
      </w:ins>
      <w:r>
        <w:rPr>
          <w:rFonts w:hint="eastAsia"/>
          <w:bCs/>
        </w:rPr>
        <w:t>，</w:t>
      </w:r>
      <w:del w:id="1374" w:author="LRC" w:date="2026-07-02T16:33:00Z">
        <w:r>
          <w:rPr>
            <w:rFonts w:hint="eastAsia"/>
            <w:bCs/>
          </w:rPr>
          <w:delText>同时</w:delText>
        </w:r>
      </w:del>
      <m:oMath>
        <m:r>
          <m:rPr/>
          <w:rPr>
            <w:rFonts w:ascii="Cambria Math" w:hAnsi="Cambria Math"/>
          </w:rPr>
          <m:t>k</m:t>
        </m:r>
      </m:oMath>
      <w:r>
        <w:rPr>
          <w:rFonts w:hint="eastAsia"/>
          <w:bCs/>
        </w:rPr>
        <w:t>分别设置为100</w:t>
      </w:r>
      <w:del w:id="1375" w:author="LRC" w:date="2026-07-02T16:34:00Z">
        <w:r>
          <w:rPr>
            <w:rFonts w:hint="eastAsia"/>
            <w:bCs/>
          </w:rPr>
          <w:delText>，</w:delText>
        </w:r>
      </w:del>
      <w:ins w:id="1376" w:author="LRC" w:date="2026-07-02T16:34:00Z">
        <w:r>
          <w:rPr>
            <w:rFonts w:hint="eastAsia"/>
            <w:bCs/>
          </w:rPr>
          <w:t>、</w:t>
        </w:r>
      </w:ins>
      <w:r>
        <w:rPr>
          <w:rFonts w:hint="eastAsia"/>
          <w:bCs/>
        </w:rPr>
        <w:t>500</w:t>
      </w:r>
      <w:del w:id="1377" w:author="LRC" w:date="2026-07-02T16:34:00Z">
        <w:r>
          <w:rPr>
            <w:rFonts w:hint="eastAsia"/>
            <w:bCs/>
          </w:rPr>
          <w:delText>，</w:delText>
        </w:r>
      </w:del>
      <w:ins w:id="1378" w:author="LRC" w:date="2026-07-02T16:34:00Z">
        <w:r>
          <w:rPr>
            <w:rFonts w:hint="eastAsia"/>
            <w:bCs/>
          </w:rPr>
          <w:t>、</w:t>
        </w:r>
      </w:ins>
      <w:r>
        <w:rPr>
          <w:rFonts w:hint="eastAsia"/>
          <w:bCs/>
        </w:rPr>
        <w:t>900，</w:t>
      </w:r>
      <m:oMath>
        <m:r>
          <m:rPr/>
          <w:rPr>
            <w:rFonts w:ascii="Cambria Math" w:hAnsi="Cambria Math"/>
            <w:szCs w:val="20"/>
          </w:rPr>
          <m:t>α</m:t>
        </m:r>
      </m:oMath>
      <w:r>
        <w:rPr>
          <w:rFonts w:hint="eastAsia"/>
          <w:szCs w:val="20"/>
        </w:rPr>
        <w:t>固定为0.4，</w:t>
      </w:r>
      <m:oMath>
        <m:r>
          <m:rPr/>
          <w:rPr>
            <w:rFonts w:hint="eastAsia" w:ascii="Cambria Math" w:hAnsi="Cambria Math"/>
            <w:szCs w:val="20"/>
          </w:rPr>
          <m:t>t</m:t>
        </m:r>
      </m:oMath>
      <w:r>
        <w:rPr>
          <w:rFonts w:hint="eastAsia"/>
          <w:szCs w:val="20"/>
        </w:rPr>
        <w:t>为10，</w:t>
      </w:r>
      <m:oMath>
        <m:r>
          <m:rPr/>
          <w:rPr>
            <w:rFonts w:hint="eastAsia" w:ascii="Cambria Math" w:hAnsi="Cambria Math"/>
            <w:szCs w:val="20"/>
          </w:rPr>
          <m:t>r</m:t>
        </m:r>
      </m:oMath>
      <w:r>
        <w:rPr>
          <w:rFonts w:hint="eastAsia"/>
          <w:szCs w:val="20"/>
        </w:rPr>
        <w:t>为20</w:t>
      </w:r>
      <w:r>
        <w:rPr>
          <w:rFonts w:hint="eastAsia"/>
          <w:bCs/>
        </w:rPr>
        <w:t>。此设置旨在探索不同</w:t>
      </w:r>
      <w:del w:id="1379" w:author="LRC" w:date="2026-07-02T16:38:00Z">
        <w:r>
          <w:rPr>
            <w:rFonts w:hint="eastAsia"/>
            <w:bCs/>
          </w:rPr>
          <w:delText>采样率</w:delText>
        </w:r>
      </w:del>
      <m:oMath>
        <m:r>
          <m:rPr/>
          <w:rPr>
            <w:rFonts w:ascii="Cambria Math" w:hAnsi="Cambria Math"/>
          </w:rPr>
          <m:t>ξ</m:t>
        </m:r>
      </m:oMath>
      <w:del w:id="1380" w:author="LRC" w:date="2026-07-02T16:38:00Z">
        <w:r>
          <w:rPr>
            <w:rFonts w:hint="eastAsia"/>
            <w:bCs/>
          </w:rPr>
          <w:delText>以</w:delText>
        </w:r>
      </w:del>
      <w:r>
        <w:rPr>
          <w:rFonts w:hint="eastAsia"/>
          <w:bCs/>
        </w:rPr>
        <w:t>及</w:t>
      </w:r>
      <w:del w:id="1381" w:author="LRC" w:date="2026-07-02T16:38:00Z">
        <w:r>
          <w:rPr>
            <w:rFonts w:hint="eastAsia"/>
            <w:bCs/>
          </w:rPr>
          <w:delText>不同</w:delText>
        </w:r>
      </w:del>
      <m:oMath>
        <m:r>
          <m:rPr/>
          <w:rPr>
            <w:rFonts w:hint="eastAsia" w:ascii="Cambria Math" w:hAnsi="Cambria Math"/>
          </w:rPr>
          <m:t>k</m:t>
        </m:r>
        <w:del w:id="1382" w:author="LRC" w:date="2026-07-02T16:38:00Z">
          <m:r>
            <m:rPr>
              <m:sty m:val="p"/>
            </m:rPr>
            <w:rPr>
              <w:rFonts w:hint="eastAsia" w:ascii="Cambria Math" w:hAnsi="Cambria Math"/>
            </w:rPr>
            <m:t>值</m:t>
          </m:r>
        </w:del>
      </m:oMath>
      <w:r>
        <w:rPr>
          <w:rFonts w:hint="eastAsia"/>
          <w:bCs/>
        </w:rPr>
        <w:t>情况下MGPA方法在频繁模式挖掘任务中的有效性。</w:t>
      </w:r>
      <w:del w:id="1383" w:author="LRC" w:date="2026-07-02T16:39:00Z">
        <w:r>
          <w:rPr>
            <w:rFonts w:hint="eastAsia"/>
            <w:bCs/>
          </w:rPr>
          <w:delText>最初，</w:delText>
        </w:r>
      </w:del>
      <w:del w:id="1384" w:author="LRC" w:date="2026-07-02T16:38:00Z">
        <w:r>
          <w:rPr>
            <w:rFonts w:hint="eastAsia"/>
            <w:bCs/>
          </w:rPr>
          <w:delText>六</w:delText>
        </w:r>
      </w:del>
      <w:ins w:id="1385" w:author="LRC" w:date="2026-07-02T16:38:00Z">
        <w:r>
          <w:rPr>
            <w:rFonts w:hint="eastAsia"/>
            <w:bCs/>
          </w:rPr>
          <w:t>6</w:t>
        </w:r>
      </w:ins>
      <w:r>
        <w:rPr>
          <w:rFonts w:hint="eastAsia"/>
          <w:bCs/>
        </w:rPr>
        <w:t>种不同的采样算法应用于相同的原始图和</w:t>
      </w:r>
      <m:oMath>
        <m:r>
          <m:rPr/>
          <w:rPr>
            <w:rFonts w:hint="eastAsia" w:ascii="Cambria Math" w:hAnsi="Cambria Math"/>
          </w:rPr>
          <m:t>k</m:t>
        </m:r>
      </m:oMath>
      <w:del w:id="1386" w:author="LRC" w:date="2026-07-02T16:39:00Z">
        <w:r>
          <w:rPr>
            <w:rFonts w:hint="eastAsia"/>
            <w:bCs/>
          </w:rPr>
          <w:delText>值</w:delText>
        </w:r>
      </w:del>
      <w:r>
        <w:rPr>
          <w:rFonts w:hint="eastAsia"/>
          <w:bCs/>
        </w:rPr>
        <w:t>上，生成相应的采样图</w:t>
      </w:r>
      <w:del w:id="1387" w:author="LRC" w:date="2026-07-02T16:39:00Z">
        <w:r>
          <w:rPr>
            <w:rFonts w:hint="eastAsia"/>
            <w:bCs/>
          </w:rPr>
          <w:delText>。随后，</w:delText>
        </w:r>
      </w:del>
      <w:ins w:id="1388" w:author="LRC" w:date="2026-07-02T16:39:00Z">
        <w:r>
          <w:rPr>
            <w:rFonts w:hint="eastAsia"/>
            <w:bCs/>
          </w:rPr>
          <w:t>；</w:t>
        </w:r>
      </w:ins>
      <w:r>
        <w:rPr>
          <w:rFonts w:hint="eastAsia"/>
          <w:bCs/>
        </w:rPr>
        <w:t>在这些采样图上执行BMiner算法，识别</w:t>
      </w:r>
      <w:r>
        <w:rPr>
          <w:rFonts w:hint="eastAsia"/>
          <w:bCs/>
          <w:kern w:val="0"/>
        </w:rPr>
        <w:t>top</w:t>
      </w:r>
      <w:r>
        <w:rPr>
          <w:rFonts w:hint="eastAsia"/>
          <w:bCs/>
        </w:rPr>
        <w:t>-</w:t>
      </w:r>
      <m:oMath>
        <m:r>
          <m:rPr/>
          <w:rPr>
            <w:rFonts w:ascii="Cambria Math" w:hAnsi="Cambria Math"/>
          </w:rPr>
          <m:t>k</m:t>
        </m:r>
      </m:oMath>
      <w:r>
        <w:rPr>
          <w:rFonts w:hint="eastAsia"/>
          <w:bCs/>
        </w:rPr>
        <w:t>频繁模式</w:t>
      </w:r>
      <w:del w:id="1389" w:author="LRC" w:date="2026-07-02T16:39:00Z">
        <w:r>
          <w:rPr>
            <w:rFonts w:hint="eastAsia"/>
            <w:bCs/>
          </w:rPr>
          <w:delText>。最后，</w:delText>
        </w:r>
      </w:del>
      <w:ins w:id="1390" w:author="LRC" w:date="2026-07-02T16:39:00Z">
        <w:r>
          <w:rPr>
            <w:rFonts w:hint="eastAsia"/>
            <w:bCs/>
          </w:rPr>
          <w:t>；</w:t>
        </w:r>
      </w:ins>
      <w:del w:id="1391" w:author="LRC" w:date="2026-07-02T16:39:00Z">
        <w:r>
          <w:rPr>
            <w:rFonts w:hint="eastAsia"/>
            <w:bCs/>
          </w:rPr>
          <w:delText>通过</w:delText>
        </w:r>
      </w:del>
      <w:r>
        <w:rPr>
          <w:rFonts w:hint="eastAsia"/>
          <w:bCs/>
        </w:rPr>
        <w:t>比较采样图中识别出的频繁模式与从原始图中获得的top-</w:t>
      </w:r>
      <m:oMath>
        <m:r>
          <m:rPr/>
          <w:rPr>
            <w:rFonts w:ascii="Cambria Math" w:hAnsi="Cambria Math"/>
          </w:rPr>
          <m:t>k</m:t>
        </m:r>
      </m:oMath>
      <w:r>
        <w:rPr>
          <w:rFonts w:hint="eastAsia"/>
          <w:bCs/>
        </w:rPr>
        <w:t>模式，评估准确性。</w:t>
      </w:r>
      <w:del w:id="1392" w:author="LRC" w:date="2026-07-02T16:40:00Z">
        <w:r>
          <w:rPr>
            <w:rFonts w:hint="eastAsia"/>
            <w:bCs/>
          </w:rPr>
          <w:delText>其表现</w:delText>
        </w:r>
      </w:del>
      <w:ins w:id="1393" w:author="LRC" w:date="2026-07-02T16:40:00Z">
        <w:r>
          <w:rPr>
            <w:rFonts w:hint="eastAsia"/>
            <w:bCs/>
          </w:rPr>
          <w:t>试验</w:t>
        </w:r>
      </w:ins>
      <w:r>
        <w:rPr>
          <w:rFonts w:hint="eastAsia"/>
          <w:bCs/>
        </w:rPr>
        <w:t>结果如图</w:t>
      </w:r>
      <w:del w:id="1394" w:author="LRC" w:date="2026-07-02T16:44:00Z">
        <w:r>
          <w:rPr>
            <w:rFonts w:hint="eastAsia"/>
            <w:bCs/>
          </w:rPr>
          <w:delText>5</w:delText>
        </w:r>
      </w:del>
      <w:del w:id="1395" w:author="LRC" w:date="2026-07-02T16:40:00Z">
        <w:r>
          <w:rPr>
            <w:rFonts w:hint="eastAsia"/>
            <w:bCs/>
          </w:rPr>
          <w:delText>、6、7</w:delText>
        </w:r>
      </w:del>
      <w:ins w:id="1396" w:author="LRC" w:date="2026-07-02T16:44:00Z">
        <w:r>
          <w:rPr>
            <w:bCs/>
          </w:rPr>
          <w:t>3</w:t>
        </w:r>
      </w:ins>
      <w:ins w:id="1397" w:author="LRC" w:date="2026-07-02T16:40:00Z">
        <w:r>
          <w:rPr>
            <w:rFonts w:hint="eastAsia"/>
            <w:bCs/>
          </w:rPr>
          <w:t>~</w:t>
        </w:r>
      </w:ins>
      <w:ins w:id="1398" w:author="LRC" w:date="2026-07-02T16:44:00Z">
        <w:r>
          <w:rPr>
            <w:bCs/>
          </w:rPr>
          <w:t>5</w:t>
        </w:r>
      </w:ins>
      <w:r>
        <w:rPr>
          <w:rFonts w:hint="eastAsia"/>
          <w:bCs/>
        </w:rPr>
        <w:t>所示</w:t>
      </w:r>
      <w:del w:id="1399" w:author="LRC" w:date="2026-07-02T16:40:00Z">
        <w:r>
          <w:rPr>
            <w:rFonts w:hint="eastAsia"/>
            <w:bCs/>
          </w:rPr>
          <w:delText>，</w:delText>
        </w:r>
      </w:del>
      <w:r>
        <w:rPr>
          <w:rFonts w:hint="eastAsia"/>
          <w:bCs/>
        </w:rPr>
        <w:t>。</w:t>
      </w:r>
    </w:p>
    <w:p w14:paraId="32C0AB06">
      <w:pPr>
        <w:spacing w:line="360" w:lineRule="auto"/>
        <w:jc w:val="center"/>
        <w:rPr>
          <w:sz w:val="18"/>
          <w:szCs w:val="18"/>
        </w:rPr>
      </w:pPr>
      <w:commentRangeStart w:id="10"/>
      <w:r>
        <w:rPr>
          <w:sz w:val="18"/>
          <w:szCs w:val="18"/>
        </w:rPr>
        <w:drawing>
          <wp:inline distT="0" distB="0" distL="0" distR="0">
            <wp:extent cx="2831465" cy="1609090"/>
            <wp:effectExtent l="0" t="0" r="6985" b="0"/>
            <wp:docPr id="92524991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9915" name="图形 1"/>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2831465" cy="1609090"/>
                    </a:xfrm>
                    <a:prstGeom prst="rect">
                      <a:avLst/>
                    </a:prstGeom>
                  </pic:spPr>
                </pic:pic>
              </a:graphicData>
            </a:graphic>
          </wp:inline>
        </w:drawing>
      </w:r>
      <w:commentRangeEnd w:id="10"/>
      <w:r>
        <w:rPr>
          <w:rStyle w:val="23"/>
        </w:rPr>
        <w:commentReference w:id="10"/>
      </w:r>
    </w:p>
    <w:p w14:paraId="246DE17F">
      <w:pPr>
        <w:pStyle w:val="52"/>
        <w:widowControl/>
        <w:adjustRightInd w:val="0"/>
        <w:snapToGrid w:val="0"/>
        <w:ind w:firstLine="360"/>
        <w:jc w:val="center"/>
        <w:rPr>
          <w:rFonts w:ascii="宋体" w:hAnsi="宋体" w:cs="宋体"/>
          <w:sz w:val="18"/>
          <w:szCs w:val="18"/>
        </w:rPr>
      </w:pPr>
      <w:r>
        <w:rPr>
          <w:rFonts w:hint="eastAsia" w:ascii="宋体" w:hAnsi="宋体" w:cs="宋体"/>
          <w:sz w:val="18"/>
          <w:szCs w:val="18"/>
        </w:rPr>
        <w:t>图</w:t>
      </w:r>
      <w:del w:id="1400" w:author="LRC" w:date="2026-06-26T09:18:00Z">
        <w:r>
          <w:rPr>
            <w:rFonts w:ascii="Times New Roman" w:hAnsi="Times New Roman"/>
            <w:sz w:val="18"/>
            <w:szCs w:val="18"/>
          </w:rPr>
          <w:delText xml:space="preserve">5 </w:delText>
        </w:r>
      </w:del>
      <w:ins w:id="1401" w:author="LRC" w:date="2026-06-26T09:18:00Z">
        <w:r>
          <w:rPr>
            <w:rFonts w:ascii="Times New Roman" w:hAnsi="Times New Roman"/>
            <w:sz w:val="18"/>
            <w:szCs w:val="18"/>
          </w:rPr>
          <w:t xml:space="preserve">3 </w:t>
        </w:r>
      </w:ins>
      <w:r>
        <w:rPr>
          <w:rFonts w:ascii="Times New Roman" w:hAnsi="Times New Roman"/>
          <w:sz w:val="18"/>
          <w:szCs w:val="18"/>
        </w:rPr>
        <w:t>top-</w:t>
      </w:r>
      <m:oMath>
        <m:r>
          <m:rPr>
            <m:nor/>
          </m:rPr>
          <w:rPr>
            <w:rFonts w:ascii="Cambria Math" w:hAnsi="Cambria Math" w:cs="宋体"/>
            <w:i/>
            <w:iCs/>
            <w:sz w:val="18"/>
            <w:szCs w:val="18"/>
          </w:rPr>
          <m:t>k</m:t>
        </m:r>
      </m:oMath>
      <w:r>
        <w:rPr>
          <w:rFonts w:hint="eastAsia" w:ascii="宋体" w:hAnsi="宋体" w:cs="宋体"/>
          <w:sz w:val="18"/>
          <w:szCs w:val="18"/>
        </w:rPr>
        <w:t>（</w:t>
      </w:r>
      <m:oMath>
        <m:r>
          <m:rPr>
            <m:nor/>
          </m:rPr>
          <w:rPr>
            <w:rFonts w:ascii="Cambria Math" w:hAnsi="Cambria Math" w:cs="宋体"/>
            <w:i/>
            <w:iCs/>
            <w:sz w:val="18"/>
            <w:szCs w:val="18"/>
          </w:rPr>
          <m:t>k</m:t>
        </m:r>
      </m:oMath>
      <w:r>
        <w:rPr>
          <w:rFonts w:ascii="Times New Roman" w:hAnsi="Times New Roman"/>
          <w:sz w:val="18"/>
          <w:szCs w:val="18"/>
        </w:rPr>
        <w:t>=100</w:t>
      </w:r>
      <w:r>
        <w:rPr>
          <w:rFonts w:hint="eastAsia" w:ascii="宋体" w:hAnsi="宋体" w:cs="宋体"/>
          <w:sz w:val="18"/>
          <w:szCs w:val="18"/>
        </w:rPr>
        <w:t>）模式准确率</w:t>
      </w:r>
    </w:p>
    <w:p w14:paraId="2670873A">
      <w:pPr>
        <w:pStyle w:val="52"/>
        <w:widowControl/>
        <w:adjustRightInd w:val="0"/>
        <w:snapToGrid w:val="0"/>
        <w:ind w:firstLine="360"/>
        <w:jc w:val="center"/>
        <w:rPr>
          <w:rFonts w:ascii="Times New Roman" w:hAnsi="Times New Roman"/>
          <w:sz w:val="18"/>
          <w:szCs w:val="18"/>
        </w:rPr>
      </w:pPr>
      <w:r>
        <w:rPr>
          <w:rFonts w:ascii="Times New Roman" w:hAnsi="Times New Roman"/>
          <w:sz w:val="18"/>
          <w:szCs w:val="18"/>
        </w:rPr>
        <w:t>Fig.</w:t>
      </w:r>
      <w:del w:id="1402" w:author="LRC" w:date="2026-06-26T09:18:00Z">
        <w:r>
          <w:rPr>
            <w:rFonts w:ascii="Times New Roman" w:hAnsi="Times New Roman"/>
            <w:sz w:val="18"/>
            <w:szCs w:val="18"/>
          </w:rPr>
          <w:delText xml:space="preserve">5 </w:delText>
        </w:r>
      </w:del>
      <w:ins w:id="1403" w:author="LRC" w:date="2026-06-26T09:18:00Z">
        <w:r>
          <w:rPr>
            <w:rFonts w:ascii="Times New Roman" w:hAnsi="Times New Roman"/>
            <w:sz w:val="18"/>
            <w:szCs w:val="18"/>
          </w:rPr>
          <w:t xml:space="preserve">3 </w:t>
        </w:r>
      </w:ins>
      <w:ins w:id="1404" w:author="LRC" w:date="2026-06-26T09:19:00Z">
        <w:r>
          <w:rPr>
            <w:rFonts w:ascii="Times New Roman" w:hAnsi="Times New Roman"/>
            <w:sz w:val="18"/>
            <w:szCs w:val="18"/>
          </w:rPr>
          <w:t xml:space="preserve"> </w:t>
        </w:r>
      </w:ins>
      <w:r>
        <w:rPr>
          <w:rFonts w:ascii="Times New Roman" w:hAnsi="Times New Roman"/>
          <w:sz w:val="18"/>
          <w:szCs w:val="18"/>
        </w:rPr>
        <w:t>Accuracy of top-</w:t>
      </w:r>
      <m:oMath>
        <m:r>
          <m:rPr>
            <m:nor/>
          </m:rPr>
          <w:rPr>
            <w:rFonts w:ascii="Times New Roman" w:hAnsi="Times New Roman"/>
            <w:i/>
            <w:iCs/>
            <w:sz w:val="18"/>
            <w:szCs w:val="18"/>
          </w:rPr>
          <m:t>k</m:t>
        </m:r>
      </m:oMath>
      <w:r>
        <w:rPr>
          <w:rFonts w:ascii="Times New Roman" w:hAnsi="Times New Roman"/>
          <w:sz w:val="18"/>
          <w:szCs w:val="18"/>
        </w:rPr>
        <w:t>（</w:t>
      </w:r>
      <m:oMath>
        <m:r>
          <m:rPr>
            <m:nor/>
          </m:rPr>
          <w:rPr>
            <w:rFonts w:ascii="Times New Roman" w:hAnsi="Times New Roman"/>
            <w:i/>
            <w:iCs/>
            <w:sz w:val="18"/>
            <w:szCs w:val="18"/>
          </w:rPr>
          <m:t>k</m:t>
        </m:r>
      </m:oMath>
      <w:r>
        <w:rPr>
          <w:rFonts w:ascii="Times New Roman" w:hAnsi="Times New Roman"/>
          <w:sz w:val="18"/>
          <w:szCs w:val="18"/>
        </w:rPr>
        <w:t>=100）patterns</w:t>
      </w:r>
    </w:p>
    <w:p w14:paraId="4600777D">
      <w:pPr>
        <w:spacing w:line="360" w:lineRule="auto"/>
        <w:jc w:val="center"/>
        <w:rPr>
          <w:sz w:val="18"/>
          <w:szCs w:val="18"/>
        </w:rPr>
      </w:pPr>
      <w:r>
        <w:rPr>
          <w:sz w:val="18"/>
          <w:szCs w:val="18"/>
        </w:rPr>
        <w:drawing>
          <wp:inline distT="0" distB="0" distL="0" distR="0">
            <wp:extent cx="2831465" cy="1795780"/>
            <wp:effectExtent l="0" t="0" r="6985" b="0"/>
            <wp:docPr id="18827486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48645" name="图形 1"/>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2831465" cy="1795780"/>
                    </a:xfrm>
                    <a:prstGeom prst="rect">
                      <a:avLst/>
                    </a:prstGeom>
                  </pic:spPr>
                </pic:pic>
              </a:graphicData>
            </a:graphic>
          </wp:inline>
        </w:drawing>
      </w:r>
    </w:p>
    <w:p w14:paraId="1AF4D1D3">
      <w:pPr>
        <w:pStyle w:val="52"/>
        <w:adjustRightInd w:val="0"/>
        <w:snapToGrid w:val="0"/>
        <w:ind w:firstLine="0" w:firstLineChars="0"/>
        <w:jc w:val="center"/>
        <w:rPr>
          <w:rFonts w:ascii="Times New Roman" w:hAnsi="Times New Roman"/>
          <w:sz w:val="18"/>
          <w:szCs w:val="18"/>
        </w:rPr>
      </w:pPr>
      <w:r>
        <w:rPr>
          <w:rFonts w:hint="eastAsia" w:ascii="Times New Roman" w:hAnsi="Times New Roman"/>
          <w:sz w:val="18"/>
          <w:szCs w:val="18"/>
        </w:rPr>
        <w:t>图</w:t>
      </w:r>
      <w:del w:id="1405" w:author="LRC" w:date="2026-06-26T09:18:00Z">
        <w:r>
          <w:rPr>
            <w:rFonts w:hint="eastAsia" w:ascii="Times New Roman" w:hAnsi="Times New Roman"/>
            <w:sz w:val="18"/>
            <w:szCs w:val="18"/>
          </w:rPr>
          <w:delText>6</w:delText>
        </w:r>
      </w:del>
      <w:del w:id="1406" w:author="LRC" w:date="2026-06-26T09:18:00Z">
        <w:r>
          <w:rPr>
            <w:rFonts w:ascii="Times New Roman" w:hAnsi="Times New Roman"/>
            <w:sz w:val="18"/>
            <w:szCs w:val="18"/>
          </w:rPr>
          <w:delText xml:space="preserve"> </w:delText>
        </w:r>
      </w:del>
      <w:ins w:id="1407" w:author="LRC" w:date="2026-06-26T09:18:00Z">
        <w:r>
          <w:rPr>
            <w:rFonts w:ascii="Times New Roman" w:hAnsi="Times New Roman"/>
            <w:sz w:val="18"/>
            <w:szCs w:val="18"/>
          </w:rPr>
          <w:t xml:space="preserve">4 </w:t>
        </w:r>
      </w:ins>
      <w:r>
        <w:rPr>
          <w:rFonts w:ascii="Times New Roman" w:hAnsi="Times New Roman"/>
          <w:sz w:val="18"/>
          <w:szCs w:val="18"/>
        </w:rPr>
        <w:t>top-</w:t>
      </w:r>
      <m:oMath>
        <m:r>
          <m:rPr>
            <m:nor/>
          </m:rPr>
          <w:rPr>
            <w:rFonts w:ascii="Times New Roman" w:hAnsi="Times New Roman"/>
            <w:i/>
            <w:sz w:val="18"/>
          </w:rPr>
          <m:t>k</m:t>
        </m:r>
      </m:oMath>
      <w:r>
        <w:rPr>
          <w:rFonts w:hint="eastAsia"/>
          <w:sz w:val="18"/>
          <w:szCs w:val="18"/>
        </w:rPr>
        <w:t>（</w:t>
      </w:r>
      <m:oMath>
        <m:r>
          <m:rPr>
            <m:nor/>
          </m:rPr>
          <w:rPr>
            <w:rFonts w:ascii="Times New Roman" w:hAnsi="Times New Roman"/>
            <w:i/>
            <w:iCs/>
            <w:sz w:val="18"/>
            <w:szCs w:val="18"/>
          </w:rPr>
          <m:t>k</m:t>
        </m:r>
      </m:oMath>
      <w:r>
        <w:rPr>
          <w:rFonts w:ascii="Times New Roman" w:hAnsi="Times New Roman"/>
          <w:sz w:val="18"/>
          <w:szCs w:val="18"/>
        </w:rPr>
        <w:t>=</w:t>
      </w:r>
      <w:r>
        <w:rPr>
          <w:rFonts w:hint="eastAsia" w:ascii="Times New Roman" w:hAnsi="Times New Roman"/>
          <w:sz w:val="18"/>
          <w:szCs w:val="18"/>
        </w:rPr>
        <w:t>500</w:t>
      </w:r>
      <w:r>
        <w:rPr>
          <w:rFonts w:hint="eastAsia"/>
          <w:sz w:val="18"/>
          <w:szCs w:val="18"/>
        </w:rPr>
        <w:t>）</w:t>
      </w:r>
      <w:r>
        <w:rPr>
          <w:rFonts w:hint="eastAsia" w:ascii="Times New Roman" w:hAnsi="Times New Roman"/>
          <w:sz w:val="18"/>
          <w:szCs w:val="18"/>
        </w:rPr>
        <w:t>模式准确率</w:t>
      </w:r>
    </w:p>
    <w:p w14:paraId="3D225635">
      <w:pPr>
        <w:pStyle w:val="52"/>
        <w:adjustRightInd w:val="0"/>
        <w:snapToGrid w:val="0"/>
        <w:ind w:firstLine="360"/>
        <w:jc w:val="center"/>
        <w:rPr>
          <w:sz w:val="18"/>
          <w:szCs w:val="18"/>
        </w:rPr>
      </w:pPr>
      <w:r>
        <w:rPr>
          <w:rFonts w:hint="eastAsia" w:ascii="Times New Roman" w:hAnsi="Times New Roman"/>
          <w:sz w:val="18"/>
          <w:szCs w:val="18"/>
        </w:rPr>
        <w:t>Fig.</w:t>
      </w:r>
      <w:del w:id="1408" w:author="LRC" w:date="2026-06-26T09:18:00Z">
        <w:r>
          <w:rPr>
            <w:rFonts w:hint="eastAsia" w:ascii="Times New Roman" w:hAnsi="Times New Roman"/>
            <w:sz w:val="18"/>
            <w:szCs w:val="18"/>
          </w:rPr>
          <w:delText xml:space="preserve">6 </w:delText>
        </w:r>
      </w:del>
      <w:ins w:id="1409" w:author="LRC" w:date="2026-06-26T09:18:00Z">
        <w:r>
          <w:rPr>
            <w:rFonts w:ascii="Times New Roman" w:hAnsi="Times New Roman"/>
            <w:sz w:val="18"/>
            <w:szCs w:val="18"/>
          </w:rPr>
          <w:t>4</w:t>
        </w:r>
      </w:ins>
      <w:ins w:id="1410" w:author="LRC" w:date="2026-06-26T09:18:00Z">
        <w:r>
          <w:rPr>
            <w:rFonts w:hint="eastAsia" w:ascii="Times New Roman" w:hAnsi="Times New Roman"/>
            <w:sz w:val="18"/>
            <w:szCs w:val="18"/>
          </w:rPr>
          <w:t xml:space="preserve"> </w:t>
        </w:r>
      </w:ins>
      <w:ins w:id="1411" w:author="LRC" w:date="2026-06-26T09:18:00Z">
        <w:r>
          <w:rPr>
            <w:rFonts w:ascii="Times New Roman" w:hAnsi="Times New Roman"/>
            <w:sz w:val="18"/>
            <w:szCs w:val="18"/>
          </w:rPr>
          <w:t xml:space="preserve"> </w:t>
        </w:r>
      </w:ins>
      <w:r>
        <w:rPr>
          <w:rFonts w:ascii="Times New Roman" w:hAnsi="Times New Roman"/>
          <w:sz w:val="18"/>
          <w:szCs w:val="18"/>
        </w:rPr>
        <w:t>Accuracy of top-</w:t>
      </w:r>
      <m:oMath>
        <m:r>
          <m:rPr>
            <m:nor/>
          </m:rPr>
          <w:rPr>
            <w:rFonts w:ascii="Times New Roman" w:hAnsi="Times New Roman"/>
            <w:i/>
            <w:iCs/>
            <w:sz w:val="18"/>
            <w:szCs w:val="18"/>
          </w:rPr>
          <m:t>k</m:t>
        </m:r>
      </m:oMath>
      <w:r>
        <w:rPr>
          <w:rFonts w:hint="eastAsia"/>
          <w:sz w:val="18"/>
          <w:szCs w:val="18"/>
        </w:rPr>
        <w:t>（</w:t>
      </w:r>
      <m:oMath>
        <m:r>
          <m:rPr>
            <m:nor/>
          </m:rPr>
          <w:rPr>
            <w:rFonts w:ascii="Times New Roman" w:hAnsi="Times New Roman"/>
            <w:i/>
            <w:iCs/>
            <w:sz w:val="18"/>
            <w:szCs w:val="18"/>
          </w:rPr>
          <m:t>k</m:t>
        </m:r>
      </m:oMath>
      <w:r>
        <w:rPr>
          <w:rFonts w:hint="eastAsia" w:ascii="Times New Roman" w:hAnsi="Times New Roman"/>
          <w:sz w:val="18"/>
          <w:szCs w:val="18"/>
        </w:rPr>
        <w:t>=</w:t>
      </w:r>
      <w:r>
        <w:rPr>
          <w:rFonts w:ascii="Times New Roman" w:hAnsi="Times New Roman"/>
          <w:sz w:val="18"/>
          <w:szCs w:val="18"/>
        </w:rPr>
        <w:t>500</w:t>
      </w:r>
      <w:r>
        <w:rPr>
          <w:rFonts w:hint="eastAsia"/>
          <w:sz w:val="18"/>
          <w:szCs w:val="18"/>
        </w:rPr>
        <w:t>）</w:t>
      </w:r>
      <w:r>
        <w:rPr>
          <w:rFonts w:ascii="Times New Roman" w:hAnsi="Times New Roman"/>
          <w:sz w:val="18"/>
          <w:szCs w:val="18"/>
        </w:rPr>
        <w:t>patterns</w:t>
      </w:r>
    </w:p>
    <w:p w14:paraId="6951FED3">
      <w:pPr>
        <w:spacing w:line="360" w:lineRule="auto"/>
        <w:jc w:val="center"/>
        <w:rPr>
          <w:sz w:val="18"/>
          <w:szCs w:val="18"/>
        </w:rPr>
      </w:pPr>
      <w:r>
        <w:rPr>
          <w:sz w:val="18"/>
          <w:szCs w:val="18"/>
        </w:rPr>
        <w:drawing>
          <wp:inline distT="0" distB="0" distL="0" distR="0">
            <wp:extent cx="2831465" cy="1778635"/>
            <wp:effectExtent l="0" t="0" r="6985" b="0"/>
            <wp:docPr id="7849341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34174" name="图形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831465" cy="1778635"/>
                    </a:xfrm>
                    <a:prstGeom prst="rect">
                      <a:avLst/>
                    </a:prstGeom>
                  </pic:spPr>
                </pic:pic>
              </a:graphicData>
            </a:graphic>
          </wp:inline>
        </w:drawing>
      </w:r>
    </w:p>
    <w:p w14:paraId="09A9E11D">
      <w:pPr>
        <w:pStyle w:val="52"/>
        <w:adjustRightInd w:val="0"/>
        <w:snapToGrid w:val="0"/>
        <w:ind w:firstLine="0" w:firstLineChars="0"/>
        <w:jc w:val="center"/>
        <w:rPr>
          <w:rFonts w:ascii="Times New Roman" w:hAnsi="Times New Roman"/>
          <w:sz w:val="18"/>
          <w:szCs w:val="18"/>
        </w:rPr>
      </w:pPr>
      <w:r>
        <w:rPr>
          <w:rFonts w:hint="eastAsia" w:ascii="Times New Roman" w:hAnsi="Times New Roman"/>
          <w:sz w:val="18"/>
          <w:szCs w:val="18"/>
        </w:rPr>
        <w:t>图</w:t>
      </w:r>
      <w:del w:id="1412" w:author="LRC" w:date="2026-06-26T09:18:00Z">
        <w:r>
          <w:rPr>
            <w:rFonts w:hint="eastAsia" w:ascii="Times New Roman" w:hAnsi="Times New Roman"/>
            <w:sz w:val="18"/>
            <w:szCs w:val="18"/>
          </w:rPr>
          <w:delText>7</w:delText>
        </w:r>
      </w:del>
      <w:del w:id="1413" w:author="LRC" w:date="2026-06-26T09:18:00Z">
        <w:r>
          <w:rPr>
            <w:rFonts w:ascii="Times New Roman" w:hAnsi="Times New Roman"/>
            <w:sz w:val="18"/>
            <w:szCs w:val="18"/>
          </w:rPr>
          <w:delText xml:space="preserve"> </w:delText>
        </w:r>
      </w:del>
      <w:ins w:id="1414" w:author="LRC" w:date="2026-06-26T09:18:00Z">
        <w:r>
          <w:rPr>
            <w:rFonts w:ascii="Times New Roman" w:hAnsi="Times New Roman"/>
            <w:sz w:val="18"/>
            <w:szCs w:val="18"/>
          </w:rPr>
          <w:t xml:space="preserve">5 </w:t>
        </w:r>
      </w:ins>
      <w:r>
        <w:rPr>
          <w:rFonts w:ascii="Times New Roman" w:hAnsi="Times New Roman"/>
          <w:sz w:val="18"/>
          <w:szCs w:val="18"/>
        </w:rPr>
        <w:t>top</w:t>
      </w:r>
      <w:r>
        <w:rPr>
          <w:rFonts w:hint="eastAsia" w:ascii="Times New Roman" w:hAnsi="Times New Roman"/>
          <w:sz w:val="18"/>
          <w:szCs w:val="18"/>
        </w:rPr>
        <w:t>-</w:t>
      </w:r>
      <m:oMath>
        <m:r>
          <m:rPr/>
          <w:rPr>
            <w:rFonts w:ascii="Cambria Math" w:hAnsi="Cambria Math"/>
            <w:sz w:val="18"/>
            <w:szCs w:val="18"/>
          </w:rPr>
          <m:t>k</m:t>
        </m:r>
      </m:oMath>
      <w:r>
        <w:rPr>
          <w:rFonts w:hint="eastAsia" w:ascii="Times New Roman" w:hAnsi="Times New Roman"/>
          <w:sz w:val="18"/>
          <w:szCs w:val="18"/>
        </w:rPr>
        <w:t>（</w:t>
      </w:r>
      <m:oMath>
        <m:r>
          <m:rPr>
            <m:nor/>
          </m:rPr>
          <w:rPr>
            <w:rFonts w:ascii="Times New Roman" w:hAnsi="Times New Roman"/>
            <w:i/>
            <w:iCs/>
            <w:sz w:val="18"/>
            <w:szCs w:val="18"/>
          </w:rPr>
          <m:t>k</m:t>
        </m:r>
      </m:oMath>
      <w:r>
        <w:rPr>
          <w:rFonts w:ascii="Times New Roman" w:hAnsi="Times New Roman"/>
          <w:sz w:val="18"/>
          <w:szCs w:val="18"/>
        </w:rPr>
        <w:t>=</w:t>
      </w:r>
      <w:r>
        <w:rPr>
          <w:rFonts w:hint="eastAsia" w:ascii="Times New Roman" w:hAnsi="Times New Roman"/>
          <w:sz w:val="18"/>
          <w:szCs w:val="18"/>
        </w:rPr>
        <w:t>9</w:t>
      </w:r>
      <w:r>
        <w:rPr>
          <w:rFonts w:ascii="Times New Roman" w:hAnsi="Times New Roman"/>
          <w:sz w:val="18"/>
          <w:szCs w:val="18"/>
        </w:rPr>
        <w:t>00</w:t>
      </w:r>
      <w:r>
        <w:rPr>
          <w:rFonts w:hint="eastAsia" w:ascii="Times New Roman" w:hAnsi="Times New Roman"/>
          <w:sz w:val="18"/>
          <w:szCs w:val="18"/>
        </w:rPr>
        <w:t>）模式准确率</w:t>
      </w:r>
    </w:p>
    <w:p w14:paraId="23E73354">
      <w:pPr>
        <w:pStyle w:val="52"/>
        <w:adjustRightInd w:val="0"/>
        <w:snapToGrid w:val="0"/>
        <w:ind w:firstLine="0" w:firstLineChars="0"/>
        <w:jc w:val="center"/>
        <w:rPr>
          <w:rFonts w:hint="eastAsia" w:ascii="Times New Roman" w:hAnsi="Times New Roman"/>
          <w:sz w:val="18"/>
          <w:szCs w:val="18"/>
        </w:rPr>
      </w:pPr>
      <w:r>
        <w:rPr>
          <w:rFonts w:hint="eastAsia" w:ascii="Times New Roman" w:hAnsi="Times New Roman"/>
          <w:sz w:val="18"/>
          <w:szCs w:val="18"/>
        </w:rPr>
        <w:t>Fig.</w:t>
      </w:r>
      <w:del w:id="1415" w:author="LRC" w:date="2026-06-26T09:18:00Z">
        <w:r>
          <w:rPr>
            <w:rFonts w:hint="eastAsia" w:ascii="Times New Roman" w:hAnsi="Times New Roman"/>
            <w:sz w:val="18"/>
            <w:szCs w:val="18"/>
          </w:rPr>
          <w:delText xml:space="preserve">7 </w:delText>
        </w:r>
      </w:del>
      <w:ins w:id="1416" w:author="LRC" w:date="2026-06-26T09:18:00Z">
        <w:r>
          <w:rPr>
            <w:rFonts w:ascii="Times New Roman" w:hAnsi="Times New Roman"/>
            <w:sz w:val="18"/>
            <w:szCs w:val="18"/>
          </w:rPr>
          <w:t xml:space="preserve">5  </w:t>
        </w:r>
      </w:ins>
      <w:r>
        <w:rPr>
          <w:rFonts w:ascii="Times New Roman" w:hAnsi="Times New Roman"/>
          <w:sz w:val="18"/>
          <w:szCs w:val="18"/>
        </w:rPr>
        <w:t>Accuracy of top-</w:t>
      </w:r>
      <m:oMath>
        <m:r>
          <m:rPr>
            <m:nor/>
          </m:rPr>
          <w:rPr>
            <w:rFonts w:ascii="Times New Roman" w:hAnsi="Times New Roman"/>
            <w:i/>
            <w:iCs/>
            <w:sz w:val="18"/>
            <w:szCs w:val="18"/>
          </w:rPr>
          <m:t>k</m:t>
        </m:r>
      </m:oMath>
      <w:r>
        <w:rPr>
          <w:rFonts w:hint="eastAsia" w:ascii="Times New Roman" w:hAnsi="Times New Roman"/>
          <w:sz w:val="18"/>
          <w:szCs w:val="18"/>
        </w:rPr>
        <w:t>（</w:t>
      </w:r>
      <m:oMath>
        <m:r>
          <m:rPr>
            <m:nor/>
          </m:rPr>
          <w:rPr>
            <w:rFonts w:ascii="Times New Roman" w:hAnsi="Times New Roman"/>
            <w:i/>
            <w:iCs/>
            <w:sz w:val="18"/>
            <w:szCs w:val="18"/>
          </w:rPr>
          <m:t>k</m:t>
        </m:r>
      </m:oMath>
      <w:r>
        <w:rPr>
          <w:rFonts w:hint="eastAsia" w:ascii="Times New Roman" w:hAnsi="Times New Roman"/>
          <w:sz w:val="18"/>
          <w:szCs w:val="18"/>
        </w:rPr>
        <w:t>=100）</w:t>
      </w:r>
      <w:r>
        <w:rPr>
          <w:rFonts w:ascii="Times New Roman" w:hAnsi="Times New Roman"/>
          <w:sz w:val="18"/>
          <w:szCs w:val="18"/>
        </w:rPr>
        <w:t>patterns</w:t>
      </w:r>
    </w:p>
    <w:p w14:paraId="5FF73A5B">
      <w:pPr>
        <w:ind w:firstLine="420" w:firstLineChars="200"/>
        <w:rPr>
          <w:bCs/>
        </w:rPr>
      </w:pPr>
      <w:r>
        <w:rPr>
          <w:rFonts w:hint="eastAsia"/>
          <w:bCs/>
        </w:rPr>
        <w:t>由</w:t>
      </w:r>
      <w:del w:id="1417" w:author="LRC" w:date="2026-07-02T17:04:00Z">
        <w:r>
          <w:rPr>
            <w:rFonts w:hint="eastAsia"/>
            <w:bCs/>
          </w:rPr>
          <w:delText>以上</w:delText>
        </w:r>
      </w:del>
      <w:r>
        <w:rPr>
          <w:rFonts w:hint="eastAsia"/>
          <w:bCs/>
        </w:rPr>
        <w:t>图</w:t>
      </w:r>
      <w:ins w:id="1418" w:author="LRC" w:date="2026-07-02T17:04:00Z">
        <w:r>
          <w:rPr>
            <w:rFonts w:hint="eastAsia"/>
            <w:bCs/>
          </w:rPr>
          <w:t>3</w:t>
        </w:r>
      </w:ins>
      <w:ins w:id="1419" w:author="LRC" w:date="2026-07-02T17:04:00Z">
        <w:r>
          <w:rPr>
            <w:bCs/>
          </w:rPr>
          <w:t>~5</w:t>
        </w:r>
      </w:ins>
      <w:r>
        <w:rPr>
          <w:rFonts w:hint="eastAsia"/>
          <w:bCs/>
        </w:rPr>
        <w:t>可知</w:t>
      </w:r>
      <w:ins w:id="1420" w:author="LRC" w:date="2026-07-02T17:04:00Z">
        <w:r>
          <w:rPr>
            <w:rFonts w:hint="eastAsia"/>
            <w:bCs/>
          </w:rPr>
          <w:t>，</w:t>
        </w:r>
      </w:ins>
      <w:r>
        <w:rPr>
          <w:rFonts w:hint="eastAsia"/>
          <w:bCs/>
        </w:rPr>
        <w:t>MGPA在</w:t>
      </w:r>
      <w:del w:id="1421" w:author="LRC" w:date="2026-07-02T17:04:00Z">
        <w:r>
          <w:rPr>
            <w:rFonts w:hint="eastAsia"/>
            <w:bCs/>
          </w:rPr>
          <w:delText>所有六</w:delText>
        </w:r>
      </w:del>
      <w:ins w:id="1422" w:author="LRC" w:date="2026-07-02T17:04:00Z">
        <w:r>
          <w:rPr>
            <w:rFonts w:hint="eastAsia"/>
            <w:bCs/>
          </w:rPr>
          <w:t>6</w:t>
        </w:r>
      </w:ins>
      <w:r>
        <w:rPr>
          <w:rFonts w:hint="eastAsia"/>
          <w:bCs/>
        </w:rPr>
        <w:t>个数据集上表现出色，</w:t>
      </w:r>
      <w:del w:id="1423" w:author="LRC" w:date="2026-07-02T17:05:00Z">
        <w:r>
          <w:rPr>
            <w:rFonts w:hint="eastAsia"/>
            <w:bCs/>
          </w:rPr>
          <w:delText>在</w:delText>
        </w:r>
      </w:del>
      <w:r>
        <w:rPr>
          <w:rFonts w:hint="eastAsia"/>
          <w:bCs/>
        </w:rPr>
        <w:t>大多数情况下</w:t>
      </w:r>
      <w:ins w:id="1424" w:author="LRC" w:date="2026-07-02T17:05:00Z">
        <w:r>
          <w:rPr>
            <w:rFonts w:hint="eastAsia"/>
            <w:bCs/>
          </w:rPr>
          <w:t>的</w:t>
        </w:r>
      </w:ins>
      <m:oMath>
        <m:sSub>
          <m:sSubPr>
            <m:ctrlPr>
              <w:ins w:id="1425" w:author="LRC" w:date="2026-07-02T17:05:00Z">
                <w:rPr>
                  <w:rFonts w:ascii="Cambria Math" w:hAnsi="Cambria Math" w:cs="Cambria Math"/>
                  <w:bCs/>
                  <w:i/>
                </w:rPr>
              </w:ins>
            </m:ctrlPr>
          </m:sSubPr>
          <m:e>
            <w:ins w:id="1426" w:author="LRC" w:date="2026-07-02T17:05:00Z">
              <m:r>
                <m:rPr/>
                <w:rPr>
                  <w:rFonts w:ascii="Cambria Math" w:hAnsi="Cambria Math" w:cs="Cambria Math"/>
                </w:rPr>
                <m:t>P</m:t>
              </m:r>
            </w:ins>
            <m:ctrlPr>
              <w:ins w:id="1427" w:author="LRC" w:date="2026-07-02T17:05:00Z">
                <w:rPr>
                  <w:rFonts w:ascii="Cambria Math" w:hAnsi="Cambria Math" w:cs="Cambria Math"/>
                  <w:bCs/>
                  <w:i/>
                </w:rPr>
              </w:ins>
            </m:ctrlPr>
          </m:e>
          <m:sub>
            <w:ins w:id="1428" w:author="LRC" w:date="2026-07-02T17:05:00Z">
              <m:r>
                <m:rPr>
                  <m:sty m:val="p"/>
                </m:rPr>
                <w:rPr>
                  <w:rFonts w:ascii="Cambria Math" w:hAnsi="Cambria Math" w:cs="Cambria Math"/>
                </w:rPr>
                <m:t>acc</m:t>
              </m:r>
            </w:ins>
            <m:ctrlPr>
              <w:ins w:id="1429" w:author="LRC" w:date="2026-07-02T17:05:00Z">
                <w:rPr>
                  <w:rFonts w:ascii="Cambria Math" w:hAnsi="Cambria Math" w:cs="Cambria Math"/>
                  <w:bCs/>
                  <w:i/>
                </w:rPr>
              </w:ins>
            </m:ctrlPr>
          </m:sub>
        </m:sSub>
      </m:oMath>
      <w:del w:id="1430" w:author="LRC" w:date="2026-07-02T17:05:00Z">
        <w:r>
          <w:rPr>
            <w:rFonts w:hint="eastAsia"/>
            <w:bCs/>
          </w:rPr>
          <w:delText>超越了</w:delText>
        </w:r>
      </w:del>
      <w:ins w:id="1431" w:author="LRC" w:date="2026-07-02T17:05:00Z">
        <w:r>
          <w:rPr>
            <w:rFonts w:hint="eastAsia"/>
            <w:bCs/>
          </w:rPr>
          <w:t>优于</w:t>
        </w:r>
      </w:ins>
      <w:r>
        <w:rPr>
          <w:rFonts w:hint="eastAsia"/>
          <w:bCs/>
        </w:rPr>
        <w:t>其他算法，</w:t>
      </w:r>
      <w:del w:id="1432" w:author="LRC" w:date="2026-07-02T17:06:00Z">
        <w:r>
          <w:rPr>
            <w:rFonts w:hint="eastAsia"/>
            <w:bCs/>
          </w:rPr>
          <w:delText>并</w:delText>
        </w:r>
      </w:del>
      <w:r>
        <w:rPr>
          <w:rFonts w:hint="eastAsia"/>
          <w:bCs/>
        </w:rPr>
        <w:t>在</w:t>
      </w:r>
      <m:oMath>
        <w:ins w:id="1433" w:author="LRC" w:date="2026-07-02T17:06:00Z">
          <m:r>
            <m:rPr/>
            <w:rPr>
              <w:rFonts w:ascii="Cambria Math" w:hAnsi="Cambria Math"/>
            </w:rPr>
            <m:t>ξ</m:t>
          </m:r>
        </w:ins>
      </m:oMath>
      <w:del w:id="1434" w:author="LRC" w:date="2026-07-02T17:06:00Z">
        <w:r>
          <w:rPr>
            <w:rFonts w:hint="eastAsia"/>
            <w:bCs/>
          </w:rPr>
          <w:delText>采样率</w:delText>
        </w:r>
      </w:del>
      <w:r>
        <w:rPr>
          <w:rFonts w:hint="eastAsia"/>
          <w:bCs/>
        </w:rPr>
        <w:t>为</w:t>
      </w:r>
      <w:r>
        <w:rPr>
          <w:bCs/>
        </w:rPr>
        <w:t>0.2</w:t>
      </w:r>
      <w:ins w:id="1435" w:author="LRC" w:date="2026-07-02T17:06:00Z">
        <w:r>
          <w:rPr>
            <w:bCs/>
          </w:rPr>
          <w:t>0</w:t>
        </w:r>
      </w:ins>
      <w:r>
        <w:rPr>
          <w:rFonts w:hint="eastAsia"/>
          <w:bCs/>
        </w:rPr>
        <w:t>时达到</w:t>
      </w:r>
      <w:del w:id="1436" w:author="LRC" w:date="2026-07-02T17:07:00Z">
        <w:r>
          <w:rPr>
            <w:rFonts w:hint="eastAsia"/>
            <w:bCs/>
          </w:rPr>
          <w:delText>了</w:delText>
        </w:r>
      </w:del>
      <w:r>
        <w:rPr>
          <w:rFonts w:hint="eastAsia"/>
          <w:bCs/>
        </w:rPr>
        <w:t>较高</w:t>
      </w:r>
      <w:del w:id="1437" w:author="LRC" w:date="2026-07-02T17:07:00Z">
        <w:r>
          <w:rPr>
            <w:rFonts w:hint="eastAsia"/>
            <w:bCs/>
          </w:rPr>
          <w:delText>的</w:delText>
        </w:r>
      </w:del>
      <w:r>
        <w:rPr>
          <w:rFonts w:hint="eastAsia"/>
          <w:bCs/>
        </w:rPr>
        <w:t>准确率。在</w:t>
      </w:r>
      <m:oMath>
        <w:ins w:id="1438" w:author="LRC" w:date="2026-07-02T17:07:00Z">
          <m:r>
            <m:rPr/>
            <w:rPr>
              <w:rFonts w:ascii="Cambria Math" w:hAnsi="Cambria Math"/>
            </w:rPr>
            <m:t>ξ=0.20</m:t>
          </m:r>
        </w:ins>
      </m:oMath>
      <w:del w:id="1439" w:author="LRC" w:date="2026-07-02T17:07:00Z">
        <w:r>
          <w:rPr>
            <w:rFonts w:hint="eastAsia"/>
            <w:bCs/>
          </w:rPr>
          <w:delText>此采样率</w:delText>
        </w:r>
      </w:del>
      <w:r>
        <w:rPr>
          <w:rFonts w:hint="eastAsia"/>
          <w:bCs/>
        </w:rPr>
        <w:t>下的所有数据集上，相较于次优算法，MGPA</w:t>
      </w:r>
      <w:del w:id="1440" w:author="LRC" w:date="2026-07-02T17:08:00Z">
        <w:r>
          <w:rPr>
            <w:rFonts w:hint="eastAsia"/>
            <w:bCs/>
          </w:rPr>
          <w:delText>算法</w:delText>
        </w:r>
      </w:del>
      <w:r>
        <w:rPr>
          <w:rFonts w:hint="eastAsia"/>
          <w:bCs/>
        </w:rPr>
        <w:t>的</w:t>
      </w: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acc</m:t>
            </m:r>
            <m:ctrlPr>
              <w:rPr>
                <w:rFonts w:ascii="Cambria Math" w:hAnsi="Cambria Math"/>
              </w:rPr>
            </m:ctrlPr>
          </m:sub>
        </m:sSub>
      </m:oMath>
      <w:r>
        <w:rPr>
          <w:rFonts w:hint="eastAsia"/>
        </w:rPr>
        <w:t>最多高出</w:t>
      </w:r>
      <w:r>
        <w:rPr>
          <w:rFonts w:hint="eastAsia"/>
          <w:bCs/>
        </w:rPr>
        <w:t>5.8%</w:t>
      </w:r>
      <w:del w:id="1441" w:author="LRC" w:date="2026-07-02T17:08:00Z">
        <w:r>
          <w:rPr>
            <w:rFonts w:hint="eastAsia"/>
            <w:bCs/>
          </w:rPr>
          <w:delText>（</w:delText>
        </w:r>
      </w:del>
      <m:oMath>
        <w:del w:id="1442" w:author="LRC" w:date="2026-07-02T17:08:00Z">
          <m:r>
            <m:rPr/>
            <w:rPr>
              <w:rFonts w:hint="eastAsia" w:ascii="Cambria Math" w:hAnsi="Cambria Math"/>
            </w:rPr>
            <m:t>k</m:t>
          </m:r>
        </w:del>
      </m:oMath>
      <w:del w:id="1443" w:author="LRC" w:date="2026-07-02T17:08:00Z">
        <w:r>
          <w:rPr>
            <w:rFonts w:hint="eastAsia"/>
            <w:bCs/>
          </w:rPr>
          <w:delText>=500）</w:delText>
        </w:r>
      </w:del>
      <w:r>
        <w:rPr>
          <w:rFonts w:hint="eastAsia"/>
          <w:bCs/>
        </w:rPr>
        <w:t>，</w:t>
      </w:r>
      <w:del w:id="1444" w:author="LRC" w:date="2026-07-02T17:08:00Z">
        <w:r>
          <w:rPr>
            <w:rFonts w:hint="eastAsia"/>
            <w:bCs/>
          </w:rPr>
          <w:delText>且</w:delText>
        </w:r>
      </w:del>
      <w:r>
        <w:rPr>
          <w:rFonts w:hint="eastAsia"/>
          <w:bCs/>
        </w:rPr>
        <w:t>随着</w:t>
      </w:r>
      <m:oMath>
        <w:ins w:id="1445" w:author="LRC" w:date="2026-07-02T17:08:00Z">
          <m:r>
            <m:rPr/>
            <w:rPr>
              <w:rFonts w:ascii="Cambria Math" w:hAnsi="Cambria Math"/>
            </w:rPr>
            <m:t>ξ</m:t>
          </m:r>
        </w:ins>
      </m:oMath>
      <w:del w:id="1446" w:author="LRC" w:date="2026-07-02T17:08:00Z">
        <w:r>
          <w:rPr>
            <w:rFonts w:hint="eastAsia"/>
            <w:bCs/>
          </w:rPr>
          <w:delText>采样率的</w:delText>
        </w:r>
      </w:del>
      <w:r>
        <w:rPr>
          <w:rFonts w:hint="eastAsia"/>
          <w:bCs/>
        </w:rPr>
        <w:t>增加，MGPA</w:t>
      </w:r>
      <w:del w:id="1447" w:author="LRC" w:date="2026-07-02T17:08:00Z">
        <w:r>
          <w:rPr>
            <w:rFonts w:hint="eastAsia"/>
            <w:bCs/>
          </w:rPr>
          <w:delText>算法</w:delText>
        </w:r>
      </w:del>
      <w:r>
        <w:rPr>
          <w:rFonts w:hint="eastAsia"/>
          <w:bCs/>
        </w:rPr>
        <w:t>的</w:t>
      </w: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acc</m:t>
            </m:r>
            <m:ctrlPr>
              <w:rPr>
                <w:rFonts w:ascii="Cambria Math" w:hAnsi="Cambria Math"/>
              </w:rPr>
            </m:ctrlPr>
          </m:sub>
        </m:sSub>
        <w:del w:id="1448" w:author="LRC" w:date="2026-07-02T17:09:00Z">
          <m:r>
            <m:rPr>
              <m:sty m:val="p"/>
            </m:rPr>
            <w:rPr>
              <w:rFonts w:hint="eastAsia" w:ascii="Cambria Math" w:hAnsi="Cambria Math"/>
            </w:rPr>
            <m:t>也</m:t>
          </m:r>
        </w:del>
      </m:oMath>
      <w:r>
        <w:rPr>
          <w:rFonts w:hint="eastAsia"/>
          <w:bCs/>
        </w:rPr>
        <w:t>在大部分数据集上</w:t>
      </w:r>
      <w:ins w:id="1449" w:author="LRC" w:date="2026-07-02T17:09:00Z">
        <w:r>
          <w:rPr>
            <w:rFonts w:hint="eastAsia"/>
            <w:bCs/>
          </w:rPr>
          <w:t>均</w:t>
        </w:r>
      </w:ins>
      <w:r>
        <w:rPr>
          <w:rFonts w:hint="eastAsia"/>
          <w:bCs/>
        </w:rPr>
        <w:t>呈现上升趋势。</w:t>
      </w:r>
      <w:del w:id="1450" w:author="LRC" w:date="2026-07-02T17:10:00Z">
        <w:r>
          <w:rPr>
            <w:rFonts w:hint="eastAsia"/>
            <w:bCs/>
          </w:rPr>
          <w:delText>在采样率</w:delText>
        </w:r>
      </w:del>
      <w:ins w:id="1451" w:author="LRC" w:date="2026-07-02T17:10:00Z">
        <w:r>
          <w:rPr>
            <w:rFonts w:hint="eastAsia"/>
            <w:bCs/>
          </w:rPr>
          <w:t>当</w:t>
        </w:r>
      </w:ins>
      <m:oMath>
        <w:ins w:id="1452" w:author="LRC" w:date="2026-07-02T17:10:00Z">
          <m:r>
            <m:rPr/>
            <w:rPr>
              <w:rFonts w:ascii="Cambria Math" w:hAnsi="Cambria Math"/>
            </w:rPr>
            <m:t>ξ</m:t>
          </m:r>
        </w:ins>
      </m:oMath>
      <w:r>
        <w:rPr>
          <w:rFonts w:hint="eastAsia"/>
          <w:bCs/>
        </w:rPr>
        <w:t>从0.05提升至0.2</w:t>
      </w:r>
      <w:ins w:id="1453" w:author="LRC" w:date="2026-07-02T17:10:00Z">
        <w:r>
          <w:rPr>
            <w:bCs/>
          </w:rPr>
          <w:t>0</w:t>
        </w:r>
      </w:ins>
      <w:r>
        <w:rPr>
          <w:rFonts w:hint="eastAsia"/>
          <w:bCs/>
        </w:rPr>
        <w:t>时，MGPA</w:t>
      </w:r>
      <w:del w:id="1454" w:author="LRC" w:date="2026-07-02T17:10:00Z">
        <w:r>
          <w:rPr>
            <w:rFonts w:hint="eastAsia"/>
            <w:bCs/>
          </w:rPr>
          <w:delText>算法</w:delText>
        </w:r>
      </w:del>
      <w:r>
        <w:rPr>
          <w:rFonts w:hint="eastAsia"/>
          <w:bCs/>
        </w:rPr>
        <w:t>的</w:t>
      </w:r>
      <m:oMath>
        <m:sSub>
          <m:sSubPr>
            <m:ctrlPr>
              <w:rPr>
                <w:rFonts w:ascii="Cambria Math" w:hAnsi="Cambria Math"/>
              </w:rPr>
            </m:ctrlPr>
          </m:sSubPr>
          <m:e>
            <m:r>
              <m:rPr/>
              <w:rPr>
                <w:rFonts w:ascii="Cambria Math" w:hAnsi="Cambria Math"/>
              </w:rPr>
              <m:t>P</m:t>
            </m:r>
            <m:ctrlPr>
              <w:rPr>
                <w:rFonts w:ascii="Cambria Math" w:hAnsi="Cambria Math"/>
              </w:rPr>
            </m:ctrlPr>
          </m:e>
          <m:sub>
            <m:r>
              <m:rPr>
                <m:sty m:val="p"/>
              </m:rPr>
              <w:rPr>
                <w:rFonts w:ascii="Cambria Math" w:hAnsi="Cambria Math"/>
              </w:rPr>
              <m:t>acc</m:t>
            </m:r>
            <m:ctrlPr>
              <w:rPr>
                <w:rFonts w:ascii="Cambria Math" w:hAnsi="Cambria Math"/>
              </w:rPr>
            </m:ctrlPr>
          </m:sub>
        </m:sSub>
      </m:oMath>
      <w:r>
        <w:rPr>
          <w:rFonts w:hint="eastAsia"/>
          <w:bCs/>
        </w:rPr>
        <w:t>最大上升幅度为30%</w:t>
      </w:r>
      <w:del w:id="1455" w:author="LRC" w:date="2026-07-02T17:10:00Z">
        <w:r>
          <w:rPr>
            <w:rFonts w:hint="eastAsia"/>
            <w:bCs/>
          </w:rPr>
          <w:delText>（Twitter数据集，</w:delText>
        </w:r>
      </w:del>
      <m:oMath>
        <w:del w:id="1456" w:author="LRC" w:date="2026-07-02T17:10:00Z">
          <m:r>
            <m:rPr/>
            <w:rPr>
              <w:rFonts w:ascii="Cambria Math" w:hAnsi="Cambria Math"/>
            </w:rPr>
            <m:t>k</m:t>
          </m:r>
        </w:del>
      </m:oMath>
      <w:del w:id="1457" w:author="LRC" w:date="2026-07-02T17:10:00Z">
        <w:r>
          <w:rPr>
            <w:rFonts w:hint="eastAsia"/>
            <w:bCs/>
          </w:rPr>
          <w:delText>=500）</w:delText>
        </w:r>
      </w:del>
      <w:r>
        <w:rPr>
          <w:rFonts w:hint="eastAsia"/>
          <w:bCs/>
        </w:rPr>
        <w:t>，表明较高的采样率能更好地保留原始图信息。</w:t>
      </w:r>
    </w:p>
    <w:p w14:paraId="2A869019">
      <w:pPr>
        <w:ind w:firstLine="420" w:firstLineChars="200"/>
        <w:rPr>
          <w:bCs/>
        </w:rPr>
      </w:pPr>
      <w:r>
        <w:rPr>
          <w:rFonts w:hint="eastAsia"/>
          <w:bCs/>
        </w:rPr>
        <w:t>对于不同</w:t>
      </w:r>
      <m:oMath>
        <m:r>
          <m:rPr/>
          <w:rPr>
            <w:rFonts w:ascii="Cambria Math" w:hAnsi="Cambria Math"/>
          </w:rPr>
          <m:t>k</m:t>
        </m:r>
      </m:oMath>
      <w:r>
        <w:rPr>
          <w:rFonts w:hint="eastAsia"/>
          <w:bCs/>
        </w:rPr>
        <w:t>值，试验结果各异。当</w:t>
      </w:r>
      <m:oMath>
        <m:r>
          <m:rPr/>
          <w:rPr>
            <w:rFonts w:ascii="Cambria Math" w:hAnsi="Cambria Math"/>
          </w:rPr>
          <m:t>k</m:t>
        </m:r>
      </m:oMath>
      <w:r>
        <w:rPr>
          <w:rFonts w:hint="eastAsia"/>
          <w:bCs/>
        </w:rPr>
        <w:t>较小时（例如，</w:t>
      </w:r>
      <m:oMath>
        <m:r>
          <m:rPr/>
          <w:rPr>
            <w:rFonts w:ascii="Cambria Math" w:hAnsi="Cambria Math"/>
          </w:rPr>
          <m:t>k</m:t>
        </m:r>
      </m:oMath>
      <w:r>
        <w:rPr>
          <w:rFonts w:hint="eastAsia"/>
          <w:bCs/>
        </w:rPr>
        <w:t>=100），top-</w:t>
      </w:r>
      <m:oMath>
        <m:r>
          <m:rPr/>
          <w:rPr>
            <w:rFonts w:hint="eastAsia" w:ascii="Cambria Math" w:hAnsi="Cambria Math"/>
          </w:rPr>
          <m:t>k</m:t>
        </m:r>
      </m:oMath>
      <w:r>
        <w:rPr>
          <w:rFonts w:hint="eastAsia"/>
          <w:bCs/>
        </w:rPr>
        <w:t>（</w:t>
      </w:r>
      <m:oMath>
        <m:r>
          <m:rPr/>
          <w:rPr>
            <w:rFonts w:hint="eastAsia" w:ascii="Cambria Math" w:hAnsi="Cambria Math"/>
          </w:rPr>
          <m:t>k</m:t>
        </m:r>
      </m:oMath>
      <w:r>
        <w:rPr>
          <w:rFonts w:hint="eastAsia"/>
          <w:bCs/>
        </w:rPr>
        <w:t>=100）模式准确率如图5所示。不难发现，在Mico、Twitter、Twitch上，MGPA算法取得最优效果，且相较于次优算法，</w:t>
      </w:r>
      <m:oMath>
        <m:r>
          <m:rPr>
            <m:sty m:val="p"/>
          </m:rPr>
          <w:rPr>
            <w:rFonts w:hint="eastAsia" w:ascii="Cambria Math" w:hAnsi="Cambria Math"/>
          </w:rPr>
          <m:t>其</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acc</m:t>
            </m:r>
            <m:ctrlPr>
              <w:rPr>
                <w:rFonts w:ascii="Cambria Math" w:hAnsi="Cambria Math"/>
              </w:rPr>
            </m:ctrlPr>
          </m:sub>
        </m:sSub>
      </m:oMath>
      <w:r>
        <w:rPr>
          <w:rFonts w:hint="eastAsia" w:hAnsi="Cambria Math"/>
        </w:rPr>
        <w:t>高出4%~10%</w:t>
      </w:r>
      <w:r>
        <w:rPr>
          <w:rFonts w:hint="eastAsia"/>
          <w:bCs/>
        </w:rPr>
        <w:t>。在DBLP、Skitter上，MGPA算法的性能与最优算法相当。随着</w:t>
      </w:r>
      <m:oMath>
        <m:r>
          <m:rPr/>
          <w:rPr>
            <w:rFonts w:ascii="Cambria Math" w:hAnsi="Cambria Math"/>
          </w:rPr>
          <m:t>k</m:t>
        </m:r>
      </m:oMath>
      <w:r>
        <w:rPr>
          <w:rFonts w:hint="eastAsia"/>
          <w:bCs/>
        </w:rPr>
        <w:t>增加到500时，top-</w:t>
      </w:r>
      <m:oMath>
        <m:r>
          <m:rPr/>
          <w:rPr>
            <w:rFonts w:hint="eastAsia" w:ascii="Cambria Math" w:hAnsi="Cambria Math"/>
          </w:rPr>
          <m:t>k</m:t>
        </m:r>
      </m:oMath>
      <w:r>
        <w:rPr>
          <w:rFonts w:hint="eastAsia"/>
          <w:bCs/>
        </w:rPr>
        <w:t>（</w:t>
      </w:r>
      <m:oMath>
        <m:r>
          <m:rPr/>
          <w:rPr>
            <w:rFonts w:hint="eastAsia" w:ascii="Cambria Math" w:hAnsi="Cambria Math"/>
          </w:rPr>
          <m:t>k</m:t>
        </m:r>
      </m:oMath>
      <w:r>
        <w:rPr>
          <w:rFonts w:hint="eastAsia"/>
          <w:bCs/>
        </w:rPr>
        <w:t>=500）模式准确率如图6所示，因为</w:t>
      </w:r>
      <m:oMath>
        <m:r>
          <m:rPr/>
          <w:rPr>
            <w:rFonts w:hint="eastAsia" w:ascii="Cambria Math" w:hAnsi="Cambria Math"/>
          </w:rPr>
          <m:t>k</m:t>
        </m:r>
      </m:oMath>
      <w:r>
        <w:rPr>
          <w:rFonts w:hint="eastAsia"/>
          <w:bCs/>
        </w:rPr>
        <w:t>值变大，所以在原始图</w:t>
      </w:r>
      <m:oMath>
        <m:r>
          <m:rPr/>
          <w:rPr>
            <w:rFonts w:hint="eastAsia" w:ascii="Cambria Math" w:hAnsi="Cambria Math"/>
          </w:rPr>
          <m:t>G</m:t>
        </m:r>
      </m:oMath>
      <w:r>
        <w:rPr>
          <w:rFonts w:hint="eastAsia"/>
          <w:bCs/>
        </w:rPr>
        <w:t>中挖掘出的模式会转变为更加复杂的结构，如</w:t>
      </w:r>
      <w:r>
        <w:rPr>
          <w:bCs/>
        </w:rPr>
        <w:t>尺寸更大的星型或环形模式</w:t>
      </w:r>
      <w:r>
        <w:rPr>
          <w:rFonts w:hint="eastAsia"/>
          <w:bCs/>
        </w:rPr>
        <w:t>。这些模式蕴含了更复杂的拓扑结构与节点属性信息，给依赖低阶节点、边统计的采样方法构成了挑战。相反，MGPA在邻域匹配机制所生成的高质量标签的引导下，通过EchoModel能够学习到一个从局部特征到高阶模式重要性的复杂映射，因此能够识别对高频复杂模式至关重要的节点，并且当</w:t>
      </w:r>
      <m:oMath>
        <m:r>
          <m:rPr>
            <m:sty m:val="p"/>
          </m:rPr>
          <w:rPr>
            <w:rFonts w:ascii="Cambria Math" w:hAnsi="Cambria Math"/>
          </w:rPr>
          <m:t>ξ</m:t>
        </m:r>
      </m:oMath>
      <w:r>
        <w:rPr>
          <w:rFonts w:hint="eastAsia" w:hAnsi="Cambria Math"/>
        </w:rPr>
        <w:t>=0.2时，在</w:t>
      </w:r>
      <w:r>
        <w:rPr>
          <w:rFonts w:hint="eastAsia"/>
          <w:bCs/>
        </w:rPr>
        <w:t>所有数据集上，相较于次优算法，MGPA算法的平均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acc</m:t>
            </m:r>
            <m:ctrlPr>
              <w:rPr>
                <w:rFonts w:ascii="Cambria Math" w:hAnsi="Cambria Math"/>
              </w:rPr>
            </m:ctrlPr>
          </m:sub>
        </m:sSub>
        <m:r>
          <m:rPr>
            <m:sty m:val="p"/>
          </m:rPr>
          <w:rPr>
            <w:rFonts w:hint="eastAsia" w:ascii="Cambria Math" w:hAnsi="Cambria Math"/>
          </w:rPr>
          <m:t>高出</m:t>
        </m:r>
      </m:oMath>
      <w:r>
        <w:rPr>
          <w:rFonts w:hint="eastAsia" w:hAnsi="Cambria Math"/>
        </w:rPr>
        <w:t>5.8%。</w:t>
      </w:r>
      <w:r>
        <w:rPr>
          <w:rFonts w:hint="eastAsia"/>
          <w:bCs/>
        </w:rPr>
        <w:t>当</w:t>
      </w:r>
      <m:oMath>
        <m:r>
          <m:rPr/>
          <w:rPr>
            <w:rFonts w:ascii="Cambria Math" w:hAnsi="Cambria Math"/>
          </w:rPr>
          <m:t>k</m:t>
        </m:r>
      </m:oMath>
      <w:r>
        <w:rPr>
          <w:rFonts w:hint="eastAsia"/>
          <w:bCs/>
        </w:rPr>
        <w:t>提升到900时，top-</w:t>
      </w:r>
      <m:oMath>
        <m:r>
          <m:rPr/>
          <w:rPr>
            <w:rFonts w:hint="eastAsia" w:ascii="Cambria Math" w:hAnsi="Cambria Math"/>
          </w:rPr>
          <m:t>k</m:t>
        </m:r>
      </m:oMath>
      <w:r>
        <w:rPr>
          <w:rFonts w:hint="eastAsia"/>
          <w:bCs/>
        </w:rPr>
        <w:t>（</w:t>
      </w:r>
      <m:oMath>
        <m:r>
          <m:rPr/>
          <w:rPr>
            <w:rFonts w:hint="eastAsia" w:ascii="Cambria Math" w:hAnsi="Cambria Math"/>
          </w:rPr>
          <m:t>k</m:t>
        </m:r>
      </m:oMath>
      <w:r>
        <w:rPr>
          <w:rFonts w:hint="eastAsia"/>
          <w:bCs/>
        </w:rPr>
        <w:t>=900）模式准确率如图7所示，由于基准方法无法辨别复杂结构和丰富的属性信息，部分模式难以保留，而MGPA通过其自适应权重分配继续展现出强大的捕捉能力。在算法的有偏随机游走中，以节点权重作为引导，系统地探索富含频繁模式的区域，从而减少信息丢失，当</w:t>
      </w:r>
      <m:oMath>
        <m:r>
          <m:rPr>
            <m:sty m:val="p"/>
          </m:rPr>
          <w:rPr>
            <w:rFonts w:ascii="Cambria Math" w:hAnsi="Cambria Math"/>
          </w:rPr>
          <m:t>ξ</m:t>
        </m:r>
      </m:oMath>
      <w:r>
        <w:rPr>
          <w:rFonts w:hint="eastAsia" w:hAnsi="Cambria Math"/>
        </w:rPr>
        <w:t>=0.2时，在</w:t>
      </w:r>
      <w:r>
        <w:rPr>
          <w:rFonts w:hint="eastAsia"/>
          <w:bCs/>
        </w:rPr>
        <w:t>所有数据集上，相较于次优算法，MGPA算法的平均</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acc</m:t>
            </m:r>
            <m:ctrlPr>
              <w:rPr>
                <w:rFonts w:ascii="Cambria Math" w:hAnsi="Cambria Math"/>
              </w:rPr>
            </m:ctrlPr>
          </m:sub>
        </m:sSub>
      </m:oMath>
      <w:r>
        <w:rPr>
          <w:rFonts w:hint="eastAsia" w:hAnsi="Cambria Math"/>
        </w:rPr>
        <w:t>高出5%。</w:t>
      </w:r>
      <w:r>
        <w:rPr>
          <w:rFonts w:hint="eastAsia"/>
          <w:bCs/>
        </w:rPr>
        <w:t>整体而言，MGPA算法在不同</w:t>
      </w:r>
      <m:oMath>
        <m:r>
          <m:rPr/>
          <w:rPr>
            <w:rFonts w:ascii="Cambria Math" w:hAnsi="Cambria Math"/>
          </w:rPr>
          <m:t>k</m:t>
        </m:r>
      </m:oMath>
      <w:r>
        <w:rPr>
          <w:rFonts w:hint="eastAsia"/>
          <w:bCs/>
        </w:rPr>
        <w:t>值下仍展现出明显优于现有基准算法的性能。</w:t>
      </w:r>
    </w:p>
    <w:p w14:paraId="3D3DC945">
      <w:pPr>
        <w:pStyle w:val="13"/>
        <w:spacing w:before="0" w:beforeAutospacing="0" w:after="0" w:afterAutospacing="0" w:line="360" w:lineRule="auto"/>
        <w:rPr>
          <w:rFonts w:ascii="黑体" w:hAnsi="黑体" w:eastAsia="黑体"/>
          <w:bCs/>
          <w:snapToGrid w:val="0"/>
          <w:spacing w:val="2"/>
          <w:kern w:val="2"/>
          <w:sz w:val="21"/>
          <w:szCs w:val="21"/>
        </w:rPr>
      </w:pPr>
      <w:del w:id="1458" w:author="LRC" w:date="2026-06-25T09:02:00Z">
        <w:r>
          <w:rPr>
            <w:rFonts w:hint="eastAsia" w:ascii="黑体" w:hAnsi="黑体" w:eastAsia="黑体"/>
            <w:bCs/>
            <w:snapToGrid w:val="0"/>
            <w:spacing w:val="2"/>
            <w:kern w:val="2"/>
            <w:sz w:val="21"/>
            <w:szCs w:val="21"/>
          </w:rPr>
          <w:delText>4</w:delText>
        </w:r>
      </w:del>
      <w:ins w:id="1459" w:author="LRC" w:date="2026-06-25T09:02:00Z">
        <w:r>
          <w:rPr>
            <w:rFonts w:ascii="黑体" w:hAnsi="黑体" w:eastAsia="黑体"/>
            <w:bCs/>
            <w:snapToGrid w:val="0"/>
            <w:spacing w:val="2"/>
            <w:kern w:val="2"/>
            <w:sz w:val="21"/>
            <w:szCs w:val="21"/>
          </w:rPr>
          <w:t>3</w:t>
        </w:r>
      </w:ins>
      <w:r>
        <w:rPr>
          <w:rFonts w:hint="eastAsia" w:ascii="黑体" w:hAnsi="黑体" w:eastAsia="黑体"/>
          <w:bCs/>
          <w:snapToGrid w:val="0"/>
          <w:spacing w:val="2"/>
          <w:kern w:val="2"/>
          <w:sz w:val="21"/>
          <w:szCs w:val="21"/>
        </w:rPr>
        <w:t>.4.2</w:t>
      </w:r>
      <w:r>
        <w:rPr>
          <w:rFonts w:ascii="黑体" w:hAnsi="黑体" w:eastAsia="黑体"/>
          <w:bCs/>
          <w:snapToGrid w:val="0"/>
          <w:spacing w:val="2"/>
          <w:kern w:val="2"/>
          <w:sz w:val="21"/>
          <w:szCs w:val="21"/>
        </w:rPr>
        <w:t xml:space="preserve"> </w:t>
      </w:r>
      <w:r>
        <w:rPr>
          <w:rFonts w:hint="eastAsia" w:ascii="黑体" w:hAnsi="黑体" w:eastAsia="黑体" w:cs="黑体"/>
          <w:bCs/>
          <w:snapToGrid w:val="0"/>
          <w:spacing w:val="2"/>
          <w:kern w:val="2"/>
          <w:sz w:val="21"/>
          <w:szCs w:val="21"/>
        </w:rPr>
        <w:t>采样质量</w:t>
      </w:r>
    </w:p>
    <w:p w14:paraId="065F41AC">
      <w:pPr>
        <w:pStyle w:val="13"/>
        <w:spacing w:before="0" w:beforeAutospacing="0" w:after="0" w:afterAutospacing="0"/>
        <w:ind w:firstLine="430" w:firstLineChars="200"/>
        <w:jc w:val="both"/>
        <w:rPr>
          <w:rFonts w:ascii="Times New Roman" w:hAnsi="Times New Roman"/>
          <w:b/>
          <w:snapToGrid w:val="0"/>
          <w:spacing w:val="2"/>
          <w:kern w:val="2"/>
          <w:sz w:val="21"/>
          <w:szCs w:val="21"/>
        </w:rPr>
      </w:pPr>
      <w:r>
        <w:rPr>
          <w:rFonts w:ascii="Times New Roman" w:hAnsi="Times New Roman"/>
          <w:b/>
          <w:snapToGrid w:val="0"/>
          <w:spacing w:val="2"/>
          <w:kern w:val="2"/>
          <w:sz w:val="21"/>
          <w:szCs w:val="21"/>
        </w:rPr>
        <w:tab/>
      </w:r>
      <w:r>
        <w:rPr>
          <w:bCs/>
          <w:snapToGrid w:val="0"/>
          <w:spacing w:val="2"/>
          <w:sz w:val="21"/>
          <w:szCs w:val="21"/>
        </w:rPr>
        <w:t>在本</w:t>
      </w:r>
      <w:r>
        <w:rPr>
          <w:rFonts w:hint="eastAsia"/>
          <w:bCs/>
          <w:snapToGrid w:val="0"/>
          <w:spacing w:val="2"/>
          <w:sz w:val="21"/>
          <w:szCs w:val="21"/>
        </w:rPr>
        <w:t>试验</w:t>
      </w:r>
      <w:r>
        <w:rPr>
          <w:bCs/>
          <w:snapToGrid w:val="0"/>
          <w:spacing w:val="2"/>
          <w:sz w:val="21"/>
          <w:szCs w:val="21"/>
        </w:rPr>
        <w:t>中，采样率</w:t>
      </w:r>
      <m:oMath>
        <m:r>
          <m:rPr>
            <m:sty m:val="p"/>
          </m:rPr>
          <w:rPr>
            <w:rFonts w:ascii="Cambria Math" w:hAnsi="Cambria Math"/>
            <w:snapToGrid w:val="0"/>
            <w:spacing w:val="2"/>
            <w:sz w:val="21"/>
            <w:szCs w:val="21"/>
          </w:rPr>
          <m:t>ξ</m:t>
        </m:r>
      </m:oMath>
      <w:r>
        <w:rPr>
          <w:bCs/>
          <w:snapToGrid w:val="0"/>
          <w:spacing w:val="2"/>
          <w:sz w:val="21"/>
          <w:szCs w:val="21"/>
        </w:rPr>
        <w:t>从</w:t>
      </w:r>
      <w:r>
        <w:rPr>
          <w:rFonts w:ascii="Times New Roman" w:hAnsi="Times New Roman"/>
          <w:bCs/>
          <w:snapToGrid w:val="0"/>
          <w:spacing w:val="2"/>
          <w:sz w:val="21"/>
          <w:szCs w:val="21"/>
        </w:rPr>
        <w:t>0.05</w:t>
      </w:r>
      <w:r>
        <w:rPr>
          <w:bCs/>
          <w:snapToGrid w:val="0"/>
          <w:spacing w:val="2"/>
          <w:sz w:val="21"/>
          <w:szCs w:val="21"/>
        </w:rPr>
        <w:t>开始，每次增加</w:t>
      </w:r>
      <w:r>
        <w:rPr>
          <w:rFonts w:ascii="Times New Roman" w:hAnsi="Times New Roman"/>
          <w:bCs/>
          <w:snapToGrid w:val="0"/>
          <w:spacing w:val="2"/>
          <w:sz w:val="21"/>
          <w:szCs w:val="21"/>
        </w:rPr>
        <w:t>0.05</w:t>
      </w:r>
      <w:r>
        <w:rPr>
          <w:bCs/>
          <w:snapToGrid w:val="0"/>
          <w:spacing w:val="2"/>
          <w:sz w:val="21"/>
          <w:szCs w:val="21"/>
        </w:rPr>
        <w:t>，直到达到</w:t>
      </w:r>
      <w:r>
        <w:rPr>
          <w:rFonts w:ascii="Times New Roman" w:hAnsi="Times New Roman"/>
          <w:bCs/>
          <w:snapToGrid w:val="0"/>
          <w:spacing w:val="2"/>
          <w:sz w:val="21"/>
          <w:szCs w:val="21"/>
        </w:rPr>
        <w:t>0.2</w:t>
      </w:r>
      <w:r>
        <w:rPr>
          <w:bCs/>
          <w:snapToGrid w:val="0"/>
          <w:spacing w:val="2"/>
          <w:sz w:val="21"/>
          <w:szCs w:val="21"/>
        </w:rPr>
        <w:t>，同时</w:t>
      </w:r>
      <m:oMath>
        <m:r>
          <m:rPr/>
          <w:rPr>
            <w:rFonts w:ascii="Cambria Math" w:hAnsi="Cambria Math"/>
            <w:snapToGrid w:val="0"/>
            <w:spacing w:val="2"/>
            <w:sz w:val="21"/>
            <w:szCs w:val="21"/>
          </w:rPr>
          <m:t>k</m:t>
        </m:r>
      </m:oMath>
      <w:r>
        <w:rPr>
          <w:bCs/>
          <w:snapToGrid w:val="0"/>
          <w:spacing w:val="2"/>
          <w:sz w:val="21"/>
          <w:szCs w:val="21"/>
        </w:rPr>
        <w:t>设置为</w:t>
      </w:r>
      <w:r>
        <w:rPr>
          <w:rFonts w:ascii="Times New Roman" w:hAnsi="Times New Roman" w:cs="Times New Roman"/>
          <w:bCs/>
          <w:snapToGrid w:val="0"/>
          <w:spacing w:val="2"/>
          <w:sz w:val="21"/>
          <w:szCs w:val="21"/>
        </w:rPr>
        <w:t>500</w:t>
      </w:r>
      <w:r>
        <w:rPr>
          <w:bCs/>
          <w:snapToGrid w:val="0"/>
          <w:spacing w:val="2"/>
          <w:sz w:val="21"/>
          <w:szCs w:val="21"/>
        </w:rPr>
        <w:t>，</w:t>
      </w:r>
      <m:oMath>
        <m:r>
          <m:rPr/>
          <w:rPr>
            <w:rFonts w:ascii="Cambria Math" w:hAnsi="Cambria Math"/>
            <w:snapToGrid w:val="0"/>
            <w:spacing w:val="2"/>
            <w:sz w:val="21"/>
            <w:szCs w:val="21"/>
          </w:rPr>
          <m:t>α</m:t>
        </m:r>
      </m:oMath>
      <w:r>
        <w:rPr>
          <w:bCs/>
          <w:snapToGrid w:val="0"/>
          <w:spacing w:val="2"/>
          <w:sz w:val="21"/>
          <w:szCs w:val="21"/>
        </w:rPr>
        <w:t>固定为</w:t>
      </w:r>
      <w:r>
        <w:rPr>
          <w:rFonts w:ascii="Times New Roman" w:hAnsi="Times New Roman"/>
          <w:bCs/>
          <w:snapToGrid w:val="0"/>
          <w:spacing w:val="2"/>
          <w:sz w:val="21"/>
          <w:szCs w:val="21"/>
        </w:rPr>
        <w:t>0.4</w:t>
      </w:r>
      <w:r>
        <w:rPr>
          <w:bCs/>
          <w:snapToGrid w:val="0"/>
          <w:spacing w:val="2"/>
          <w:sz w:val="21"/>
          <w:szCs w:val="21"/>
        </w:rPr>
        <w:t>，</w:t>
      </w:r>
      <m:oMath>
        <m:r>
          <m:rPr/>
          <w:rPr>
            <w:rFonts w:ascii="Cambria Math" w:hAnsi="Cambria Math"/>
            <w:sz w:val="21"/>
            <w:szCs w:val="21"/>
          </w:rPr>
          <m:t>t</m:t>
        </m:r>
      </m:oMath>
      <w:r>
        <w:rPr>
          <w:sz w:val="21"/>
          <w:szCs w:val="21"/>
        </w:rPr>
        <w:t>设为</w:t>
      </w:r>
      <w:r>
        <w:rPr>
          <w:rFonts w:ascii="Times New Roman" w:hAnsi="Times New Roman"/>
          <w:sz w:val="21"/>
          <w:szCs w:val="21"/>
        </w:rPr>
        <w:t>10</w:t>
      </w:r>
      <w:r>
        <w:rPr>
          <w:sz w:val="21"/>
          <w:szCs w:val="21"/>
        </w:rPr>
        <w:t>，</w:t>
      </w:r>
      <m:oMath>
        <m:r>
          <m:rPr/>
          <w:rPr>
            <w:rFonts w:ascii="Cambria Math" w:hAnsi="Cambria Math"/>
            <w:snapToGrid w:val="0"/>
            <w:spacing w:val="2"/>
            <w:sz w:val="21"/>
            <w:szCs w:val="21"/>
          </w:rPr>
          <m:t>r</m:t>
        </m:r>
      </m:oMath>
      <w:r>
        <w:rPr>
          <w:sz w:val="21"/>
          <w:szCs w:val="21"/>
        </w:rPr>
        <w:t>设</w:t>
      </w:r>
      <w:r>
        <w:rPr>
          <w:bCs/>
          <w:snapToGrid w:val="0"/>
          <w:spacing w:val="2"/>
          <w:sz w:val="21"/>
          <w:szCs w:val="21"/>
        </w:rPr>
        <w:t>为</w:t>
      </w:r>
      <w:r>
        <w:rPr>
          <w:rFonts w:ascii="Times New Roman" w:hAnsi="Times New Roman"/>
          <w:bCs/>
          <w:snapToGrid w:val="0"/>
          <w:spacing w:val="2"/>
          <w:sz w:val="21"/>
          <w:szCs w:val="21"/>
        </w:rPr>
        <w:t>20</w:t>
      </w:r>
      <w:r>
        <w:rPr>
          <w:bCs/>
          <w:snapToGrid w:val="0"/>
          <w:spacing w:val="2"/>
          <w:sz w:val="21"/>
          <w:szCs w:val="21"/>
        </w:rPr>
        <w:t>。</w:t>
      </w:r>
    </w:p>
    <w:p w14:paraId="0F6722A7">
      <w:pPr>
        <w:pStyle w:val="13"/>
        <w:spacing w:before="0" w:beforeAutospacing="0" w:after="0" w:afterAutospacing="0"/>
        <w:ind w:firstLine="428" w:firstLineChars="200"/>
        <w:jc w:val="both"/>
        <w:rPr>
          <w:rFonts w:ascii="Times New Roman" w:hAnsi="Times New Roman"/>
          <w:bCs/>
          <w:snapToGrid w:val="0"/>
          <w:spacing w:val="2"/>
          <w:sz w:val="21"/>
          <w:szCs w:val="21"/>
        </w:rPr>
      </w:pPr>
      <w:r>
        <w:rPr>
          <w:bCs/>
          <w:snapToGrid w:val="0"/>
          <w:spacing w:val="2"/>
          <w:sz w:val="21"/>
          <w:szCs w:val="21"/>
        </w:rPr>
        <w:t>图</w:t>
      </w:r>
      <w:r>
        <w:rPr>
          <w:rFonts w:ascii="Times New Roman" w:hAnsi="Times New Roman"/>
          <w:bCs/>
          <w:snapToGrid w:val="0"/>
          <w:spacing w:val="2"/>
          <w:sz w:val="21"/>
          <w:szCs w:val="21"/>
        </w:rPr>
        <w:t>8</w:t>
      </w:r>
      <w:r>
        <w:rPr>
          <w:bCs/>
          <w:snapToGrid w:val="0"/>
          <w:spacing w:val="2"/>
          <w:sz w:val="21"/>
          <w:szCs w:val="21"/>
        </w:rPr>
        <w:t>展示了各种算法在平均局部聚类系数上的表现。</w:t>
      </w:r>
      <w:r>
        <w:rPr>
          <w:rFonts w:hint="eastAsia"/>
          <w:bCs/>
          <w:snapToGrid w:val="0"/>
          <w:spacing w:val="2"/>
          <w:sz w:val="21"/>
          <w:szCs w:val="21"/>
        </w:rPr>
        <w:t>由图8可知</w:t>
      </w:r>
      <w:r>
        <w:rPr>
          <w:rFonts w:ascii="Times New Roman" w:hAnsi="Times New Roman"/>
          <w:bCs/>
          <w:snapToGrid w:val="0"/>
          <w:spacing w:val="2"/>
          <w:sz w:val="21"/>
          <w:szCs w:val="21"/>
        </w:rPr>
        <w:t>MGPA</w:t>
      </w:r>
      <w:r>
        <w:rPr>
          <w:bCs/>
          <w:snapToGrid w:val="0"/>
          <w:spacing w:val="2"/>
          <w:sz w:val="21"/>
          <w:szCs w:val="21"/>
        </w:rPr>
        <w:t>展现出更好的性能，特别是在</w:t>
      </w:r>
      <w:r>
        <w:rPr>
          <w:rFonts w:ascii="Times New Roman" w:hAnsi="Times New Roman"/>
          <w:bCs/>
          <w:snapToGrid w:val="0"/>
          <w:spacing w:val="2"/>
          <w:sz w:val="21"/>
          <w:szCs w:val="21"/>
        </w:rPr>
        <w:t>Skitter、Twitter</w:t>
      </w:r>
      <w:r>
        <w:rPr>
          <w:bCs/>
          <w:snapToGrid w:val="0"/>
          <w:spacing w:val="2"/>
          <w:sz w:val="21"/>
          <w:szCs w:val="21"/>
        </w:rPr>
        <w:t>和</w:t>
      </w:r>
      <w:del w:id="1460" w:author="LRC" w:date="2026-07-02T16:41:00Z">
        <w:r>
          <w:rPr>
            <w:rFonts w:ascii="Times New Roman" w:hAnsi="Times New Roman"/>
            <w:bCs/>
            <w:snapToGrid w:val="0"/>
            <w:spacing w:val="2"/>
            <w:sz w:val="21"/>
            <w:szCs w:val="21"/>
          </w:rPr>
          <w:delText>Youtube</w:delText>
        </w:r>
      </w:del>
      <w:ins w:id="1461" w:author="LRC" w:date="2026-07-02T16:41:00Z">
        <w:r>
          <w:rPr>
            <w:rFonts w:ascii="Times New Roman" w:hAnsi="Times New Roman"/>
            <w:bCs/>
            <w:snapToGrid w:val="0"/>
            <w:spacing w:val="2"/>
            <w:sz w:val="21"/>
            <w:szCs w:val="21"/>
          </w:rPr>
          <w:t>YouTube</w:t>
        </w:r>
      </w:ins>
      <w:r>
        <w:rPr>
          <w:bCs/>
          <w:snapToGrid w:val="0"/>
          <w:spacing w:val="2"/>
          <w:sz w:val="21"/>
          <w:szCs w:val="21"/>
        </w:rPr>
        <w:t>数据集上取得了最佳结果。它通过有效地保留原始图中节点的聚集程度，展现了最优的性能</w:t>
      </w:r>
      <w:r>
        <w:rPr>
          <w:rFonts w:hint="eastAsia"/>
          <w:bCs/>
          <w:snapToGrid w:val="0"/>
          <w:spacing w:val="2"/>
          <w:sz w:val="21"/>
          <w:szCs w:val="21"/>
        </w:rPr>
        <w:t>，同时在</w:t>
      </w:r>
      <m:oMath>
        <m:r>
          <m:rPr>
            <m:sty m:val="p"/>
          </m:rPr>
          <w:rPr>
            <w:rFonts w:ascii="Cambria Math" w:hAnsi="Cambria Math"/>
            <w:snapToGrid w:val="0"/>
            <w:spacing w:val="2"/>
            <w:sz w:val="21"/>
            <w:szCs w:val="21"/>
          </w:rPr>
          <m:t>ξ</m:t>
        </m:r>
      </m:oMath>
      <w:r>
        <w:rPr>
          <w:rFonts w:ascii="Times New Roman" w:hAnsi="Times New Roman" w:cs="Times New Roman"/>
          <w:snapToGrid w:val="0"/>
          <w:spacing w:val="2"/>
          <w:sz w:val="21"/>
          <w:szCs w:val="21"/>
        </w:rPr>
        <w:t>=0.2</w:t>
      </w:r>
      <w:r>
        <w:rPr>
          <w:rFonts w:hint="eastAsia"/>
          <w:snapToGrid w:val="0"/>
          <w:spacing w:val="2"/>
          <w:sz w:val="21"/>
          <w:szCs w:val="21"/>
        </w:rPr>
        <w:t>的情况下，与原图上的</w:t>
      </w:r>
      <w:r>
        <w:rPr>
          <w:rFonts w:ascii="Times New Roman" w:hAnsi="Times New Roman" w:cs="Times New Roman"/>
          <w:snapToGrid w:val="0"/>
          <w:spacing w:val="2"/>
          <w:sz w:val="21"/>
          <w:szCs w:val="21"/>
        </w:rPr>
        <w:t>AvgCC</w:t>
      </w:r>
      <w:r>
        <w:rPr>
          <w:rFonts w:hint="eastAsia" w:ascii="Times New Roman" w:hAnsi="Times New Roman" w:cs="Times New Roman"/>
          <w:snapToGrid w:val="0"/>
          <w:spacing w:val="2"/>
          <w:sz w:val="21"/>
          <w:szCs w:val="21"/>
        </w:rPr>
        <w:t>相比，</w:t>
      </w:r>
      <w:r>
        <w:rPr>
          <w:rFonts w:hint="eastAsia"/>
          <w:snapToGrid w:val="0"/>
          <w:spacing w:val="2"/>
          <w:sz w:val="21"/>
          <w:szCs w:val="21"/>
        </w:rPr>
        <w:t>最低误差仅为</w:t>
      </w:r>
      <w:r>
        <w:rPr>
          <w:rFonts w:ascii="Times New Roman" w:hAnsi="Times New Roman" w:cs="Times New Roman"/>
          <w:snapToGrid w:val="0"/>
          <w:spacing w:val="2"/>
          <w:sz w:val="21"/>
          <w:szCs w:val="21"/>
        </w:rPr>
        <w:t>4%</w:t>
      </w:r>
      <w:r>
        <w:rPr>
          <w:bCs/>
          <w:snapToGrid w:val="0"/>
          <w:spacing w:val="2"/>
          <w:sz w:val="21"/>
          <w:szCs w:val="21"/>
        </w:rPr>
        <w:t>。尽管</w:t>
      </w:r>
      <w:r>
        <w:rPr>
          <w:rFonts w:ascii="Times New Roman" w:hAnsi="Times New Roman"/>
          <w:bCs/>
          <w:snapToGrid w:val="0"/>
          <w:spacing w:val="2"/>
          <w:sz w:val="21"/>
          <w:szCs w:val="21"/>
        </w:rPr>
        <w:t>MGPA</w:t>
      </w:r>
      <w:r>
        <w:rPr>
          <w:bCs/>
          <w:snapToGrid w:val="0"/>
          <w:spacing w:val="2"/>
          <w:sz w:val="21"/>
          <w:szCs w:val="21"/>
        </w:rPr>
        <w:t>在</w:t>
      </w:r>
      <w:r>
        <w:rPr>
          <w:rFonts w:ascii="Times New Roman" w:hAnsi="Times New Roman"/>
          <w:bCs/>
          <w:snapToGrid w:val="0"/>
          <w:spacing w:val="2"/>
          <w:sz w:val="21"/>
          <w:szCs w:val="21"/>
        </w:rPr>
        <w:t>Mico</w:t>
      </w:r>
      <w:r>
        <w:rPr>
          <w:bCs/>
          <w:snapToGrid w:val="0"/>
          <w:spacing w:val="2"/>
          <w:sz w:val="21"/>
          <w:szCs w:val="21"/>
        </w:rPr>
        <w:t>、</w:t>
      </w:r>
      <w:r>
        <w:rPr>
          <w:rFonts w:ascii="Times New Roman" w:hAnsi="Times New Roman"/>
          <w:bCs/>
          <w:snapToGrid w:val="0"/>
          <w:spacing w:val="2"/>
          <w:sz w:val="21"/>
          <w:szCs w:val="21"/>
        </w:rPr>
        <w:t>Twitch</w:t>
      </w:r>
      <w:r>
        <w:rPr>
          <w:bCs/>
          <w:snapToGrid w:val="0"/>
          <w:spacing w:val="2"/>
          <w:sz w:val="21"/>
          <w:szCs w:val="21"/>
        </w:rPr>
        <w:t>和</w:t>
      </w:r>
      <w:r>
        <w:rPr>
          <w:rFonts w:ascii="Times New Roman" w:hAnsi="Times New Roman"/>
          <w:bCs/>
          <w:snapToGrid w:val="0"/>
          <w:spacing w:val="2"/>
          <w:sz w:val="21"/>
          <w:szCs w:val="21"/>
        </w:rPr>
        <w:t>DBLP</w:t>
      </w:r>
      <w:r>
        <w:rPr>
          <w:bCs/>
          <w:snapToGrid w:val="0"/>
          <w:spacing w:val="2"/>
          <w:sz w:val="21"/>
          <w:szCs w:val="21"/>
        </w:rPr>
        <w:t>数据集上的表现略微落后于其他基准算法，</w:t>
      </w:r>
      <w:r>
        <w:rPr>
          <w:rFonts w:hint="eastAsia"/>
          <w:bCs/>
          <w:snapToGrid w:val="0"/>
          <w:spacing w:val="2"/>
          <w:sz w:val="21"/>
          <w:szCs w:val="21"/>
        </w:rPr>
        <w:t>但随着采样率的提升，大部分数据集上的</w:t>
      </w:r>
      <w:r>
        <w:rPr>
          <w:rFonts w:ascii="Times New Roman" w:hAnsi="Times New Roman"/>
          <w:bCs/>
          <w:snapToGrid w:val="0"/>
          <w:spacing w:val="2"/>
          <w:sz w:val="21"/>
          <w:szCs w:val="21"/>
        </w:rPr>
        <w:t>AvgCC</w:t>
      </w:r>
      <w:r>
        <w:rPr>
          <w:rFonts w:hint="eastAsia"/>
          <w:bCs/>
          <w:snapToGrid w:val="0"/>
          <w:spacing w:val="2"/>
          <w:sz w:val="21"/>
          <w:szCs w:val="21"/>
        </w:rPr>
        <w:t>值逐渐接近原始图的</w:t>
      </w:r>
      <w:r>
        <w:rPr>
          <w:rFonts w:ascii="Times New Roman" w:hAnsi="Times New Roman"/>
          <w:bCs/>
          <w:snapToGrid w:val="0"/>
          <w:spacing w:val="2"/>
          <w:sz w:val="21"/>
          <w:szCs w:val="21"/>
        </w:rPr>
        <w:t>AvgCC</w:t>
      </w:r>
      <w:r>
        <w:rPr>
          <w:rFonts w:hint="eastAsia"/>
          <w:bCs/>
          <w:snapToGrid w:val="0"/>
          <w:spacing w:val="2"/>
          <w:sz w:val="21"/>
          <w:szCs w:val="21"/>
        </w:rPr>
        <w:t>值，以</w:t>
      </w:r>
      <w:r>
        <w:rPr>
          <w:rFonts w:ascii="Times New Roman" w:hAnsi="Times New Roman" w:cs="Times New Roman"/>
          <w:bCs/>
          <w:snapToGrid w:val="0"/>
          <w:spacing w:val="2"/>
          <w:sz w:val="21"/>
          <w:szCs w:val="21"/>
        </w:rPr>
        <w:t>Twitch</w:t>
      </w:r>
      <w:r>
        <w:rPr>
          <w:rFonts w:hint="eastAsia" w:ascii="Times New Roman" w:hAnsi="Times New Roman" w:cs="Times New Roman"/>
          <w:bCs/>
          <w:snapToGrid w:val="0"/>
          <w:spacing w:val="2"/>
          <w:sz w:val="21"/>
          <w:szCs w:val="21"/>
        </w:rPr>
        <w:t>数据集为例，</w:t>
      </w:r>
      <w:r>
        <w:rPr>
          <w:rFonts w:hint="eastAsia" w:ascii="Times New Roman" w:hAnsi="Times New Roman"/>
          <w:bCs/>
          <w:snapToGrid w:val="0"/>
          <w:spacing w:val="2"/>
          <w:sz w:val="21"/>
          <w:szCs w:val="21"/>
        </w:rPr>
        <w:t>误差值由0.0079下降至0.0051，降幅达36%</w:t>
      </w:r>
      <w:r>
        <w:rPr>
          <w:rFonts w:ascii="Times New Roman" w:hAnsi="Times New Roman"/>
          <w:bCs/>
          <w:snapToGrid w:val="0"/>
          <w:spacing w:val="2"/>
          <w:sz w:val="21"/>
          <w:szCs w:val="21"/>
        </w:rPr>
        <w:t>。</w:t>
      </w:r>
    </w:p>
    <w:p w14:paraId="02A918DE">
      <w:pPr>
        <w:pStyle w:val="13"/>
        <w:spacing w:before="0" w:beforeAutospacing="0" w:after="0" w:afterAutospacing="0"/>
        <w:ind w:firstLine="428" w:firstLineChars="200"/>
        <w:jc w:val="both"/>
        <w:rPr>
          <w:bCs/>
          <w:snapToGrid w:val="0"/>
          <w:spacing w:val="2"/>
          <w:sz w:val="21"/>
          <w:szCs w:val="21"/>
        </w:rPr>
      </w:pPr>
      <w:r>
        <w:rPr>
          <w:bCs/>
          <w:snapToGrid w:val="0"/>
          <w:spacing w:val="2"/>
          <w:sz w:val="21"/>
          <w:szCs w:val="21"/>
        </w:rPr>
        <w:t>图</w:t>
      </w:r>
      <w:r>
        <w:rPr>
          <w:rFonts w:ascii="Times New Roman" w:hAnsi="Times New Roman"/>
          <w:bCs/>
          <w:snapToGrid w:val="0"/>
          <w:spacing w:val="2"/>
          <w:sz w:val="21"/>
          <w:szCs w:val="21"/>
        </w:rPr>
        <w:t>9展示了</w:t>
      </w:r>
      <w:r>
        <w:rPr>
          <w:bCs/>
          <w:snapToGrid w:val="0"/>
          <w:spacing w:val="2"/>
          <w:sz w:val="21"/>
          <w:szCs w:val="21"/>
        </w:rPr>
        <w:t>不同算法在度分布上存在的差异。</w:t>
      </w:r>
      <w:r>
        <w:rPr>
          <w:rFonts w:hint="eastAsia"/>
          <w:bCs/>
          <w:snapToGrid w:val="0"/>
          <w:spacing w:val="2"/>
          <w:sz w:val="21"/>
          <w:szCs w:val="21"/>
        </w:rPr>
        <w:t>由图9可知</w:t>
      </w:r>
      <w:r>
        <w:rPr>
          <w:rFonts w:ascii="Times New Roman" w:hAnsi="Times New Roman"/>
          <w:bCs/>
          <w:snapToGrid w:val="0"/>
          <w:spacing w:val="2"/>
          <w:sz w:val="21"/>
          <w:szCs w:val="21"/>
        </w:rPr>
        <w:t>MGPA</w:t>
      </w:r>
      <w:r>
        <w:rPr>
          <w:bCs/>
          <w:snapToGrid w:val="0"/>
          <w:spacing w:val="2"/>
          <w:sz w:val="21"/>
          <w:szCs w:val="21"/>
        </w:rPr>
        <w:t>在</w:t>
      </w:r>
      <w:r>
        <w:rPr>
          <w:rFonts w:ascii="Times New Roman" w:hAnsi="Times New Roman"/>
          <w:bCs/>
          <w:snapToGrid w:val="0"/>
          <w:spacing w:val="2"/>
          <w:sz w:val="21"/>
          <w:szCs w:val="21"/>
        </w:rPr>
        <w:t>DBLP、Twitter</w:t>
      </w:r>
      <w:r>
        <w:rPr>
          <w:bCs/>
          <w:snapToGrid w:val="0"/>
          <w:spacing w:val="2"/>
          <w:sz w:val="21"/>
          <w:szCs w:val="21"/>
        </w:rPr>
        <w:t>和</w:t>
      </w:r>
      <w:r>
        <w:rPr>
          <w:rFonts w:ascii="Times New Roman" w:hAnsi="Times New Roman"/>
          <w:bCs/>
          <w:snapToGrid w:val="0"/>
          <w:spacing w:val="2"/>
          <w:sz w:val="21"/>
          <w:szCs w:val="21"/>
        </w:rPr>
        <w:t>Skitter</w:t>
      </w:r>
      <w:r>
        <w:rPr>
          <w:bCs/>
          <w:snapToGrid w:val="0"/>
          <w:spacing w:val="2"/>
          <w:sz w:val="21"/>
          <w:szCs w:val="21"/>
        </w:rPr>
        <w:t>数据集上表现出色，但在其他数据集上的表现略逊色于其他基准算法。这是因为部分图的度分布较为不规则，节点度数在各种高阶结构中差异明显。同时，</w:t>
      </w:r>
      <w:r>
        <w:rPr>
          <w:rFonts w:ascii="Times New Roman" w:hAnsi="Times New Roman"/>
          <w:bCs/>
          <w:snapToGrid w:val="0"/>
          <w:spacing w:val="2"/>
          <w:sz w:val="21"/>
          <w:szCs w:val="21"/>
        </w:rPr>
        <w:t>MGPA</w:t>
      </w:r>
      <w:r>
        <w:rPr>
          <w:bCs/>
          <w:snapToGrid w:val="0"/>
          <w:spacing w:val="2"/>
          <w:sz w:val="21"/>
          <w:szCs w:val="21"/>
        </w:rPr>
        <w:t>方法并非单纯地将高度数等同于高重要性。相反，算法会评估一个节点的邻域：如果其邻居众多，但其一阶邻域与</w:t>
      </w:r>
      <w:r>
        <w:rPr>
          <w:rFonts w:ascii="Times New Roman" w:hAnsi="Times New Roman"/>
          <w:bCs/>
          <w:snapToGrid w:val="0"/>
          <w:spacing w:val="2"/>
          <w:sz w:val="21"/>
          <w:szCs w:val="21"/>
        </w:rPr>
        <w:t>Motif</w:t>
      </w:r>
      <w:r>
        <w:rPr>
          <w:bCs/>
          <w:snapToGrid w:val="0"/>
          <w:spacing w:val="2"/>
          <w:sz w:val="21"/>
          <w:szCs w:val="21"/>
        </w:rPr>
        <w:t>模式匹配成功的次数并不多，那么该节点依然不会被赋予高权重。</w:t>
      </w:r>
      <w:r>
        <w:rPr>
          <w:rFonts w:ascii="Times New Roman" w:hAnsi="Times New Roman"/>
          <w:bCs/>
          <w:snapToGrid w:val="0"/>
          <w:spacing w:val="2"/>
          <w:sz w:val="21"/>
          <w:szCs w:val="21"/>
        </w:rPr>
        <w:t>MGPA</w:t>
      </w:r>
      <w:r>
        <w:rPr>
          <w:bCs/>
          <w:snapToGrid w:val="0"/>
          <w:spacing w:val="2"/>
          <w:sz w:val="21"/>
          <w:szCs w:val="21"/>
        </w:rPr>
        <w:t>的这种优化，使得部分具有高度数但局部结构简单的枢纽节点被有意地筛选掉，导致采样子图具有较高的</w:t>
      </w:r>
      <w:r>
        <w:rPr>
          <w:rFonts w:ascii="Times New Roman" w:hAnsi="Times New Roman"/>
          <w:bCs/>
          <w:snapToGrid w:val="0"/>
          <w:spacing w:val="2"/>
          <w:sz w:val="21"/>
          <w:szCs w:val="21"/>
        </w:rPr>
        <w:t>NMSE</w:t>
      </w:r>
      <w:r>
        <w:rPr>
          <w:bCs/>
          <w:snapToGrid w:val="0"/>
          <w:spacing w:val="2"/>
          <w:sz w:val="21"/>
          <w:szCs w:val="21"/>
        </w:rPr>
        <w:t>值。</w:t>
      </w:r>
    </w:p>
    <w:p w14:paraId="2C2BB8F8">
      <w:pPr>
        <w:pStyle w:val="13"/>
        <w:spacing w:beforeAutospacing="0" w:afterAutospacing="0"/>
        <w:ind w:firstLine="428" w:firstLineChars="200"/>
        <w:rPr>
          <w:bCs/>
          <w:snapToGrid w:val="0"/>
          <w:spacing w:val="2"/>
          <w:sz w:val="21"/>
          <w:szCs w:val="21"/>
        </w:rPr>
      </w:pPr>
      <w:r>
        <w:rPr>
          <w:bCs/>
          <w:snapToGrid w:val="0"/>
          <w:spacing w:val="2"/>
          <w:sz w:val="21"/>
          <w:szCs w:val="21"/>
        </w:rPr>
        <w:t>如图</w:t>
      </w:r>
      <w:r>
        <w:rPr>
          <w:rFonts w:ascii="Times New Roman" w:hAnsi="Times New Roman" w:cs="Times New Roman"/>
          <w:bCs/>
          <w:snapToGrid w:val="0"/>
          <w:spacing w:val="2"/>
          <w:sz w:val="21"/>
          <w:szCs w:val="21"/>
        </w:rPr>
        <w:t>10</w:t>
      </w:r>
      <w:r>
        <w:rPr>
          <w:bCs/>
          <w:snapToGrid w:val="0"/>
          <w:spacing w:val="2"/>
          <w:sz w:val="21"/>
          <w:szCs w:val="21"/>
        </w:rPr>
        <w:t>所示</w:t>
      </w:r>
      <w:r>
        <w:rPr>
          <w:rFonts w:hint="eastAsia"/>
          <w:bCs/>
          <w:snapToGrid w:val="0"/>
          <w:spacing w:val="2"/>
          <w:sz w:val="21"/>
          <w:szCs w:val="21"/>
        </w:rPr>
        <w:t>展现了各算法的</w:t>
      </w:r>
      <w:r>
        <w:rPr>
          <w:bCs/>
          <w:snapToGrid w:val="0"/>
          <w:spacing w:val="2"/>
          <w:sz w:val="21"/>
          <w:szCs w:val="21"/>
        </w:rPr>
        <w:t>平均接近中心性</w:t>
      </w:r>
      <w:r>
        <w:rPr>
          <w:rFonts w:hint="eastAsia"/>
          <w:bCs/>
          <w:snapToGrid w:val="0"/>
          <w:spacing w:val="2"/>
          <w:sz w:val="21"/>
          <w:szCs w:val="21"/>
        </w:rPr>
        <w:t>表现结果</w:t>
      </w:r>
      <w:r>
        <w:rPr>
          <w:bCs/>
          <w:snapToGrid w:val="0"/>
          <w:spacing w:val="2"/>
          <w:sz w:val="21"/>
          <w:szCs w:val="21"/>
        </w:rPr>
        <w:t>，</w:t>
      </w:r>
      <w:r>
        <w:rPr>
          <w:rFonts w:hint="eastAsia"/>
          <w:bCs/>
          <w:snapToGrid w:val="0"/>
          <w:spacing w:val="2"/>
          <w:sz w:val="21"/>
          <w:szCs w:val="21"/>
        </w:rPr>
        <w:t>由</w:t>
      </w:r>
      <w:r>
        <w:rPr>
          <w:bCs/>
          <w:snapToGrid w:val="0"/>
          <w:spacing w:val="2"/>
          <w:sz w:val="21"/>
          <w:szCs w:val="21"/>
        </w:rPr>
        <w:t>图</w:t>
      </w:r>
      <w:r>
        <w:rPr>
          <w:rFonts w:ascii="Times New Roman" w:hAnsi="Times New Roman" w:cs="Times New Roman"/>
          <w:bCs/>
          <w:snapToGrid w:val="0"/>
          <w:spacing w:val="2"/>
          <w:sz w:val="21"/>
          <w:szCs w:val="21"/>
        </w:rPr>
        <w:t>10</w:t>
      </w:r>
      <w:r>
        <w:rPr>
          <w:rFonts w:hint="eastAsia" w:ascii="Times New Roman" w:hAnsi="Times New Roman" w:cs="Times New Roman"/>
          <w:bCs/>
          <w:snapToGrid w:val="0"/>
          <w:spacing w:val="2"/>
          <w:sz w:val="21"/>
          <w:szCs w:val="21"/>
        </w:rPr>
        <w:t>可知</w:t>
      </w:r>
      <w:r>
        <w:rPr>
          <w:bCs/>
          <w:snapToGrid w:val="0"/>
          <w:spacing w:val="2"/>
          <w:sz w:val="21"/>
          <w:szCs w:val="21"/>
        </w:rPr>
        <w:t>随着采样率的增加，</w:t>
      </w:r>
      <w:r>
        <w:rPr>
          <w:rFonts w:ascii="Times New Roman" w:hAnsi="Times New Roman" w:cs="Times New Roman"/>
          <w:bCs/>
          <w:snapToGrid w:val="0"/>
          <w:spacing w:val="2"/>
          <w:sz w:val="21"/>
          <w:szCs w:val="21"/>
        </w:rPr>
        <w:t>MGPA</w:t>
      </w:r>
      <w:r>
        <w:rPr>
          <w:bCs/>
          <w:snapToGrid w:val="0"/>
          <w:spacing w:val="2"/>
          <w:sz w:val="21"/>
          <w:szCs w:val="21"/>
        </w:rPr>
        <w:t>在平均接近中心性</w:t>
      </w:r>
      <w:r>
        <w:rPr>
          <w:rFonts w:ascii="Times New Roman" w:hAnsi="Times New Roman" w:cs="Times New Roman"/>
          <w:bCs/>
          <w:snapToGrid w:val="0"/>
          <w:spacing w:val="2"/>
          <w:sz w:val="21"/>
          <w:szCs w:val="21"/>
        </w:rPr>
        <w:t>ACC</w:t>
      </w:r>
      <w:r>
        <w:rPr>
          <w:bCs/>
          <w:snapToGrid w:val="0"/>
          <w:spacing w:val="2"/>
          <w:sz w:val="21"/>
          <w:szCs w:val="21"/>
        </w:rPr>
        <w:t>上逐渐接近原始图，表现良好</w:t>
      </w:r>
      <w:r>
        <w:rPr>
          <w:rFonts w:hint="eastAsia"/>
          <w:bCs/>
          <w:snapToGrid w:val="0"/>
          <w:spacing w:val="2"/>
          <w:sz w:val="21"/>
          <w:szCs w:val="21"/>
        </w:rPr>
        <w:t>。当</w:t>
      </w:r>
      <m:oMath>
        <m:r>
          <m:rPr>
            <m:sty m:val="p"/>
          </m:rPr>
          <w:rPr>
            <w:rFonts w:ascii="Cambria Math" w:hAnsi="Cambria Math"/>
            <w:snapToGrid w:val="0"/>
            <w:spacing w:val="2"/>
            <w:sz w:val="21"/>
            <w:szCs w:val="21"/>
          </w:rPr>
          <m:t>ξ</m:t>
        </m:r>
      </m:oMath>
      <w:r>
        <w:rPr>
          <w:rFonts w:ascii="Times New Roman" w:hAnsi="Times New Roman" w:cs="Times New Roman"/>
          <w:snapToGrid w:val="0"/>
          <w:spacing w:val="2"/>
          <w:sz w:val="21"/>
          <w:szCs w:val="21"/>
        </w:rPr>
        <w:t>=0.2</w:t>
      </w:r>
      <w:r>
        <w:rPr>
          <w:rFonts w:hint="eastAsia" w:ascii="Times New Roman" w:hAnsi="Times New Roman" w:cs="Times New Roman"/>
          <w:snapToGrid w:val="0"/>
          <w:spacing w:val="2"/>
          <w:sz w:val="21"/>
          <w:szCs w:val="21"/>
        </w:rPr>
        <w:t>时，在所有数据集上，MGPA算法的平均误差仅为7.5%，相较于次优算法12.1%的平均误差，MGPA算法降低了41%</w:t>
      </w:r>
      <w:r>
        <w:rPr>
          <w:bCs/>
          <w:snapToGrid w:val="0"/>
          <w:spacing w:val="2"/>
          <w:sz w:val="21"/>
          <w:szCs w:val="21"/>
        </w:rPr>
        <w:t>。然而，在</w:t>
      </w:r>
      <w:r>
        <w:rPr>
          <w:rFonts w:ascii="Times New Roman" w:hAnsi="Times New Roman" w:cs="Times New Roman"/>
          <w:bCs/>
          <w:snapToGrid w:val="0"/>
          <w:spacing w:val="2"/>
          <w:sz w:val="21"/>
          <w:szCs w:val="21"/>
        </w:rPr>
        <w:t>Mico</w:t>
      </w:r>
      <w:r>
        <w:rPr>
          <w:bCs/>
          <w:snapToGrid w:val="0"/>
          <w:spacing w:val="2"/>
          <w:sz w:val="21"/>
          <w:szCs w:val="21"/>
        </w:rPr>
        <w:t>和</w:t>
      </w:r>
      <w:r>
        <w:rPr>
          <w:rFonts w:ascii="Times New Roman" w:hAnsi="Times New Roman" w:cs="Times New Roman"/>
          <w:bCs/>
          <w:snapToGrid w:val="0"/>
          <w:spacing w:val="2"/>
          <w:sz w:val="21"/>
          <w:szCs w:val="21"/>
        </w:rPr>
        <w:t>Skitter</w:t>
      </w:r>
      <w:r>
        <w:rPr>
          <w:bCs/>
          <w:snapToGrid w:val="0"/>
          <w:spacing w:val="2"/>
          <w:sz w:val="21"/>
          <w:szCs w:val="21"/>
        </w:rPr>
        <w:t>图上，</w:t>
      </w:r>
      <w:r>
        <w:rPr>
          <w:rFonts w:ascii="Times New Roman" w:hAnsi="Times New Roman" w:cs="Times New Roman"/>
          <w:bCs/>
          <w:snapToGrid w:val="0"/>
          <w:spacing w:val="2"/>
          <w:sz w:val="21"/>
          <w:szCs w:val="21"/>
        </w:rPr>
        <w:t>MGPA</w:t>
      </w:r>
      <w:r>
        <w:rPr>
          <w:bCs/>
          <w:snapToGrid w:val="0"/>
          <w:spacing w:val="2"/>
          <w:sz w:val="21"/>
          <w:szCs w:val="21"/>
        </w:rPr>
        <w:t>的表现略逊色于其他算法。这是因为</w:t>
      </w:r>
      <w:r>
        <w:rPr>
          <w:rFonts w:ascii="Times New Roman" w:hAnsi="Times New Roman" w:cs="Times New Roman"/>
          <w:bCs/>
          <w:snapToGrid w:val="0"/>
          <w:spacing w:val="2"/>
          <w:sz w:val="21"/>
          <w:szCs w:val="21"/>
        </w:rPr>
        <w:t>MGPA</w:t>
      </w:r>
      <w:r>
        <w:rPr>
          <w:bCs/>
          <w:snapToGrid w:val="0"/>
          <w:spacing w:val="2"/>
          <w:sz w:val="21"/>
          <w:szCs w:val="21"/>
        </w:rPr>
        <w:t>的权重机制会导致</w:t>
      </w:r>
      <w:r>
        <w:rPr>
          <w:rFonts w:ascii="Times New Roman" w:hAnsi="Times New Roman" w:cs="Times New Roman"/>
          <w:bCs/>
          <w:snapToGrid w:val="0"/>
          <w:spacing w:val="2"/>
          <w:sz w:val="21"/>
          <w:szCs w:val="21"/>
        </w:rPr>
        <w:t>MIWS</w:t>
      </w:r>
      <w:r>
        <w:rPr>
          <w:bCs/>
          <w:snapToGrid w:val="0"/>
          <w:spacing w:val="2"/>
          <w:sz w:val="21"/>
          <w:szCs w:val="21"/>
        </w:rPr>
        <w:t>算法倾向于选择密集的核心区域，同时忽略网络外围的稀疏结构，从而得到一个结构更紧凑、节点间平均距离更短的子图。</w:t>
      </w:r>
    </w:p>
    <w:p w14:paraId="2463BE0A">
      <w:pPr>
        <w:pStyle w:val="13"/>
        <w:spacing w:beforeAutospacing="0" w:afterAutospacing="0"/>
        <w:ind w:firstLine="428" w:firstLineChars="200"/>
        <w:rPr>
          <w:bCs/>
          <w:snapToGrid w:val="0"/>
          <w:spacing w:val="2"/>
          <w:sz w:val="21"/>
          <w:szCs w:val="21"/>
        </w:rPr>
      </w:pPr>
      <w:r>
        <w:rPr>
          <w:bCs/>
          <w:snapToGrid w:val="0"/>
          <w:spacing w:val="2"/>
          <w:sz w:val="21"/>
          <w:szCs w:val="21"/>
        </w:rPr>
        <w:t>图</w:t>
      </w:r>
      <w:r>
        <w:rPr>
          <w:rFonts w:ascii="Times New Roman" w:hAnsi="Times New Roman"/>
          <w:bCs/>
          <w:snapToGrid w:val="0"/>
          <w:spacing w:val="2"/>
          <w:sz w:val="21"/>
          <w:szCs w:val="21"/>
        </w:rPr>
        <w:t>11</w:t>
      </w:r>
      <w:r>
        <w:rPr>
          <w:bCs/>
          <w:snapToGrid w:val="0"/>
          <w:spacing w:val="2"/>
          <w:sz w:val="21"/>
          <w:szCs w:val="21"/>
        </w:rPr>
        <w:t>展示了</w:t>
      </w:r>
      <w:r>
        <w:rPr>
          <w:rFonts w:ascii="Times New Roman" w:hAnsi="Times New Roman"/>
          <w:bCs/>
          <w:snapToGrid w:val="0"/>
          <w:spacing w:val="2"/>
          <w:sz w:val="21"/>
          <w:szCs w:val="21"/>
        </w:rPr>
        <w:t>MGPA</w:t>
      </w:r>
      <w:r>
        <w:rPr>
          <w:bCs/>
          <w:snapToGrid w:val="0"/>
          <w:spacing w:val="2"/>
          <w:sz w:val="21"/>
          <w:szCs w:val="21"/>
        </w:rPr>
        <w:t>方法在属性分布上的差异。图</w:t>
      </w:r>
      <w:r>
        <w:rPr>
          <w:rFonts w:hint="eastAsia" w:ascii="Times New Roman" w:hAnsi="Times New Roman" w:cs="Times New Roman"/>
          <w:bCs/>
          <w:snapToGrid w:val="0"/>
          <w:spacing w:val="2"/>
          <w:sz w:val="21"/>
          <w:szCs w:val="21"/>
        </w:rPr>
        <w:t>11可知</w:t>
      </w:r>
      <w:r>
        <w:rPr>
          <w:bCs/>
          <w:snapToGrid w:val="0"/>
          <w:spacing w:val="2"/>
          <w:sz w:val="21"/>
          <w:szCs w:val="21"/>
        </w:rPr>
        <w:t>该算法在</w:t>
      </w:r>
      <w:r>
        <w:rPr>
          <w:rFonts w:ascii="Times New Roman" w:hAnsi="Times New Roman"/>
          <w:bCs/>
          <w:snapToGrid w:val="0"/>
          <w:spacing w:val="2"/>
          <w:sz w:val="21"/>
          <w:szCs w:val="21"/>
        </w:rPr>
        <w:t>DBLP、Twitter</w:t>
      </w:r>
      <w:r>
        <w:rPr>
          <w:bCs/>
          <w:snapToGrid w:val="0"/>
          <w:spacing w:val="2"/>
          <w:sz w:val="21"/>
          <w:szCs w:val="21"/>
        </w:rPr>
        <w:t>和</w:t>
      </w:r>
      <w:r>
        <w:rPr>
          <w:rFonts w:ascii="Times New Roman" w:hAnsi="Times New Roman"/>
          <w:bCs/>
          <w:snapToGrid w:val="0"/>
          <w:spacing w:val="2"/>
          <w:sz w:val="21"/>
          <w:szCs w:val="21"/>
        </w:rPr>
        <w:t>YouTube</w:t>
      </w:r>
      <w:r>
        <w:rPr>
          <w:bCs/>
          <w:snapToGrid w:val="0"/>
          <w:spacing w:val="2"/>
          <w:sz w:val="21"/>
          <w:szCs w:val="21"/>
        </w:rPr>
        <w:t>数据集上表现良好，然而在</w:t>
      </w:r>
      <w:r>
        <w:rPr>
          <w:rFonts w:ascii="Times New Roman" w:hAnsi="Times New Roman"/>
          <w:bCs/>
          <w:snapToGrid w:val="0"/>
          <w:spacing w:val="2"/>
          <w:sz w:val="21"/>
          <w:szCs w:val="21"/>
        </w:rPr>
        <w:t>Mico</w:t>
      </w:r>
      <w:r>
        <w:rPr>
          <w:bCs/>
          <w:snapToGrid w:val="0"/>
          <w:spacing w:val="2"/>
          <w:sz w:val="21"/>
          <w:szCs w:val="21"/>
        </w:rPr>
        <w:t>、</w:t>
      </w:r>
      <w:r>
        <w:rPr>
          <w:rFonts w:ascii="Times New Roman" w:hAnsi="Times New Roman"/>
          <w:bCs/>
          <w:snapToGrid w:val="0"/>
          <w:spacing w:val="2"/>
          <w:sz w:val="21"/>
          <w:szCs w:val="21"/>
        </w:rPr>
        <w:t>Twitch和Skitter</w:t>
      </w:r>
      <w:r>
        <w:rPr>
          <w:bCs/>
          <w:snapToGrid w:val="0"/>
          <w:spacing w:val="2"/>
          <w:sz w:val="21"/>
          <w:szCs w:val="21"/>
        </w:rPr>
        <w:t>数据集上，采样图中的</w:t>
      </w:r>
      <w:r>
        <w:rPr>
          <w:rFonts w:ascii="Times New Roman" w:hAnsi="Times New Roman"/>
          <w:bCs/>
          <w:snapToGrid w:val="0"/>
          <w:spacing w:val="2"/>
          <w:sz w:val="21"/>
          <w:szCs w:val="21"/>
        </w:rPr>
        <w:t>LD</w:t>
      </w:r>
      <w:r>
        <w:rPr>
          <w:bCs/>
          <w:snapToGrid w:val="0"/>
          <w:spacing w:val="2"/>
          <w:sz w:val="21"/>
          <w:szCs w:val="21"/>
        </w:rPr>
        <w:t>指标偏差较大。这主要是因为这些数据集中的高频节点属性较为集中，</w:t>
      </w:r>
      <w:r>
        <w:rPr>
          <w:rFonts w:ascii="Times New Roman" w:hAnsi="Times New Roman"/>
          <w:bCs/>
          <w:snapToGrid w:val="0"/>
          <w:spacing w:val="2"/>
          <w:sz w:val="21"/>
          <w:szCs w:val="21"/>
        </w:rPr>
        <w:t>MGPA</w:t>
      </w:r>
      <w:r>
        <w:rPr>
          <w:bCs/>
          <w:snapToGrid w:val="0"/>
          <w:spacing w:val="2"/>
          <w:sz w:val="21"/>
          <w:szCs w:val="21"/>
        </w:rPr>
        <w:t>更倾向于关注这些节点，这一特点导致</w:t>
      </w:r>
      <w:r>
        <w:rPr>
          <w:rFonts w:ascii="Times New Roman" w:hAnsi="Times New Roman"/>
          <w:bCs/>
          <w:snapToGrid w:val="0"/>
          <w:spacing w:val="2"/>
          <w:sz w:val="21"/>
          <w:szCs w:val="21"/>
        </w:rPr>
        <w:t>MGPA</w:t>
      </w:r>
      <w:r>
        <w:rPr>
          <w:bCs/>
          <w:snapToGrid w:val="0"/>
          <w:spacing w:val="2"/>
          <w:sz w:val="21"/>
          <w:szCs w:val="21"/>
        </w:rPr>
        <w:t>在这些特定数据集上产生较大的属性分布差异。同时，在采样率较低的情况下，</w:t>
      </w:r>
      <w:r>
        <w:rPr>
          <w:rFonts w:ascii="Times New Roman" w:hAnsi="Times New Roman"/>
          <w:bCs/>
          <w:snapToGrid w:val="0"/>
          <w:spacing w:val="2"/>
          <w:sz w:val="21"/>
          <w:szCs w:val="21"/>
        </w:rPr>
        <w:t>MGPA</w:t>
      </w:r>
      <w:r>
        <w:rPr>
          <w:bCs/>
          <w:snapToGrid w:val="0"/>
          <w:spacing w:val="2"/>
          <w:sz w:val="21"/>
          <w:szCs w:val="21"/>
        </w:rPr>
        <w:t>可能使得高权重的节点集中于部分属性，导致这部分属性的比例偏高，进而使得</w:t>
      </w:r>
      <w:r>
        <w:rPr>
          <w:rFonts w:ascii="Times New Roman" w:hAnsi="Times New Roman"/>
          <w:bCs/>
          <w:snapToGrid w:val="0"/>
          <w:spacing w:val="2"/>
          <w:sz w:val="21"/>
          <w:szCs w:val="21"/>
        </w:rPr>
        <w:t>LD</w:t>
      </w:r>
      <w:r>
        <w:rPr>
          <w:bCs/>
          <w:snapToGrid w:val="0"/>
          <w:spacing w:val="2"/>
          <w:sz w:val="21"/>
          <w:szCs w:val="21"/>
        </w:rPr>
        <w:t>指标偏高。但是随着采样率的升高，可以发现这种情况在逐渐消失。</w:t>
      </w:r>
    </w:p>
    <w:p w14:paraId="217E5C1A">
      <w:pPr>
        <w:pStyle w:val="13"/>
        <w:spacing w:before="0" w:beforeAutospacing="0" w:after="0" w:afterAutospacing="0" w:line="360" w:lineRule="auto"/>
        <w:jc w:val="center"/>
        <w:rPr>
          <w:bCs/>
          <w:snapToGrid w:val="0"/>
          <w:spacing w:val="2"/>
          <w:sz w:val="21"/>
          <w:szCs w:val="21"/>
        </w:rPr>
      </w:pPr>
      <w:r>
        <w:rPr>
          <w:bCs/>
          <w:snapToGrid w:val="0"/>
          <w:spacing w:val="2"/>
          <w:sz w:val="21"/>
          <w:szCs w:val="21"/>
        </w:rPr>
        <w:drawing>
          <wp:inline distT="0" distB="0" distL="0" distR="0">
            <wp:extent cx="2831465" cy="1747520"/>
            <wp:effectExtent l="0" t="0" r="6985" b="5080"/>
            <wp:docPr id="6582398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39847" name="图形 1"/>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831465" cy="1747520"/>
                    </a:xfrm>
                    <a:prstGeom prst="rect">
                      <a:avLst/>
                    </a:prstGeom>
                  </pic:spPr>
                </pic:pic>
              </a:graphicData>
            </a:graphic>
          </wp:inline>
        </w:drawing>
      </w:r>
    </w:p>
    <w:p w14:paraId="07A01C74">
      <w:pPr>
        <w:pStyle w:val="52"/>
        <w:adjustRightInd w:val="0"/>
        <w:snapToGrid w:val="0"/>
        <w:ind w:firstLine="0" w:firstLineChars="0"/>
        <w:jc w:val="center"/>
        <w:rPr>
          <w:rFonts w:ascii="Times New Roman" w:hAnsi="Times New Roman"/>
          <w:sz w:val="18"/>
          <w:szCs w:val="18"/>
        </w:rPr>
      </w:pPr>
      <w:bookmarkStart w:id="10" w:name="_Ref31040"/>
      <w:r>
        <w:rPr>
          <w:rFonts w:hint="eastAsia" w:ascii="Times New Roman" w:hAnsi="Times New Roman" w:cs="宋体"/>
          <w:sz w:val="18"/>
          <w:szCs w:val="18"/>
        </w:rPr>
        <w:t>图</w:t>
      </w:r>
      <w:del w:id="1462" w:author="LRC" w:date="2026-06-26T09:19:00Z">
        <w:r>
          <w:rPr>
            <w:rFonts w:ascii="Times New Roman" w:hAnsi="Times New Roman"/>
            <w:sz w:val="18"/>
            <w:szCs w:val="18"/>
          </w:rPr>
          <w:delText xml:space="preserve">8 </w:delText>
        </w:r>
      </w:del>
      <w:ins w:id="1463" w:author="LRC" w:date="2026-06-26T09:19:00Z">
        <w:r>
          <w:rPr>
            <w:rFonts w:ascii="Times New Roman" w:hAnsi="Times New Roman"/>
            <w:sz w:val="18"/>
            <w:szCs w:val="18"/>
          </w:rPr>
          <w:t xml:space="preserve">6 </w:t>
        </w:r>
      </w:ins>
      <w:r>
        <w:rPr>
          <w:rFonts w:hint="eastAsia" w:ascii="Times New Roman" w:hAnsi="Times New Roman" w:cs="宋体"/>
          <w:sz w:val="18"/>
          <w:szCs w:val="18"/>
        </w:rPr>
        <w:t>平均局部聚集系数</w:t>
      </w:r>
      <w:bookmarkEnd w:id="10"/>
    </w:p>
    <w:p w14:paraId="24703ACD">
      <w:pPr>
        <w:pStyle w:val="52"/>
        <w:adjustRightInd w:val="0"/>
        <w:snapToGrid w:val="0"/>
        <w:ind w:firstLine="0" w:firstLineChars="0"/>
        <w:jc w:val="center"/>
        <w:rPr>
          <w:rFonts w:ascii="Times New Roman" w:hAnsi="Times New Roman"/>
          <w:bCs/>
          <w:snapToGrid w:val="0"/>
          <w:spacing w:val="2"/>
          <w:sz w:val="18"/>
          <w:szCs w:val="18"/>
        </w:rPr>
      </w:pPr>
      <w:r>
        <w:rPr>
          <w:rFonts w:hint="eastAsia" w:ascii="Times New Roman" w:hAnsi="Times New Roman"/>
          <w:sz w:val="18"/>
          <w:szCs w:val="18"/>
        </w:rPr>
        <w:t>Fig.</w:t>
      </w:r>
      <w:del w:id="1464" w:author="LRC" w:date="2026-06-26T09:19:00Z">
        <w:r>
          <w:rPr>
            <w:rFonts w:hint="eastAsia" w:ascii="Times New Roman" w:hAnsi="Times New Roman"/>
            <w:sz w:val="18"/>
            <w:szCs w:val="18"/>
          </w:rPr>
          <w:delText xml:space="preserve">8 </w:delText>
        </w:r>
      </w:del>
      <w:ins w:id="1465" w:author="LRC" w:date="2026-06-26T09:19:00Z">
        <w:r>
          <w:rPr>
            <w:rFonts w:ascii="Times New Roman" w:hAnsi="Times New Roman"/>
            <w:sz w:val="18"/>
            <w:szCs w:val="18"/>
          </w:rPr>
          <w:t xml:space="preserve">6 </w:t>
        </w:r>
      </w:ins>
      <w:ins w:id="1466" w:author="LRC" w:date="2026-06-26T09:19:00Z">
        <w:r>
          <w:rPr>
            <w:rFonts w:hint="eastAsia" w:ascii="Times New Roman" w:hAnsi="Times New Roman"/>
            <w:sz w:val="18"/>
            <w:szCs w:val="18"/>
          </w:rPr>
          <w:t xml:space="preserve"> </w:t>
        </w:r>
      </w:ins>
      <w:r>
        <w:rPr>
          <w:rFonts w:hint="eastAsia" w:ascii="Times New Roman" w:hAnsi="Times New Roman"/>
          <w:sz w:val="18"/>
          <w:szCs w:val="18"/>
        </w:rPr>
        <w:t>Average Local Agglomeration Coefficient</w:t>
      </w:r>
    </w:p>
    <w:p w14:paraId="008C87D8">
      <w:pPr>
        <w:pStyle w:val="13"/>
        <w:spacing w:before="0" w:beforeAutospacing="0" w:after="0" w:afterAutospacing="0" w:line="360" w:lineRule="auto"/>
        <w:jc w:val="center"/>
        <w:rPr>
          <w:bCs/>
          <w:snapToGrid w:val="0"/>
          <w:spacing w:val="2"/>
          <w:sz w:val="21"/>
          <w:szCs w:val="21"/>
        </w:rPr>
      </w:pPr>
      <w:r>
        <w:rPr>
          <w:bCs/>
          <w:snapToGrid w:val="0"/>
          <w:spacing w:val="2"/>
          <w:sz w:val="21"/>
          <w:szCs w:val="21"/>
        </w:rPr>
        <w:drawing>
          <wp:inline distT="0" distB="0" distL="0" distR="0">
            <wp:extent cx="2831465" cy="1713865"/>
            <wp:effectExtent l="0" t="0" r="6985" b="635"/>
            <wp:docPr id="19787803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780377" name="图形 1"/>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831465" cy="1713865"/>
                    </a:xfrm>
                    <a:prstGeom prst="rect">
                      <a:avLst/>
                    </a:prstGeom>
                  </pic:spPr>
                </pic:pic>
              </a:graphicData>
            </a:graphic>
          </wp:inline>
        </w:drawing>
      </w:r>
    </w:p>
    <w:p w14:paraId="2A4413E1">
      <w:pPr>
        <w:pStyle w:val="52"/>
        <w:widowControl/>
        <w:adjustRightInd w:val="0"/>
        <w:snapToGrid w:val="0"/>
        <w:ind w:firstLine="180" w:firstLineChars="100"/>
        <w:jc w:val="center"/>
        <w:rPr>
          <w:sz w:val="18"/>
          <w:szCs w:val="18"/>
        </w:rPr>
      </w:pPr>
      <w:bookmarkStart w:id="11" w:name="_Ref31076"/>
      <w:r>
        <w:rPr>
          <w:sz w:val="18"/>
          <w:szCs w:val="18"/>
        </w:rPr>
        <w:t>图</w:t>
      </w:r>
      <w:del w:id="1467" w:author="LRC" w:date="2026-06-26T09:19:00Z">
        <w:r>
          <w:rPr>
            <w:rFonts w:ascii="Times New Roman" w:hAnsi="Times New Roman"/>
            <w:sz w:val="18"/>
            <w:szCs w:val="18"/>
          </w:rPr>
          <w:delText>9</w:delText>
        </w:r>
      </w:del>
      <w:del w:id="1468" w:author="LRC" w:date="2026-06-26T09:19:00Z">
        <w:r>
          <w:rPr>
            <w:rFonts w:hint="eastAsia"/>
            <w:sz w:val="18"/>
            <w:szCs w:val="18"/>
          </w:rPr>
          <w:delText xml:space="preserve"> </w:delText>
        </w:r>
      </w:del>
      <w:ins w:id="1469" w:author="LRC" w:date="2026-06-26T09:19:00Z">
        <w:r>
          <w:rPr>
            <w:rFonts w:ascii="Times New Roman" w:hAnsi="Times New Roman"/>
            <w:sz w:val="18"/>
            <w:szCs w:val="18"/>
          </w:rPr>
          <w:t>7</w:t>
        </w:r>
      </w:ins>
      <w:ins w:id="1470" w:author="LRC" w:date="2026-06-26T09:19:00Z">
        <w:r>
          <w:rPr>
            <w:rFonts w:hint="eastAsia"/>
            <w:sz w:val="18"/>
            <w:szCs w:val="18"/>
          </w:rPr>
          <w:t xml:space="preserve"> </w:t>
        </w:r>
      </w:ins>
      <w:r>
        <w:rPr>
          <w:rFonts w:hint="eastAsia"/>
          <w:sz w:val="18"/>
          <w:szCs w:val="18"/>
        </w:rPr>
        <w:t>度分布归一化均方误差</w:t>
      </w:r>
      <w:bookmarkEnd w:id="11"/>
    </w:p>
    <w:p w14:paraId="10BB713D">
      <w:pPr>
        <w:pStyle w:val="52"/>
        <w:adjustRightInd w:val="0"/>
        <w:snapToGrid w:val="0"/>
        <w:ind w:firstLine="360"/>
        <w:jc w:val="center"/>
        <w:rPr>
          <w:sz w:val="18"/>
          <w:szCs w:val="18"/>
        </w:rPr>
      </w:pPr>
      <w:r>
        <w:rPr>
          <w:rFonts w:ascii="Times New Roman" w:hAnsi="Times New Roman"/>
          <w:sz w:val="18"/>
          <w:szCs w:val="18"/>
        </w:rPr>
        <w:t>Fig.</w:t>
      </w:r>
      <w:del w:id="1471" w:author="LRC" w:date="2026-06-26T09:19:00Z">
        <w:r>
          <w:rPr>
            <w:rFonts w:ascii="Times New Roman" w:hAnsi="Times New Roman"/>
            <w:sz w:val="18"/>
            <w:szCs w:val="18"/>
          </w:rPr>
          <w:delText xml:space="preserve">9 </w:delText>
        </w:r>
      </w:del>
      <w:ins w:id="1472" w:author="LRC" w:date="2026-06-26T09:19:00Z">
        <w:r>
          <w:rPr>
            <w:rFonts w:ascii="Times New Roman" w:hAnsi="Times New Roman"/>
            <w:sz w:val="18"/>
            <w:szCs w:val="18"/>
          </w:rPr>
          <w:t xml:space="preserve">7  </w:t>
        </w:r>
      </w:ins>
      <w:r>
        <w:rPr>
          <w:rFonts w:ascii="Times New Roman" w:hAnsi="Times New Roman"/>
          <w:sz w:val="18"/>
          <w:szCs w:val="18"/>
        </w:rPr>
        <w:t>Degree distribution normalized mean square deviation</w:t>
      </w:r>
    </w:p>
    <w:p w14:paraId="01F3EF9E">
      <w:pPr>
        <w:spacing w:line="360" w:lineRule="auto"/>
        <w:jc w:val="center"/>
        <w:rPr>
          <w:sz w:val="18"/>
        </w:rPr>
      </w:pPr>
      <w:r>
        <w:rPr>
          <w:sz w:val="18"/>
        </w:rPr>
        <w:drawing>
          <wp:inline distT="0" distB="0" distL="0" distR="0">
            <wp:extent cx="2831465" cy="1746250"/>
            <wp:effectExtent l="0" t="0" r="6985" b="6350"/>
            <wp:docPr id="18556684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6840" name="图形 1"/>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831465" cy="1746250"/>
                    </a:xfrm>
                    <a:prstGeom prst="rect">
                      <a:avLst/>
                    </a:prstGeom>
                  </pic:spPr>
                </pic:pic>
              </a:graphicData>
            </a:graphic>
          </wp:inline>
        </w:drawing>
      </w:r>
    </w:p>
    <w:p w14:paraId="063C2FF2">
      <w:pPr>
        <w:pStyle w:val="52"/>
        <w:widowControl/>
        <w:adjustRightInd w:val="0"/>
        <w:snapToGrid w:val="0"/>
        <w:ind w:firstLineChars="0"/>
        <w:jc w:val="center"/>
        <w:rPr>
          <w:rFonts w:ascii="Times New Roman" w:hAnsi="Times New Roman"/>
          <w:sz w:val="18"/>
          <w:szCs w:val="18"/>
        </w:rPr>
      </w:pPr>
      <w:bookmarkStart w:id="12" w:name="_Ref31102"/>
      <w:r>
        <w:rPr>
          <w:rFonts w:hint="eastAsia" w:ascii="Times New Roman" w:hAnsi="Times New Roman"/>
          <w:sz w:val="18"/>
          <w:szCs w:val="18"/>
        </w:rPr>
        <w:t>图</w:t>
      </w:r>
      <w:del w:id="1473" w:author="LRC" w:date="2026-06-26T09:19:00Z">
        <w:r>
          <w:rPr>
            <w:rFonts w:ascii="Times New Roman" w:hAnsi="Times New Roman"/>
            <w:sz w:val="18"/>
            <w:szCs w:val="18"/>
          </w:rPr>
          <w:delText xml:space="preserve">10 </w:delText>
        </w:r>
      </w:del>
      <w:ins w:id="1474" w:author="LRC" w:date="2026-06-26T09:19:00Z">
        <w:r>
          <w:rPr>
            <w:rFonts w:ascii="Times New Roman" w:hAnsi="Times New Roman"/>
            <w:sz w:val="18"/>
            <w:szCs w:val="18"/>
          </w:rPr>
          <w:t xml:space="preserve">8 </w:t>
        </w:r>
      </w:ins>
      <w:r>
        <w:rPr>
          <w:rFonts w:hint="eastAsia" w:ascii="Times New Roman" w:hAnsi="Times New Roman"/>
          <w:sz w:val="18"/>
          <w:szCs w:val="18"/>
        </w:rPr>
        <w:t>平均接近中心性</w:t>
      </w:r>
      <w:bookmarkEnd w:id="12"/>
    </w:p>
    <w:p w14:paraId="4E0800D7">
      <w:pPr>
        <w:pStyle w:val="52"/>
        <w:adjustRightInd w:val="0"/>
        <w:snapToGrid w:val="0"/>
        <w:ind w:firstLine="360"/>
        <w:jc w:val="center"/>
        <w:rPr>
          <w:sz w:val="18"/>
          <w:szCs w:val="18"/>
        </w:rPr>
      </w:pPr>
      <w:r>
        <w:rPr>
          <w:rFonts w:ascii="Times New Roman" w:hAnsi="Times New Roman"/>
          <w:sz w:val="18"/>
          <w:szCs w:val="18"/>
        </w:rPr>
        <w:t>Fig.</w:t>
      </w:r>
      <w:del w:id="1475" w:author="LRC" w:date="2026-06-26T09:19:00Z">
        <w:r>
          <w:rPr>
            <w:rFonts w:ascii="Times New Roman" w:hAnsi="Times New Roman"/>
            <w:sz w:val="18"/>
            <w:szCs w:val="18"/>
          </w:rPr>
          <w:delText xml:space="preserve">10 </w:delText>
        </w:r>
      </w:del>
      <w:ins w:id="1476" w:author="LRC" w:date="2026-06-26T09:19:00Z">
        <w:r>
          <w:rPr>
            <w:rFonts w:ascii="Times New Roman" w:hAnsi="Times New Roman"/>
            <w:sz w:val="18"/>
            <w:szCs w:val="18"/>
          </w:rPr>
          <w:t xml:space="preserve">8  </w:t>
        </w:r>
      </w:ins>
      <w:r>
        <w:rPr>
          <w:rFonts w:ascii="Times New Roman" w:hAnsi="Times New Roman"/>
          <w:sz w:val="18"/>
          <w:szCs w:val="18"/>
        </w:rPr>
        <w:t>Average closeness centrality</w:t>
      </w:r>
    </w:p>
    <w:p w14:paraId="2415077C">
      <w:pPr>
        <w:spacing w:line="360" w:lineRule="auto"/>
        <w:jc w:val="center"/>
        <w:rPr>
          <w:sz w:val="18"/>
        </w:rPr>
      </w:pPr>
      <w:r>
        <w:rPr>
          <w:sz w:val="18"/>
        </w:rPr>
        <w:drawing>
          <wp:inline distT="0" distB="0" distL="0" distR="0">
            <wp:extent cx="2831465" cy="1750695"/>
            <wp:effectExtent l="0" t="0" r="6985" b="1905"/>
            <wp:docPr id="17502402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4027" name="图形 1"/>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831465" cy="1750695"/>
                    </a:xfrm>
                    <a:prstGeom prst="rect">
                      <a:avLst/>
                    </a:prstGeom>
                  </pic:spPr>
                </pic:pic>
              </a:graphicData>
            </a:graphic>
          </wp:inline>
        </w:drawing>
      </w:r>
    </w:p>
    <w:p w14:paraId="55CCE8A7">
      <w:pPr>
        <w:pStyle w:val="52"/>
        <w:widowControl/>
        <w:adjustRightInd w:val="0"/>
        <w:snapToGrid w:val="0"/>
        <w:ind w:firstLine="360"/>
        <w:jc w:val="center"/>
        <w:rPr>
          <w:rFonts w:ascii="宋体" w:hAnsi="宋体" w:cs="宋体"/>
          <w:sz w:val="18"/>
          <w:szCs w:val="18"/>
        </w:rPr>
      </w:pPr>
      <w:bookmarkStart w:id="13" w:name="_Ref31122"/>
      <w:r>
        <w:rPr>
          <w:rFonts w:hint="eastAsia" w:ascii="宋体" w:hAnsi="宋体" w:cs="宋体"/>
          <w:sz w:val="18"/>
          <w:szCs w:val="18"/>
        </w:rPr>
        <w:t>图</w:t>
      </w:r>
      <w:del w:id="1477" w:author="LRC" w:date="2026-06-26T09:19:00Z">
        <w:r>
          <w:rPr>
            <w:rFonts w:ascii="Times New Roman" w:hAnsi="Times New Roman"/>
            <w:sz w:val="18"/>
            <w:szCs w:val="18"/>
          </w:rPr>
          <w:delText xml:space="preserve">11 </w:delText>
        </w:r>
      </w:del>
      <w:ins w:id="1478" w:author="LRC" w:date="2026-06-26T09:19:00Z">
        <w:r>
          <w:rPr>
            <w:rFonts w:ascii="Times New Roman" w:hAnsi="Times New Roman"/>
            <w:sz w:val="18"/>
            <w:szCs w:val="18"/>
          </w:rPr>
          <w:t xml:space="preserve">9 </w:t>
        </w:r>
      </w:ins>
      <w:r>
        <w:rPr>
          <w:rFonts w:hint="eastAsia" w:ascii="宋体" w:hAnsi="宋体" w:cs="宋体"/>
          <w:sz w:val="18"/>
          <w:szCs w:val="18"/>
        </w:rPr>
        <w:t>属性分布</w:t>
      </w:r>
      <w:bookmarkEnd w:id="13"/>
    </w:p>
    <w:p w14:paraId="310628E2">
      <w:pPr>
        <w:pStyle w:val="52"/>
        <w:adjustRightInd w:val="0"/>
        <w:snapToGrid w:val="0"/>
        <w:ind w:firstLine="360"/>
        <w:jc w:val="center"/>
        <w:rPr>
          <w:rFonts w:ascii="Times New Roman" w:hAnsi="Times New Roman"/>
          <w:sz w:val="18"/>
          <w:szCs w:val="18"/>
        </w:rPr>
      </w:pPr>
      <w:r>
        <w:rPr>
          <w:rFonts w:ascii="Times New Roman" w:hAnsi="Times New Roman"/>
          <w:sz w:val="18"/>
          <w:szCs w:val="18"/>
        </w:rPr>
        <w:t>Fig.</w:t>
      </w:r>
      <w:del w:id="1479" w:author="LRC" w:date="2026-06-26T09:19:00Z">
        <w:r>
          <w:rPr>
            <w:rFonts w:ascii="Times New Roman" w:hAnsi="Times New Roman"/>
            <w:sz w:val="18"/>
            <w:szCs w:val="18"/>
          </w:rPr>
          <w:delText xml:space="preserve">11 </w:delText>
        </w:r>
      </w:del>
      <w:ins w:id="1480" w:author="LRC" w:date="2026-06-26T09:19:00Z">
        <w:r>
          <w:rPr>
            <w:rFonts w:ascii="Times New Roman" w:hAnsi="Times New Roman"/>
            <w:sz w:val="18"/>
            <w:szCs w:val="18"/>
          </w:rPr>
          <w:t xml:space="preserve">9  </w:t>
        </w:r>
      </w:ins>
      <w:r>
        <w:rPr>
          <w:rFonts w:ascii="Times New Roman" w:hAnsi="Times New Roman"/>
          <w:sz w:val="18"/>
          <w:szCs w:val="18"/>
        </w:rPr>
        <w:t>Label Distribution</w:t>
      </w:r>
    </w:p>
    <w:p w14:paraId="545B3440">
      <w:pPr>
        <w:pStyle w:val="52"/>
        <w:adjustRightInd w:val="0"/>
        <w:snapToGrid w:val="0"/>
        <w:jc w:val="center"/>
        <w:rPr>
          <w:snapToGrid w:val="0"/>
        </w:rPr>
      </w:pPr>
    </w:p>
    <w:p w14:paraId="49F06666">
      <w:pPr>
        <w:pStyle w:val="13"/>
        <w:spacing w:before="0" w:beforeAutospacing="0" w:after="0" w:afterAutospacing="0" w:line="360" w:lineRule="auto"/>
        <w:rPr>
          <w:rFonts w:ascii="黑体" w:hAnsi="黑体" w:eastAsia="黑体"/>
          <w:bCs/>
          <w:snapToGrid w:val="0"/>
          <w:spacing w:val="2"/>
          <w:kern w:val="2"/>
          <w:sz w:val="21"/>
          <w:szCs w:val="21"/>
        </w:rPr>
      </w:pPr>
      <w:del w:id="1481" w:author="LRC" w:date="2026-06-25T09:03:00Z">
        <w:r>
          <w:rPr>
            <w:rFonts w:hint="eastAsia" w:ascii="黑体" w:hAnsi="黑体" w:eastAsia="黑体"/>
            <w:bCs/>
            <w:snapToGrid w:val="0"/>
            <w:spacing w:val="2"/>
            <w:kern w:val="2"/>
            <w:sz w:val="21"/>
            <w:szCs w:val="21"/>
          </w:rPr>
          <w:delText>4</w:delText>
        </w:r>
      </w:del>
      <w:ins w:id="1482" w:author="LRC" w:date="2026-06-25T09:03:00Z">
        <w:r>
          <w:rPr>
            <w:rFonts w:ascii="黑体" w:hAnsi="黑体" w:eastAsia="黑体"/>
            <w:bCs/>
            <w:snapToGrid w:val="0"/>
            <w:spacing w:val="2"/>
            <w:kern w:val="2"/>
            <w:sz w:val="21"/>
            <w:szCs w:val="21"/>
          </w:rPr>
          <w:t>3</w:t>
        </w:r>
      </w:ins>
      <w:r>
        <w:rPr>
          <w:rFonts w:hint="eastAsia" w:ascii="黑体" w:hAnsi="黑体" w:eastAsia="黑体"/>
          <w:bCs/>
          <w:snapToGrid w:val="0"/>
          <w:spacing w:val="2"/>
          <w:kern w:val="2"/>
          <w:sz w:val="21"/>
          <w:szCs w:val="21"/>
        </w:rPr>
        <w:t>.4.3</w:t>
      </w:r>
      <w:r>
        <w:rPr>
          <w:rFonts w:ascii="黑体" w:hAnsi="黑体" w:eastAsia="黑体"/>
          <w:bCs/>
          <w:snapToGrid w:val="0"/>
          <w:spacing w:val="2"/>
          <w:kern w:val="2"/>
          <w:sz w:val="21"/>
          <w:szCs w:val="21"/>
        </w:rPr>
        <w:t xml:space="preserve"> </w:t>
      </w:r>
      <w:r>
        <w:rPr>
          <w:rFonts w:hint="eastAsia" w:ascii="黑体" w:hAnsi="黑体" w:eastAsia="黑体" w:cs="黑体"/>
          <w:bCs/>
          <w:snapToGrid w:val="0"/>
          <w:spacing w:val="2"/>
          <w:kern w:val="2"/>
          <w:sz w:val="21"/>
          <w:szCs w:val="21"/>
        </w:rPr>
        <w:t>采样效率</w:t>
      </w:r>
    </w:p>
    <w:p w14:paraId="26952728">
      <w:pPr>
        <w:pStyle w:val="13"/>
        <w:spacing w:before="0" w:beforeAutospacing="0" w:after="0" w:afterAutospacing="0"/>
        <w:ind w:firstLine="428" w:firstLineChars="200"/>
        <w:jc w:val="both"/>
        <w:rPr>
          <w:bCs/>
          <w:snapToGrid w:val="0"/>
          <w:spacing w:val="2"/>
          <w:sz w:val="21"/>
          <w:szCs w:val="21"/>
        </w:rPr>
      </w:pPr>
      <w:r>
        <w:rPr>
          <w:rFonts w:ascii="Times New Roman" w:hAnsi="Times New Roman"/>
          <w:bCs/>
          <w:snapToGrid w:val="0"/>
          <w:spacing w:val="2"/>
          <w:sz w:val="21"/>
          <w:szCs w:val="21"/>
        </w:rPr>
        <w:tab/>
      </w:r>
      <w:r>
        <w:rPr>
          <w:rFonts w:ascii="Times New Roman" w:hAnsi="Times New Roman"/>
          <w:bCs/>
          <w:snapToGrid w:val="0"/>
          <w:spacing w:val="2"/>
          <w:sz w:val="21"/>
          <w:szCs w:val="21"/>
        </w:rPr>
        <w:t>本</w:t>
      </w:r>
      <w:r>
        <w:rPr>
          <w:rFonts w:hint="eastAsia" w:ascii="Times New Roman" w:hAnsi="Times New Roman"/>
          <w:bCs/>
          <w:snapToGrid w:val="0"/>
          <w:spacing w:val="2"/>
          <w:sz w:val="21"/>
          <w:szCs w:val="21"/>
        </w:rPr>
        <w:t>试验</w:t>
      </w:r>
      <w:r>
        <w:rPr>
          <w:rFonts w:ascii="Times New Roman" w:hAnsi="Times New Roman"/>
          <w:bCs/>
          <w:snapToGrid w:val="0"/>
          <w:spacing w:val="2"/>
          <w:sz w:val="21"/>
          <w:szCs w:val="21"/>
        </w:rPr>
        <w:t>将测试</w:t>
      </w:r>
      <w:r>
        <w:rPr>
          <w:bCs/>
          <w:snapToGrid w:val="0"/>
          <w:spacing w:val="2"/>
          <w:sz w:val="21"/>
          <w:szCs w:val="21"/>
        </w:rPr>
        <w:t>在采样率</w:t>
      </w:r>
      <m:oMath>
        <m:r>
          <m:rPr>
            <m:sty m:val="p"/>
          </m:rPr>
          <w:rPr>
            <w:rFonts w:ascii="Cambria Math" w:hAnsi="Cambria Math"/>
            <w:snapToGrid w:val="0"/>
            <w:spacing w:val="2"/>
            <w:sz w:val="21"/>
            <w:szCs w:val="21"/>
          </w:rPr>
          <m:t>ξ</m:t>
        </m:r>
      </m:oMath>
      <w:r>
        <w:rPr>
          <w:bCs/>
          <w:snapToGrid w:val="0"/>
          <w:spacing w:val="2"/>
          <w:sz w:val="21"/>
          <w:szCs w:val="21"/>
        </w:rPr>
        <w:t>为</w:t>
      </w:r>
      <w:r>
        <w:rPr>
          <w:rFonts w:ascii="Times New Roman" w:hAnsi="Times New Roman"/>
          <w:bCs/>
          <w:snapToGrid w:val="0"/>
          <w:spacing w:val="2"/>
          <w:sz w:val="21"/>
          <w:szCs w:val="21"/>
        </w:rPr>
        <w:t>20%</w:t>
      </w:r>
      <w:r>
        <w:rPr>
          <w:sz w:val="21"/>
          <w:szCs w:val="21"/>
        </w:rPr>
        <w:t>，</w:t>
      </w:r>
      <m:oMath>
        <m:r>
          <m:rPr/>
          <w:rPr>
            <w:rFonts w:ascii="Cambria Math" w:hAnsi="Cambria Math"/>
            <w:snapToGrid w:val="0"/>
            <w:spacing w:val="2"/>
            <w:sz w:val="21"/>
            <w:szCs w:val="21"/>
          </w:rPr>
          <m:t>t</m:t>
        </m:r>
      </m:oMath>
      <w:r>
        <w:rPr>
          <w:rFonts w:ascii="Times New Roman" w:hAnsi="Times New Roman"/>
          <w:bCs/>
          <w:snapToGrid w:val="0"/>
          <w:spacing w:val="2"/>
          <w:sz w:val="21"/>
          <w:szCs w:val="21"/>
        </w:rPr>
        <w:t>为10，</w:t>
      </w:r>
      <m:oMath>
        <m:r>
          <m:rPr/>
          <w:rPr>
            <w:rFonts w:ascii="Cambria Math" w:hAnsi="Cambria Math"/>
            <w:snapToGrid w:val="0"/>
            <w:spacing w:val="2"/>
            <w:sz w:val="21"/>
            <w:szCs w:val="21"/>
          </w:rPr>
          <m:t>r</m:t>
        </m:r>
      </m:oMath>
      <w:r>
        <w:rPr>
          <w:rFonts w:ascii="Times New Roman" w:hAnsi="Times New Roman"/>
          <w:bCs/>
          <w:snapToGrid w:val="0"/>
          <w:spacing w:val="2"/>
          <w:sz w:val="21"/>
          <w:szCs w:val="21"/>
        </w:rPr>
        <w:t>为20的</w:t>
      </w:r>
      <w:r>
        <w:rPr>
          <w:bCs/>
          <w:snapToGrid w:val="0"/>
          <w:spacing w:val="2"/>
          <w:sz w:val="21"/>
          <w:szCs w:val="21"/>
        </w:rPr>
        <w:t>情况下，</w:t>
      </w:r>
      <w:r>
        <w:rPr>
          <w:rFonts w:ascii="Times New Roman" w:hAnsi="Times New Roman"/>
          <w:bCs/>
          <w:snapToGrid w:val="0"/>
          <w:spacing w:val="2"/>
          <w:sz w:val="21"/>
          <w:szCs w:val="21"/>
        </w:rPr>
        <w:t>MIWS</w:t>
      </w:r>
      <w:r>
        <w:rPr>
          <w:bCs/>
          <w:snapToGrid w:val="0"/>
          <w:spacing w:val="2"/>
          <w:sz w:val="21"/>
          <w:szCs w:val="21"/>
        </w:rPr>
        <w:t>和其他</w:t>
      </w:r>
      <w:r>
        <w:rPr>
          <w:rFonts w:ascii="Times New Roman" w:hAnsi="Times New Roman"/>
          <w:bCs/>
          <w:snapToGrid w:val="0"/>
          <w:spacing w:val="2"/>
          <w:sz w:val="21"/>
          <w:szCs w:val="21"/>
        </w:rPr>
        <w:t>5</w:t>
      </w:r>
      <w:r>
        <w:rPr>
          <w:bCs/>
          <w:snapToGrid w:val="0"/>
          <w:spacing w:val="2"/>
          <w:sz w:val="21"/>
          <w:szCs w:val="21"/>
        </w:rPr>
        <w:t>种基线算法在时间和空间上的消耗情况。在时间消耗方面，如表</w:t>
      </w:r>
      <w:r>
        <w:rPr>
          <w:rFonts w:ascii="Times New Roman" w:hAnsi="Times New Roman"/>
          <w:bCs/>
          <w:snapToGrid w:val="0"/>
          <w:spacing w:val="2"/>
          <w:sz w:val="21"/>
          <w:szCs w:val="21"/>
        </w:rPr>
        <w:t>2</w:t>
      </w:r>
      <w:r>
        <w:rPr>
          <w:bCs/>
          <w:snapToGrid w:val="0"/>
          <w:spacing w:val="2"/>
          <w:sz w:val="21"/>
          <w:szCs w:val="21"/>
        </w:rPr>
        <w:t>所示，</w:t>
      </w:r>
      <w:r>
        <w:rPr>
          <w:rFonts w:ascii="Times New Roman" w:hAnsi="Times New Roman"/>
          <w:bCs/>
          <w:snapToGrid w:val="0"/>
          <w:spacing w:val="2"/>
          <w:sz w:val="21"/>
          <w:szCs w:val="21"/>
        </w:rPr>
        <w:t>MIWS</w:t>
      </w:r>
      <w:r>
        <w:rPr>
          <w:bCs/>
          <w:snapToGrid w:val="0"/>
          <w:spacing w:val="2"/>
          <w:sz w:val="21"/>
          <w:szCs w:val="21"/>
        </w:rPr>
        <w:t>在大规模数据集上相比基线方法消耗更多时间。</w:t>
      </w:r>
      <w:r>
        <w:rPr>
          <w:rFonts w:hint="eastAsia"/>
          <w:bCs/>
          <w:snapToGrid w:val="0"/>
          <w:spacing w:val="2"/>
          <w:sz w:val="21"/>
          <w:szCs w:val="21"/>
        </w:rPr>
        <w:t>由表2可知</w:t>
      </w:r>
      <w:r>
        <w:rPr>
          <w:bCs/>
          <w:snapToGrid w:val="0"/>
          <w:spacing w:val="2"/>
          <w:sz w:val="21"/>
          <w:szCs w:val="21"/>
        </w:rPr>
        <w:t>这主要是由于</w:t>
      </w:r>
      <w:r>
        <w:rPr>
          <w:rFonts w:ascii="Times New Roman" w:hAnsi="Times New Roman"/>
          <w:bCs/>
          <w:snapToGrid w:val="0"/>
          <w:spacing w:val="2"/>
          <w:sz w:val="21"/>
          <w:szCs w:val="21"/>
        </w:rPr>
        <w:t>MIWS</w:t>
      </w:r>
      <w:r>
        <w:rPr>
          <w:bCs/>
          <w:snapToGrid w:val="0"/>
          <w:spacing w:val="2"/>
          <w:sz w:val="21"/>
          <w:szCs w:val="21"/>
        </w:rPr>
        <w:t>在每一步随机游走中，需要获取当前节点的所有邻居，并基于其权重计算转移概率以进行节点选择，该过程涉及对众多邻居的遍历和概率计算，从而增加了单步游走的计算负担。因此，在平均度数较高的图上，</w:t>
      </w:r>
      <w:r>
        <w:rPr>
          <w:rFonts w:ascii="Times New Roman" w:hAnsi="Times New Roman"/>
          <w:bCs/>
          <w:snapToGrid w:val="0"/>
          <w:spacing w:val="2"/>
          <w:sz w:val="21"/>
          <w:szCs w:val="21"/>
        </w:rPr>
        <w:t>MIWS</w:t>
      </w:r>
      <w:r>
        <w:rPr>
          <w:bCs/>
          <w:snapToGrid w:val="0"/>
          <w:spacing w:val="2"/>
          <w:sz w:val="21"/>
          <w:szCs w:val="21"/>
        </w:rPr>
        <w:t>的采样时间效率会受到相应影响。在内存消耗方面</w:t>
      </w:r>
      <w:r>
        <w:rPr>
          <w:rFonts w:hint="eastAsia"/>
          <w:bCs/>
          <w:snapToGrid w:val="0"/>
          <w:spacing w:val="2"/>
          <w:sz w:val="21"/>
          <w:szCs w:val="21"/>
        </w:rPr>
        <w:t>的结果</w:t>
      </w:r>
      <w:r>
        <w:rPr>
          <w:bCs/>
          <w:snapToGrid w:val="0"/>
          <w:spacing w:val="2"/>
          <w:sz w:val="21"/>
          <w:szCs w:val="21"/>
        </w:rPr>
        <w:t>如表</w:t>
      </w:r>
      <w:r>
        <w:rPr>
          <w:rFonts w:hint="eastAsia" w:ascii="Times New Roman" w:hAnsi="Times New Roman"/>
          <w:bCs/>
          <w:snapToGrid w:val="0"/>
          <w:spacing w:val="2"/>
          <w:sz w:val="21"/>
          <w:szCs w:val="21"/>
        </w:rPr>
        <w:t>3</w:t>
      </w:r>
      <w:r>
        <w:rPr>
          <w:bCs/>
          <w:snapToGrid w:val="0"/>
          <w:spacing w:val="2"/>
          <w:sz w:val="21"/>
          <w:szCs w:val="21"/>
        </w:rPr>
        <w:t>所示，</w:t>
      </w:r>
      <w:r>
        <w:rPr>
          <w:rFonts w:hint="eastAsia"/>
          <w:bCs/>
          <w:snapToGrid w:val="0"/>
          <w:spacing w:val="2"/>
          <w:sz w:val="21"/>
          <w:szCs w:val="21"/>
        </w:rPr>
        <w:t>由表3可知</w:t>
      </w:r>
      <w:r>
        <w:rPr>
          <w:rFonts w:ascii="Times New Roman" w:hAnsi="Times New Roman"/>
          <w:bCs/>
          <w:snapToGrid w:val="0"/>
          <w:spacing w:val="2"/>
          <w:sz w:val="21"/>
          <w:szCs w:val="21"/>
        </w:rPr>
        <w:t>MIWS</w:t>
      </w:r>
      <w:r>
        <w:rPr>
          <w:bCs/>
          <w:snapToGrid w:val="0"/>
          <w:spacing w:val="2"/>
          <w:sz w:val="21"/>
          <w:szCs w:val="21"/>
        </w:rPr>
        <w:t>的内存使用略高于部分基线算法。该开销主要源于算法运行所需的核心数据结构。这包括存储原始图结构、一个包含所有节点权重信息的数组</w:t>
      </w:r>
      <m:oMath>
        <m:sSub>
          <m:sSubPr>
            <m:ctrlPr>
              <w:rPr>
                <w:rFonts w:ascii="Cambria Math" w:hAnsi="Cambria Math"/>
                <w:bCs/>
                <w:i/>
                <w:snapToGrid w:val="0"/>
                <w:spacing w:val="2"/>
                <w:sz w:val="21"/>
                <w:szCs w:val="21"/>
              </w:rPr>
            </m:ctrlPr>
          </m:sSubPr>
          <m:e>
            <m:r>
              <m:rPr/>
              <w:rPr>
                <w:rFonts w:ascii="Cambria Math" w:hAnsi="Cambria Math"/>
                <w:snapToGrid w:val="0"/>
                <w:spacing w:val="2"/>
                <w:sz w:val="21"/>
                <w:szCs w:val="21"/>
              </w:rPr>
              <m:t>W</m:t>
            </m:r>
            <m:ctrlPr>
              <w:rPr>
                <w:rFonts w:ascii="Cambria Math" w:hAnsi="Cambria Math"/>
                <w:bCs/>
                <w:i/>
                <w:snapToGrid w:val="0"/>
                <w:spacing w:val="2"/>
                <w:sz w:val="21"/>
                <w:szCs w:val="21"/>
              </w:rPr>
            </m:ctrlPr>
          </m:e>
          <m:sub>
            <m:r>
              <m:rPr/>
              <w:rPr>
                <w:rFonts w:ascii="Cambria Math" w:hAnsi="Cambria Math"/>
                <w:snapToGrid w:val="0"/>
                <w:spacing w:val="2"/>
                <w:sz w:val="21"/>
                <w:szCs w:val="21"/>
              </w:rPr>
              <m:t>v</m:t>
            </m:r>
            <m:ctrlPr>
              <w:rPr>
                <w:rFonts w:ascii="Cambria Math" w:hAnsi="Cambria Math"/>
                <w:bCs/>
                <w:i/>
                <w:snapToGrid w:val="0"/>
                <w:spacing w:val="2"/>
                <w:sz w:val="21"/>
                <w:szCs w:val="21"/>
              </w:rPr>
            </m:ctrlPr>
          </m:sub>
        </m:sSub>
      </m:oMath>
      <w:r>
        <w:rPr>
          <w:bCs/>
          <w:snapToGrid w:val="0"/>
          <w:spacing w:val="2"/>
          <w:sz w:val="21"/>
          <w:szCs w:val="21"/>
        </w:rPr>
        <w:t>以及在</w:t>
      </w:r>
      <w:r>
        <w:rPr>
          <w:rFonts w:ascii="Times New Roman" w:hAnsi="Times New Roman"/>
          <w:bCs/>
          <w:snapToGrid w:val="0"/>
          <w:spacing w:val="2"/>
          <w:sz w:val="21"/>
          <w:szCs w:val="21"/>
        </w:rPr>
        <w:t>MIWS</w:t>
      </w:r>
      <w:r>
        <w:rPr>
          <w:bCs/>
          <w:snapToGrid w:val="0"/>
          <w:spacing w:val="2"/>
          <w:sz w:val="21"/>
          <w:szCs w:val="21"/>
        </w:rPr>
        <w:t>算法选点过程中，为当前节点的邻居构建一个临时概率数组</w:t>
      </w:r>
      <m:oMath>
        <m:sSub>
          <m:sSubPr>
            <m:ctrlPr>
              <w:rPr>
                <w:rFonts w:ascii="Cambria Math" w:hAnsi="Cambria Math"/>
                <w:i/>
                <w:snapToGrid w:val="0"/>
                <w:spacing w:val="2"/>
                <w:sz w:val="21"/>
                <w:szCs w:val="21"/>
              </w:rPr>
            </m:ctrlPr>
          </m:sSubPr>
          <m:e>
            <m:r>
              <m:rPr/>
              <w:rPr>
                <w:rFonts w:ascii="Cambria Math" w:hAnsi="Cambria Math"/>
                <w:snapToGrid w:val="0"/>
                <w:spacing w:val="2"/>
                <w:sz w:val="21"/>
                <w:szCs w:val="21"/>
              </w:rPr>
              <m:t>M</m:t>
            </m:r>
            <m:ctrlPr>
              <w:rPr>
                <w:rFonts w:ascii="Cambria Math" w:hAnsi="Cambria Math"/>
                <w:i/>
                <w:snapToGrid w:val="0"/>
                <w:spacing w:val="2"/>
                <w:sz w:val="21"/>
                <w:szCs w:val="21"/>
              </w:rPr>
            </m:ctrlPr>
          </m:e>
          <m:sub>
            <m:r>
              <m:rPr/>
              <w:rPr>
                <w:rFonts w:ascii="Cambria Math" w:hAnsi="Cambria Math"/>
                <w:snapToGrid w:val="0"/>
                <w:spacing w:val="2"/>
                <w:sz w:val="21"/>
                <w:szCs w:val="21"/>
              </w:rPr>
              <m:t>p</m:t>
            </m:r>
            <m:ctrlPr>
              <w:rPr>
                <w:rFonts w:ascii="Cambria Math" w:hAnsi="Cambria Math"/>
                <w:i/>
                <w:snapToGrid w:val="0"/>
                <w:spacing w:val="2"/>
                <w:sz w:val="21"/>
                <w:szCs w:val="21"/>
              </w:rPr>
            </m:ctrlPr>
          </m:sub>
        </m:sSub>
      </m:oMath>
      <w:r>
        <w:rPr>
          <w:bCs/>
          <w:snapToGrid w:val="0"/>
          <w:spacing w:val="2"/>
          <w:sz w:val="21"/>
          <w:szCs w:val="21"/>
        </w:rPr>
        <w:t>。</w:t>
      </w:r>
    </w:p>
    <w:p w14:paraId="430BE3AD">
      <w:pPr>
        <w:pStyle w:val="13"/>
        <w:spacing w:before="0" w:beforeAutospacing="0" w:after="0" w:afterAutospacing="0"/>
        <w:ind w:firstLine="428" w:firstLineChars="200"/>
        <w:jc w:val="both"/>
        <w:rPr>
          <w:bCs/>
          <w:snapToGrid w:val="0"/>
          <w:spacing w:val="2"/>
          <w:sz w:val="21"/>
          <w:szCs w:val="21"/>
        </w:rPr>
      </w:pPr>
      <w:r>
        <w:rPr>
          <w:bCs/>
          <w:snapToGrid w:val="0"/>
          <w:spacing w:val="2"/>
          <w:sz w:val="21"/>
          <w:szCs w:val="21"/>
        </w:rPr>
        <w:t>尽管</w:t>
      </w:r>
      <w:r>
        <w:rPr>
          <w:rFonts w:ascii="Times New Roman" w:hAnsi="Times New Roman"/>
          <w:bCs/>
          <w:snapToGrid w:val="0"/>
          <w:spacing w:val="2"/>
          <w:sz w:val="21"/>
          <w:szCs w:val="21"/>
        </w:rPr>
        <w:t>MIWS</w:t>
      </w:r>
      <w:r>
        <w:rPr>
          <w:bCs/>
          <w:snapToGrid w:val="0"/>
          <w:spacing w:val="2"/>
          <w:sz w:val="21"/>
          <w:szCs w:val="21"/>
        </w:rPr>
        <w:t>在采样时间和空间消耗方面不是最有效的，但其在拥有数千万条边的图上一次采样的时间消耗为</w:t>
      </w:r>
      <w:r>
        <w:rPr>
          <w:rFonts w:ascii="Times New Roman" w:hAnsi="Times New Roman"/>
          <w:bCs/>
          <w:snapToGrid w:val="0"/>
          <w:spacing w:val="2"/>
          <w:sz w:val="21"/>
          <w:szCs w:val="21"/>
        </w:rPr>
        <w:t>2730.3</w:t>
      </w:r>
      <w:r>
        <w:rPr>
          <w:bCs/>
          <w:snapToGrid w:val="0"/>
          <w:spacing w:val="2"/>
          <w:sz w:val="21"/>
          <w:szCs w:val="21"/>
        </w:rPr>
        <w:t>秒、内存消耗</w:t>
      </w:r>
      <w:r>
        <w:rPr>
          <w:rFonts w:ascii="Times New Roman" w:hAnsi="Times New Roman"/>
          <w:bCs/>
          <w:snapToGrid w:val="0"/>
          <w:spacing w:val="2"/>
          <w:sz w:val="21"/>
          <w:szCs w:val="21"/>
        </w:rPr>
        <w:t>9645.6MB，这样的结果</w:t>
      </w:r>
      <w:r>
        <w:rPr>
          <w:bCs/>
          <w:snapToGrid w:val="0"/>
          <w:spacing w:val="2"/>
          <w:sz w:val="21"/>
          <w:szCs w:val="21"/>
        </w:rPr>
        <w:t>是可行的。此外，它在保留</w:t>
      </w:r>
      <w:r>
        <w:rPr>
          <w:rFonts w:ascii="Times New Roman" w:hAnsi="Times New Roman"/>
          <w:bCs/>
          <w:snapToGrid w:val="0"/>
          <w:spacing w:val="2"/>
          <w:sz w:val="21"/>
          <w:szCs w:val="21"/>
        </w:rPr>
        <w:t>top</w:t>
      </w:r>
      <w:r>
        <w:rPr>
          <w:bCs/>
          <w:snapToGrid w:val="0"/>
          <w:spacing w:val="2"/>
          <w:sz w:val="21"/>
          <w:szCs w:val="21"/>
        </w:rPr>
        <w:t>-</w:t>
      </w:r>
      <m:oMath>
        <m:r>
          <m:rPr/>
          <w:rPr>
            <w:rFonts w:ascii="Cambria Math" w:hAnsi="Cambria Math"/>
            <w:snapToGrid w:val="0"/>
            <w:spacing w:val="2"/>
            <w:sz w:val="21"/>
            <w:szCs w:val="21"/>
          </w:rPr>
          <m:t>k</m:t>
        </m:r>
      </m:oMath>
      <w:r>
        <w:rPr>
          <w:bCs/>
          <w:snapToGrid w:val="0"/>
          <w:spacing w:val="2"/>
          <w:sz w:val="21"/>
          <w:szCs w:val="21"/>
        </w:rPr>
        <w:t>高频模式方面具有优越的采样质量，这证明了</w:t>
      </w:r>
      <w:r>
        <w:rPr>
          <w:rFonts w:ascii="Times New Roman" w:hAnsi="Times New Roman"/>
          <w:bCs/>
          <w:snapToGrid w:val="0"/>
          <w:spacing w:val="2"/>
          <w:sz w:val="21"/>
          <w:szCs w:val="21"/>
        </w:rPr>
        <w:t>MIWS</w:t>
      </w:r>
      <w:r>
        <w:rPr>
          <w:bCs/>
          <w:snapToGrid w:val="0"/>
          <w:spacing w:val="2"/>
          <w:sz w:val="21"/>
          <w:szCs w:val="21"/>
        </w:rPr>
        <w:t>的可行性，大大减少了下游</w:t>
      </w:r>
      <w:r>
        <w:rPr>
          <w:rFonts w:ascii="Times New Roman" w:hAnsi="Times New Roman"/>
          <w:bCs/>
          <w:snapToGrid w:val="0"/>
          <w:spacing w:val="2"/>
          <w:sz w:val="21"/>
          <w:szCs w:val="21"/>
        </w:rPr>
        <w:t>top</w:t>
      </w:r>
      <w:r>
        <w:rPr>
          <w:bCs/>
          <w:snapToGrid w:val="0"/>
          <w:spacing w:val="2"/>
          <w:sz w:val="21"/>
          <w:szCs w:val="21"/>
        </w:rPr>
        <w:t>-</w:t>
      </w:r>
      <m:oMath>
        <m:r>
          <m:rPr/>
          <w:rPr>
            <w:rFonts w:ascii="Cambria Math" w:hAnsi="Cambria Math"/>
            <w:snapToGrid w:val="0"/>
            <w:spacing w:val="2"/>
            <w:sz w:val="21"/>
            <w:szCs w:val="21"/>
          </w:rPr>
          <m:t>k</m:t>
        </m:r>
      </m:oMath>
      <w:r>
        <w:rPr>
          <w:bCs/>
          <w:snapToGrid w:val="0"/>
          <w:spacing w:val="2"/>
          <w:sz w:val="21"/>
          <w:szCs w:val="21"/>
        </w:rPr>
        <w:t>模式挖掘的时间和内存消耗。</w:t>
      </w:r>
    </w:p>
    <w:p w14:paraId="2AD9B7CE">
      <w:pPr>
        <w:pStyle w:val="13"/>
        <w:spacing w:before="0" w:beforeAutospacing="0" w:after="0" w:afterAutospacing="0"/>
        <w:ind w:firstLine="428" w:firstLineChars="200"/>
        <w:jc w:val="both"/>
        <w:rPr>
          <w:rStyle w:val="23"/>
          <w:rFonts w:ascii="Times New Roman" w:hAnsi="Times New Roman"/>
          <w:bCs/>
          <w:snapToGrid w:val="0"/>
          <w:spacing w:val="2"/>
        </w:rPr>
      </w:pPr>
      <w:r>
        <w:rPr>
          <w:bCs/>
          <w:snapToGrid w:val="0"/>
          <w:spacing w:val="2"/>
          <w:sz w:val="21"/>
          <w:szCs w:val="21"/>
        </w:rPr>
        <w:t>此外，为了生成标签</w:t>
      </w:r>
      <m:oMath>
        <m:sSup>
          <m:sSupPr>
            <m:ctrlPr>
              <w:rPr>
                <w:rFonts w:ascii="Cambria Math" w:hAnsi="Cambria Math"/>
                <w:bCs/>
                <w:i/>
                <w:snapToGrid w:val="0"/>
                <w:spacing w:val="2"/>
                <w:sz w:val="21"/>
                <w:szCs w:val="21"/>
              </w:rPr>
            </m:ctrlPr>
          </m:sSupPr>
          <m:e>
            <m:r>
              <m:rPr>
                <m:sty m:val="bi"/>
              </m:rPr>
              <w:rPr>
                <w:rFonts w:ascii="Cambria Math" w:hAnsi="Cambria Math"/>
                <w:snapToGrid w:val="0"/>
                <w:spacing w:val="2"/>
                <w:sz w:val="21"/>
                <w:szCs w:val="21"/>
              </w:rPr>
              <m:t>Y</m:t>
            </m:r>
            <m:ctrlPr>
              <w:rPr>
                <w:rFonts w:ascii="Cambria Math" w:hAnsi="Cambria Math"/>
                <w:bCs/>
                <w:i/>
                <w:snapToGrid w:val="0"/>
                <w:spacing w:val="2"/>
                <w:sz w:val="21"/>
                <w:szCs w:val="21"/>
              </w:rPr>
            </m:ctrlPr>
          </m:e>
          <m:sup>
            <m:d>
              <m:dPr>
                <m:begChr m:val="|"/>
                <m:endChr m:val="|"/>
                <m:ctrlPr>
                  <w:rPr>
                    <w:rFonts w:ascii="Cambria Math" w:hAnsi="Cambria Math"/>
                    <w:bCs/>
                    <w:i/>
                    <w:snapToGrid w:val="0"/>
                    <w:spacing w:val="2"/>
                    <w:sz w:val="21"/>
                    <w:szCs w:val="21"/>
                  </w:rPr>
                </m:ctrlPr>
              </m:dPr>
              <m:e>
                <m:r>
                  <m:rPr/>
                  <w:rPr>
                    <w:rFonts w:ascii="Cambria Math" w:hAnsi="Cambria Math"/>
                    <w:snapToGrid w:val="0"/>
                    <w:spacing w:val="2"/>
                    <w:sz w:val="21"/>
                    <w:szCs w:val="21"/>
                  </w:rPr>
                  <m:t>V</m:t>
                </m:r>
                <m:ctrlPr>
                  <w:rPr>
                    <w:rFonts w:ascii="Cambria Math" w:hAnsi="Cambria Math"/>
                    <w:bCs/>
                    <w:i/>
                    <w:snapToGrid w:val="0"/>
                    <w:spacing w:val="2"/>
                    <w:sz w:val="21"/>
                    <w:szCs w:val="21"/>
                  </w:rPr>
                </m:ctrlPr>
              </m:e>
            </m:d>
            <m:r>
              <m:rPr>
                <m:sty m:val="p"/>
              </m:rPr>
              <w:rPr>
                <w:rFonts w:ascii="Cambria Math" w:hAnsi="Cambria Math"/>
                <w:snapToGrid w:val="0"/>
                <w:spacing w:val="2"/>
                <w:sz w:val="21"/>
                <w:szCs w:val="21"/>
              </w:rPr>
              <m:t>×</m:t>
            </m:r>
            <m:d>
              <m:dPr>
                <m:begChr m:val="|"/>
                <m:endChr m:val="|"/>
                <m:ctrlPr>
                  <w:rPr>
                    <w:rFonts w:ascii="Cambria Math" w:hAnsi="Cambria Math"/>
                    <w:bCs/>
                    <w:i/>
                    <w:snapToGrid w:val="0"/>
                    <w:spacing w:val="2"/>
                    <w:sz w:val="21"/>
                    <w:szCs w:val="21"/>
                  </w:rPr>
                </m:ctrlPr>
              </m:dPr>
              <m:e>
                <m:r>
                  <m:rPr/>
                  <w:rPr>
                    <w:rFonts w:ascii="Cambria Math" w:hAnsi="Cambria Math"/>
                    <w:snapToGrid w:val="0"/>
                    <w:spacing w:val="2"/>
                    <w:sz w:val="21"/>
                    <w:szCs w:val="21"/>
                  </w:rPr>
                  <m:t>L</m:t>
                </m:r>
                <m:ctrlPr>
                  <w:rPr>
                    <w:rFonts w:ascii="Cambria Math" w:hAnsi="Cambria Math"/>
                    <w:bCs/>
                    <w:i/>
                    <w:snapToGrid w:val="0"/>
                    <w:spacing w:val="2"/>
                    <w:sz w:val="21"/>
                    <w:szCs w:val="21"/>
                  </w:rPr>
                </m:ctrlPr>
              </m:e>
            </m:d>
            <m:ctrlPr>
              <w:rPr>
                <w:rFonts w:ascii="Cambria Math" w:hAnsi="Cambria Math"/>
                <w:bCs/>
                <w:i/>
                <w:snapToGrid w:val="0"/>
                <w:spacing w:val="2"/>
                <w:sz w:val="21"/>
                <w:szCs w:val="21"/>
              </w:rPr>
            </m:ctrlPr>
          </m:sup>
        </m:sSup>
      </m:oMath>
      <w:r>
        <w:rPr>
          <w:bCs/>
          <w:snapToGrid w:val="0"/>
          <w:spacing w:val="2"/>
          <w:sz w:val="21"/>
          <w:szCs w:val="21"/>
        </w:rPr>
        <w:t>，</w:t>
      </w:r>
      <w:r>
        <w:rPr>
          <w:rFonts w:ascii="Times New Roman" w:hAnsi="Times New Roman"/>
          <w:bCs/>
          <w:snapToGrid w:val="0"/>
          <w:spacing w:val="2"/>
          <w:sz w:val="21"/>
          <w:szCs w:val="21"/>
        </w:rPr>
        <w:t>MGPA</w:t>
      </w:r>
      <w:r>
        <w:rPr>
          <w:bCs/>
          <w:snapToGrid w:val="0"/>
          <w:spacing w:val="2"/>
          <w:sz w:val="21"/>
          <w:szCs w:val="21"/>
        </w:rPr>
        <w:t>需执行一次</w:t>
      </w:r>
      <w:r>
        <w:rPr>
          <w:rFonts w:ascii="Times New Roman" w:hAnsi="Times New Roman"/>
          <w:bCs/>
          <w:snapToGrid w:val="0"/>
          <w:spacing w:val="2"/>
          <w:sz w:val="21"/>
          <w:szCs w:val="21"/>
        </w:rPr>
        <w:t>DomainMatching算法</w:t>
      </w:r>
      <w:r>
        <w:rPr>
          <w:bCs/>
          <w:snapToGrid w:val="0"/>
          <w:spacing w:val="2"/>
          <w:sz w:val="21"/>
          <w:szCs w:val="21"/>
        </w:rPr>
        <w:t>。表</w:t>
      </w:r>
      <w:r>
        <w:rPr>
          <w:rFonts w:hint="eastAsia" w:ascii="Times New Roman" w:hAnsi="Times New Roman"/>
          <w:bCs/>
          <w:snapToGrid w:val="0"/>
          <w:spacing w:val="2"/>
          <w:sz w:val="21"/>
          <w:szCs w:val="21"/>
        </w:rPr>
        <w:t>2</w:t>
      </w:r>
      <w:r>
        <w:rPr>
          <w:bCs/>
          <w:snapToGrid w:val="0"/>
          <w:spacing w:val="2"/>
          <w:sz w:val="21"/>
          <w:szCs w:val="21"/>
        </w:rPr>
        <w:t>和表</w:t>
      </w:r>
      <w:r>
        <w:rPr>
          <w:rFonts w:hint="eastAsia" w:ascii="Times New Roman" w:hAnsi="Times New Roman" w:cs="Times New Roman"/>
          <w:bCs/>
          <w:snapToGrid w:val="0"/>
          <w:spacing w:val="2"/>
          <w:sz w:val="21"/>
          <w:szCs w:val="21"/>
        </w:rPr>
        <w:t>3</w:t>
      </w:r>
      <w:r>
        <w:rPr>
          <w:bCs/>
          <w:snapToGrid w:val="0"/>
          <w:spacing w:val="2"/>
          <w:sz w:val="21"/>
          <w:szCs w:val="21"/>
        </w:rPr>
        <w:t>分别给出了</w:t>
      </w:r>
      <w:r>
        <w:rPr>
          <w:rFonts w:ascii="Times New Roman" w:hAnsi="Times New Roman"/>
          <w:bCs/>
          <w:snapToGrid w:val="0"/>
          <w:spacing w:val="2"/>
          <w:sz w:val="21"/>
          <w:szCs w:val="21"/>
        </w:rPr>
        <w:t>经过优化后的DomainMatching算法和未优化的DomainMatching</w:t>
      </w:r>
      <w:r>
        <w:rPr>
          <w:rFonts w:ascii="Times New Roman" w:hAnsi="Times New Roman"/>
          <w:bCs/>
          <w:snapToGrid w:val="0"/>
          <w:spacing w:val="2"/>
          <w:sz w:val="21"/>
          <w:szCs w:val="21"/>
          <w:vertAlign w:val="subscript"/>
        </w:rPr>
        <w:t>nopt</w:t>
      </w:r>
      <w:r>
        <w:rPr>
          <w:rFonts w:ascii="Times New Roman" w:hAnsi="Times New Roman"/>
          <w:bCs/>
          <w:snapToGrid w:val="0"/>
          <w:spacing w:val="2"/>
          <w:sz w:val="21"/>
          <w:szCs w:val="21"/>
        </w:rPr>
        <w:t>算法的时间和空间消耗。</w:t>
      </w:r>
    </w:p>
    <w:p w14:paraId="7D6D25BC">
      <w:pPr>
        <w:pStyle w:val="52"/>
        <w:widowControl/>
        <w:adjustRightInd w:val="0"/>
        <w:snapToGrid w:val="0"/>
        <w:ind w:firstLine="360"/>
        <w:jc w:val="center"/>
        <w:rPr>
          <w:rFonts w:ascii="宋体" w:hAnsi="宋体" w:cs="宋体"/>
          <w:sz w:val="18"/>
          <w:szCs w:val="18"/>
        </w:rPr>
        <w:sectPr>
          <w:type w:val="continuous"/>
          <w:pgSz w:w="11906" w:h="16838"/>
          <w:pgMar w:top="1361" w:right="1134" w:bottom="1814" w:left="1134" w:header="1020" w:footer="1191" w:gutter="0"/>
          <w:cols w:space="720" w:num="2"/>
          <w:titlePg/>
          <w:docGrid w:type="lines" w:linePitch="312" w:charSpace="0"/>
        </w:sectPr>
      </w:pPr>
      <w:bookmarkStart w:id="14" w:name="_Ref31184"/>
    </w:p>
    <w:p w14:paraId="5F4D9D93">
      <w:pPr>
        <w:pStyle w:val="52"/>
        <w:widowControl/>
        <w:adjustRightInd w:val="0"/>
        <w:snapToGrid w:val="0"/>
        <w:ind w:firstLine="360"/>
        <w:jc w:val="center"/>
        <w:rPr>
          <w:rFonts w:ascii="宋体" w:hAnsi="宋体" w:cs="宋体"/>
          <w:sz w:val="18"/>
          <w:szCs w:val="18"/>
        </w:rPr>
      </w:pPr>
      <w:r>
        <w:rPr>
          <w:rFonts w:hint="eastAsia" w:ascii="宋体" w:hAnsi="宋体" w:cs="宋体"/>
          <w:sz w:val="18"/>
          <w:szCs w:val="18"/>
        </w:rPr>
        <w:t>表</w:t>
      </w:r>
      <w:r>
        <w:rPr>
          <w:rFonts w:hint="eastAsia" w:ascii="Times New Roman" w:hAnsi="Times New Roman"/>
          <w:sz w:val="18"/>
          <w:szCs w:val="18"/>
        </w:rPr>
        <w:t>2</w:t>
      </w:r>
      <w:r>
        <w:rPr>
          <w:rFonts w:hint="eastAsia" w:ascii="宋体" w:hAnsi="宋体" w:cs="宋体"/>
          <w:sz w:val="18"/>
          <w:szCs w:val="18"/>
        </w:rPr>
        <w:t xml:space="preserve"> 时间消耗对比</w:t>
      </w:r>
      <w:bookmarkEnd w:id="14"/>
    </w:p>
    <w:p w14:paraId="3FA2E90B">
      <w:pPr>
        <w:pStyle w:val="52"/>
        <w:widowControl/>
        <w:adjustRightInd w:val="0"/>
        <w:snapToGrid w:val="0"/>
        <w:ind w:firstLine="360"/>
        <w:jc w:val="center"/>
        <w:rPr>
          <w:rFonts w:ascii="Times New Roman" w:hAnsi="Times New Roman" w:eastAsiaTheme="majorEastAsia"/>
          <w:sz w:val="18"/>
          <w:szCs w:val="18"/>
        </w:rPr>
      </w:pPr>
      <w:r>
        <w:rPr>
          <w:rFonts w:ascii="Times New Roman" w:hAnsi="Times New Roman" w:eastAsiaTheme="majorEastAsia"/>
          <w:sz w:val="18"/>
          <w:szCs w:val="18"/>
        </w:rPr>
        <w:t>Tab</w:t>
      </w:r>
      <w:del w:id="1483" w:author="LRC" w:date="2026-07-02T10:02:00Z">
        <w:r>
          <w:rPr>
            <w:rFonts w:hint="eastAsia" w:ascii="Times New Roman" w:hAnsi="Times New Roman" w:eastAsiaTheme="majorEastAsia"/>
            <w:sz w:val="18"/>
            <w:szCs w:val="18"/>
          </w:rPr>
          <w:delText>.</w:delText>
        </w:r>
      </w:del>
      <w:ins w:id="1484" w:author="LRC" w:date="2026-07-02T10:02:00Z">
        <w:r>
          <w:rPr>
            <w:rFonts w:hint="eastAsia" w:ascii="Times New Roman" w:hAnsi="Times New Roman" w:eastAsiaTheme="majorEastAsia"/>
            <w:sz w:val="18"/>
            <w:szCs w:val="18"/>
          </w:rPr>
          <w:t>le</w:t>
        </w:r>
      </w:ins>
      <w:del w:id="1485" w:author="LRC" w:date="2026-07-02T10:02:00Z">
        <w:r>
          <w:rPr>
            <w:rFonts w:hint="eastAsia" w:ascii="Times New Roman" w:hAnsi="Times New Roman" w:eastAsiaTheme="majorEastAsia"/>
            <w:sz w:val="18"/>
            <w:szCs w:val="18"/>
          </w:rPr>
          <w:delText>3</w:delText>
        </w:r>
      </w:del>
      <w:del w:id="1486" w:author="LRC" w:date="2026-07-02T10:02:00Z">
        <w:r>
          <w:rPr>
            <w:rFonts w:ascii="Times New Roman" w:hAnsi="Times New Roman" w:eastAsiaTheme="majorEastAsia"/>
            <w:sz w:val="18"/>
            <w:szCs w:val="18"/>
          </w:rPr>
          <w:delText xml:space="preserve"> </w:delText>
        </w:r>
      </w:del>
      <w:ins w:id="1487" w:author="LRC" w:date="2026-07-02T10:02:00Z">
        <w:r>
          <w:rPr>
            <w:rFonts w:ascii="Times New Roman" w:hAnsi="Times New Roman" w:eastAsiaTheme="majorEastAsia"/>
            <w:sz w:val="18"/>
            <w:szCs w:val="18"/>
          </w:rPr>
          <w:t xml:space="preserve"> 2  </w:t>
        </w:r>
      </w:ins>
      <w:r>
        <w:rPr>
          <w:rFonts w:ascii="Times New Roman" w:hAnsi="Times New Roman" w:eastAsiaTheme="majorEastAsia"/>
          <w:sz w:val="18"/>
          <w:szCs w:val="18"/>
        </w:rPr>
        <w:t xml:space="preserve">Comparison of time cost </w:t>
      </w:r>
    </w:p>
    <w:p w14:paraId="67D32043">
      <w:pPr>
        <w:pStyle w:val="52"/>
        <w:widowControl/>
        <w:adjustRightInd w:val="0"/>
        <w:snapToGrid w:val="0"/>
        <w:ind w:right="540" w:firstLine="360"/>
        <w:jc w:val="right"/>
        <w:rPr>
          <w:rFonts w:ascii="Times New Roman" w:hAnsi="Times New Roman" w:eastAsiaTheme="majorEastAsia"/>
          <w:sz w:val="18"/>
          <w:szCs w:val="18"/>
        </w:rPr>
      </w:pPr>
      <w:r>
        <w:rPr>
          <w:rFonts w:hint="eastAsia" w:ascii="宋体" w:hAnsi="宋体" w:cs="宋体"/>
          <w:sz w:val="18"/>
          <w:szCs w:val="18"/>
        </w:rPr>
        <w:t>（单位：秒）</w:t>
      </w:r>
    </w:p>
    <w:tbl>
      <w:tblPr>
        <w:tblStyle w:val="16"/>
        <w:tblW w:w="83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928"/>
        <w:gridCol w:w="932"/>
        <w:gridCol w:w="1002"/>
        <w:gridCol w:w="1099"/>
        <w:gridCol w:w="1177"/>
        <w:gridCol w:w="1151"/>
        <w:gridCol w:w="1100"/>
      </w:tblGrid>
      <w:tr w14:paraId="51C55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7937" w:type="dxa"/>
            <w:tcBorders>
              <w:left w:val="nil"/>
              <w:bottom w:val="single" w:color="auto" w:sz="4" w:space="0"/>
              <w:right w:val="nil"/>
            </w:tcBorders>
            <w:vAlign w:val="center"/>
          </w:tcPr>
          <w:p w14:paraId="29899F4E">
            <w:pPr>
              <w:adjustRightInd w:val="0"/>
              <w:snapToGrid w:val="0"/>
              <w:jc w:val="center"/>
              <w:rPr>
                <w:b/>
                <w:bCs/>
                <w:sz w:val="18"/>
                <w:szCs w:val="18"/>
              </w:rPr>
            </w:pPr>
          </w:p>
        </w:tc>
        <w:tc>
          <w:tcPr>
            <w:tcW w:w="7937" w:type="dxa"/>
            <w:tcBorders>
              <w:left w:val="nil"/>
              <w:bottom w:val="single" w:color="auto" w:sz="4" w:space="0"/>
              <w:right w:val="nil"/>
            </w:tcBorders>
            <w:vAlign w:val="center"/>
          </w:tcPr>
          <w:p w14:paraId="1FB13B92">
            <w:pPr>
              <w:adjustRightInd w:val="0"/>
              <w:snapToGrid w:val="0"/>
              <w:jc w:val="center"/>
              <w:rPr>
                <w:b/>
                <w:bCs/>
                <w:sz w:val="18"/>
                <w:szCs w:val="18"/>
              </w:rPr>
            </w:pPr>
            <w:r>
              <w:rPr>
                <w:b/>
                <w:bCs/>
                <w:sz w:val="18"/>
                <w:szCs w:val="18"/>
              </w:rPr>
              <w:t>Mico</w:t>
            </w:r>
          </w:p>
        </w:tc>
        <w:tc>
          <w:tcPr>
            <w:tcW w:w="7937" w:type="dxa"/>
            <w:tcBorders>
              <w:left w:val="nil"/>
              <w:bottom w:val="single" w:color="auto" w:sz="4" w:space="0"/>
              <w:right w:val="nil"/>
            </w:tcBorders>
            <w:vAlign w:val="center"/>
          </w:tcPr>
          <w:p w14:paraId="6D470769">
            <w:pPr>
              <w:adjustRightInd w:val="0"/>
              <w:snapToGrid w:val="0"/>
              <w:jc w:val="center"/>
              <w:rPr>
                <w:b/>
                <w:bCs/>
                <w:sz w:val="18"/>
                <w:szCs w:val="18"/>
              </w:rPr>
            </w:pPr>
            <w:r>
              <w:rPr>
                <w:b/>
                <w:bCs/>
                <w:sz w:val="18"/>
                <w:szCs w:val="18"/>
              </w:rPr>
              <w:t>DBLP</w:t>
            </w:r>
          </w:p>
        </w:tc>
        <w:tc>
          <w:tcPr>
            <w:tcW w:w="7937" w:type="dxa"/>
            <w:tcBorders>
              <w:left w:val="nil"/>
              <w:bottom w:val="single" w:color="auto" w:sz="4" w:space="0"/>
              <w:right w:val="nil"/>
            </w:tcBorders>
            <w:vAlign w:val="center"/>
          </w:tcPr>
          <w:p w14:paraId="58F429E6">
            <w:pPr>
              <w:adjustRightInd w:val="0"/>
              <w:snapToGrid w:val="0"/>
              <w:jc w:val="center"/>
              <w:rPr>
                <w:b/>
                <w:bCs/>
                <w:sz w:val="18"/>
                <w:szCs w:val="18"/>
              </w:rPr>
            </w:pPr>
            <w:r>
              <w:rPr>
                <w:b/>
                <w:bCs/>
                <w:sz w:val="18"/>
                <w:szCs w:val="18"/>
              </w:rPr>
              <w:t>Twitter</w:t>
            </w:r>
          </w:p>
        </w:tc>
        <w:tc>
          <w:tcPr>
            <w:tcW w:w="7937" w:type="dxa"/>
            <w:tcBorders>
              <w:left w:val="nil"/>
              <w:bottom w:val="single" w:color="auto" w:sz="4" w:space="0"/>
              <w:right w:val="nil"/>
            </w:tcBorders>
            <w:vAlign w:val="center"/>
          </w:tcPr>
          <w:p w14:paraId="29F845FB">
            <w:pPr>
              <w:adjustRightInd w:val="0"/>
              <w:snapToGrid w:val="0"/>
              <w:jc w:val="center"/>
              <w:rPr>
                <w:b/>
                <w:bCs/>
                <w:sz w:val="18"/>
                <w:szCs w:val="18"/>
              </w:rPr>
            </w:pPr>
            <w:r>
              <w:rPr>
                <w:b/>
                <w:bCs/>
                <w:sz w:val="18"/>
                <w:szCs w:val="18"/>
              </w:rPr>
              <w:t>Twitch</w:t>
            </w:r>
          </w:p>
        </w:tc>
        <w:tc>
          <w:tcPr>
            <w:tcW w:w="7937" w:type="dxa"/>
            <w:tcBorders>
              <w:left w:val="nil"/>
              <w:bottom w:val="single" w:color="auto" w:sz="4" w:space="0"/>
              <w:right w:val="nil"/>
            </w:tcBorders>
            <w:vAlign w:val="center"/>
          </w:tcPr>
          <w:p w14:paraId="34A17777">
            <w:pPr>
              <w:adjustRightInd w:val="0"/>
              <w:snapToGrid w:val="0"/>
              <w:jc w:val="center"/>
              <w:rPr>
                <w:b/>
                <w:bCs/>
                <w:sz w:val="18"/>
                <w:szCs w:val="18"/>
              </w:rPr>
            </w:pPr>
            <w:r>
              <w:rPr>
                <w:b/>
                <w:bCs/>
                <w:sz w:val="18"/>
                <w:szCs w:val="18"/>
              </w:rPr>
              <w:t>Youtube</w:t>
            </w:r>
          </w:p>
        </w:tc>
        <w:tc>
          <w:tcPr>
            <w:tcW w:w="7937" w:type="dxa"/>
            <w:tcBorders>
              <w:left w:val="nil"/>
              <w:bottom w:val="single" w:color="auto" w:sz="4" w:space="0"/>
              <w:right w:val="nil"/>
            </w:tcBorders>
            <w:vAlign w:val="center"/>
          </w:tcPr>
          <w:p w14:paraId="3170DC6F">
            <w:pPr>
              <w:adjustRightInd w:val="0"/>
              <w:snapToGrid w:val="0"/>
              <w:jc w:val="center"/>
              <w:rPr>
                <w:b/>
                <w:bCs/>
                <w:sz w:val="18"/>
                <w:szCs w:val="18"/>
              </w:rPr>
            </w:pPr>
            <w:r>
              <w:rPr>
                <w:b/>
                <w:bCs/>
                <w:sz w:val="18"/>
                <w:szCs w:val="18"/>
              </w:rPr>
              <w:t>Skitter</w:t>
            </w:r>
          </w:p>
        </w:tc>
      </w:tr>
      <w:tr w14:paraId="03DEC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37" w:type="dxa"/>
            <w:tcBorders>
              <w:left w:val="nil"/>
              <w:bottom w:val="nil"/>
              <w:right w:val="nil"/>
            </w:tcBorders>
            <w:vAlign w:val="center"/>
          </w:tcPr>
          <w:p w14:paraId="1BAA56E9">
            <w:pPr>
              <w:adjustRightInd w:val="0"/>
              <w:snapToGrid w:val="0"/>
              <w:spacing w:line="216" w:lineRule="auto"/>
              <w:jc w:val="center"/>
              <w:rPr>
                <w:bCs/>
                <w:sz w:val="18"/>
                <w:szCs w:val="18"/>
              </w:rPr>
            </w:pPr>
            <w:r>
              <w:rPr>
                <w:bCs/>
                <w:sz w:val="18"/>
                <w:szCs w:val="18"/>
              </w:rPr>
              <w:t>MIWS</w:t>
            </w:r>
          </w:p>
        </w:tc>
        <w:tc>
          <w:tcPr>
            <w:tcW w:w="7937" w:type="dxa"/>
            <w:tcBorders>
              <w:left w:val="nil"/>
              <w:bottom w:val="nil"/>
              <w:right w:val="nil"/>
            </w:tcBorders>
            <w:vAlign w:val="center"/>
          </w:tcPr>
          <w:p w14:paraId="70D4D90C">
            <w:pPr>
              <w:adjustRightInd w:val="0"/>
              <w:snapToGrid w:val="0"/>
              <w:spacing w:line="216" w:lineRule="auto"/>
              <w:jc w:val="center"/>
              <w:rPr>
                <w:bCs/>
                <w:sz w:val="18"/>
                <w:szCs w:val="18"/>
              </w:rPr>
            </w:pPr>
            <w:r>
              <w:rPr>
                <w:bCs/>
                <w:sz w:val="18"/>
                <w:szCs w:val="18"/>
              </w:rPr>
              <w:t>8.4</w:t>
            </w:r>
          </w:p>
        </w:tc>
        <w:tc>
          <w:tcPr>
            <w:tcW w:w="7937" w:type="dxa"/>
            <w:tcBorders>
              <w:left w:val="nil"/>
              <w:bottom w:val="nil"/>
              <w:right w:val="nil"/>
            </w:tcBorders>
            <w:vAlign w:val="center"/>
          </w:tcPr>
          <w:p w14:paraId="3097883D">
            <w:pPr>
              <w:adjustRightInd w:val="0"/>
              <w:snapToGrid w:val="0"/>
              <w:spacing w:line="216" w:lineRule="auto"/>
              <w:jc w:val="center"/>
              <w:rPr>
                <w:bCs/>
                <w:sz w:val="18"/>
                <w:szCs w:val="18"/>
              </w:rPr>
            </w:pPr>
            <w:r>
              <w:rPr>
                <w:bCs/>
                <w:sz w:val="18"/>
                <w:szCs w:val="18"/>
              </w:rPr>
              <w:t>13.5</w:t>
            </w:r>
          </w:p>
        </w:tc>
        <w:tc>
          <w:tcPr>
            <w:tcW w:w="7937" w:type="dxa"/>
            <w:tcBorders>
              <w:left w:val="nil"/>
              <w:bottom w:val="nil"/>
              <w:right w:val="nil"/>
            </w:tcBorders>
            <w:vAlign w:val="center"/>
          </w:tcPr>
          <w:p w14:paraId="40524EC6">
            <w:pPr>
              <w:adjustRightInd w:val="0"/>
              <w:snapToGrid w:val="0"/>
              <w:spacing w:line="216" w:lineRule="auto"/>
              <w:jc w:val="center"/>
              <w:rPr>
                <w:bCs/>
                <w:sz w:val="18"/>
                <w:szCs w:val="18"/>
              </w:rPr>
            </w:pPr>
            <w:r>
              <w:rPr>
                <w:bCs/>
                <w:sz w:val="18"/>
                <w:szCs w:val="18"/>
              </w:rPr>
              <w:t>17.5</w:t>
            </w:r>
          </w:p>
        </w:tc>
        <w:tc>
          <w:tcPr>
            <w:tcW w:w="7937" w:type="dxa"/>
            <w:tcBorders>
              <w:left w:val="nil"/>
              <w:bottom w:val="nil"/>
              <w:right w:val="nil"/>
            </w:tcBorders>
            <w:vAlign w:val="center"/>
          </w:tcPr>
          <w:p w14:paraId="30A4C7C4">
            <w:pPr>
              <w:adjustRightInd w:val="0"/>
              <w:snapToGrid w:val="0"/>
              <w:spacing w:line="216" w:lineRule="auto"/>
              <w:jc w:val="center"/>
              <w:rPr>
                <w:bCs/>
                <w:sz w:val="18"/>
                <w:szCs w:val="18"/>
              </w:rPr>
            </w:pPr>
            <w:r>
              <w:rPr>
                <w:bCs/>
                <w:sz w:val="18"/>
                <w:szCs w:val="18"/>
              </w:rPr>
              <w:t>86.4</w:t>
            </w:r>
          </w:p>
        </w:tc>
        <w:tc>
          <w:tcPr>
            <w:tcW w:w="7937" w:type="dxa"/>
            <w:tcBorders>
              <w:left w:val="nil"/>
              <w:bottom w:val="nil"/>
              <w:right w:val="nil"/>
            </w:tcBorders>
            <w:vAlign w:val="center"/>
          </w:tcPr>
          <w:p w14:paraId="3C9068C5">
            <w:pPr>
              <w:adjustRightInd w:val="0"/>
              <w:snapToGrid w:val="0"/>
              <w:spacing w:line="216" w:lineRule="auto"/>
              <w:jc w:val="center"/>
              <w:rPr>
                <w:bCs/>
                <w:sz w:val="18"/>
                <w:szCs w:val="18"/>
              </w:rPr>
            </w:pPr>
            <w:r>
              <w:rPr>
                <w:bCs/>
                <w:sz w:val="18"/>
                <w:szCs w:val="18"/>
              </w:rPr>
              <w:t>8.1</w:t>
            </w:r>
          </w:p>
        </w:tc>
        <w:tc>
          <w:tcPr>
            <w:tcW w:w="7937" w:type="dxa"/>
            <w:tcBorders>
              <w:left w:val="nil"/>
              <w:bottom w:val="nil"/>
              <w:right w:val="nil"/>
            </w:tcBorders>
            <w:vAlign w:val="center"/>
          </w:tcPr>
          <w:p w14:paraId="0B101ABF">
            <w:pPr>
              <w:adjustRightInd w:val="0"/>
              <w:snapToGrid w:val="0"/>
              <w:spacing w:line="216" w:lineRule="auto"/>
              <w:jc w:val="center"/>
              <w:rPr>
                <w:bCs/>
                <w:sz w:val="18"/>
                <w:szCs w:val="18"/>
              </w:rPr>
            </w:pPr>
            <w:r>
              <w:rPr>
                <w:bCs/>
                <w:sz w:val="18"/>
                <w:szCs w:val="18"/>
              </w:rPr>
              <w:t>2730.3</w:t>
            </w:r>
          </w:p>
        </w:tc>
      </w:tr>
      <w:tr w14:paraId="67C8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37" w:type="dxa"/>
            <w:tcBorders>
              <w:top w:val="nil"/>
              <w:left w:val="nil"/>
              <w:bottom w:val="nil"/>
              <w:right w:val="nil"/>
            </w:tcBorders>
            <w:vAlign w:val="center"/>
          </w:tcPr>
          <w:p w14:paraId="14B75E03">
            <w:pPr>
              <w:adjustRightInd w:val="0"/>
              <w:snapToGrid w:val="0"/>
              <w:spacing w:line="216" w:lineRule="auto"/>
              <w:jc w:val="center"/>
              <w:rPr>
                <w:bCs/>
                <w:sz w:val="18"/>
                <w:szCs w:val="18"/>
              </w:rPr>
            </w:pPr>
            <w:r>
              <w:rPr>
                <w:bCs/>
                <w:sz w:val="18"/>
                <w:szCs w:val="18"/>
              </w:rPr>
              <w:t>CNARW</w:t>
            </w:r>
          </w:p>
        </w:tc>
        <w:tc>
          <w:tcPr>
            <w:tcW w:w="7937" w:type="dxa"/>
            <w:tcBorders>
              <w:top w:val="nil"/>
              <w:left w:val="nil"/>
              <w:bottom w:val="nil"/>
              <w:right w:val="nil"/>
            </w:tcBorders>
            <w:vAlign w:val="center"/>
          </w:tcPr>
          <w:p w14:paraId="599E4E5D">
            <w:pPr>
              <w:adjustRightInd w:val="0"/>
              <w:snapToGrid w:val="0"/>
              <w:spacing w:line="216" w:lineRule="auto"/>
              <w:jc w:val="center"/>
              <w:rPr>
                <w:bCs/>
                <w:sz w:val="18"/>
                <w:szCs w:val="18"/>
              </w:rPr>
            </w:pPr>
            <w:r>
              <w:rPr>
                <w:bCs/>
                <w:sz w:val="18"/>
                <w:szCs w:val="18"/>
              </w:rPr>
              <w:t>9.2</w:t>
            </w:r>
          </w:p>
        </w:tc>
        <w:tc>
          <w:tcPr>
            <w:tcW w:w="7937" w:type="dxa"/>
            <w:tcBorders>
              <w:top w:val="nil"/>
              <w:left w:val="nil"/>
              <w:bottom w:val="nil"/>
              <w:right w:val="nil"/>
            </w:tcBorders>
            <w:vAlign w:val="center"/>
          </w:tcPr>
          <w:p w14:paraId="2931253F">
            <w:pPr>
              <w:adjustRightInd w:val="0"/>
              <w:snapToGrid w:val="0"/>
              <w:spacing w:line="216" w:lineRule="auto"/>
              <w:jc w:val="center"/>
              <w:rPr>
                <w:bCs/>
                <w:sz w:val="18"/>
                <w:szCs w:val="18"/>
              </w:rPr>
            </w:pPr>
            <w:r>
              <w:rPr>
                <w:bCs/>
                <w:sz w:val="18"/>
                <w:szCs w:val="18"/>
              </w:rPr>
              <w:t>15.7</w:t>
            </w:r>
          </w:p>
        </w:tc>
        <w:tc>
          <w:tcPr>
            <w:tcW w:w="7937" w:type="dxa"/>
            <w:tcBorders>
              <w:top w:val="nil"/>
              <w:left w:val="nil"/>
              <w:bottom w:val="nil"/>
              <w:right w:val="nil"/>
            </w:tcBorders>
            <w:vAlign w:val="center"/>
          </w:tcPr>
          <w:p w14:paraId="5D6EA519">
            <w:pPr>
              <w:adjustRightInd w:val="0"/>
              <w:snapToGrid w:val="0"/>
              <w:spacing w:line="216" w:lineRule="auto"/>
              <w:jc w:val="center"/>
              <w:rPr>
                <w:bCs/>
                <w:sz w:val="18"/>
                <w:szCs w:val="18"/>
              </w:rPr>
            </w:pPr>
            <w:r>
              <w:rPr>
                <w:bCs/>
                <w:sz w:val="18"/>
                <w:szCs w:val="18"/>
              </w:rPr>
              <w:t>16.6</w:t>
            </w:r>
          </w:p>
        </w:tc>
        <w:tc>
          <w:tcPr>
            <w:tcW w:w="7937" w:type="dxa"/>
            <w:tcBorders>
              <w:top w:val="nil"/>
              <w:left w:val="nil"/>
              <w:bottom w:val="nil"/>
              <w:right w:val="nil"/>
            </w:tcBorders>
            <w:vAlign w:val="center"/>
          </w:tcPr>
          <w:p w14:paraId="78C0874C">
            <w:pPr>
              <w:adjustRightInd w:val="0"/>
              <w:snapToGrid w:val="0"/>
              <w:spacing w:line="216" w:lineRule="auto"/>
              <w:jc w:val="center"/>
              <w:rPr>
                <w:bCs/>
                <w:sz w:val="18"/>
                <w:szCs w:val="18"/>
              </w:rPr>
            </w:pPr>
            <w:r>
              <w:rPr>
                <w:bCs/>
                <w:sz w:val="18"/>
                <w:szCs w:val="18"/>
              </w:rPr>
              <w:t>127.5</w:t>
            </w:r>
          </w:p>
        </w:tc>
        <w:tc>
          <w:tcPr>
            <w:tcW w:w="7937" w:type="dxa"/>
            <w:tcBorders>
              <w:top w:val="nil"/>
              <w:left w:val="nil"/>
              <w:bottom w:val="nil"/>
              <w:right w:val="nil"/>
            </w:tcBorders>
            <w:vAlign w:val="center"/>
          </w:tcPr>
          <w:p w14:paraId="0D1358F0">
            <w:pPr>
              <w:adjustRightInd w:val="0"/>
              <w:snapToGrid w:val="0"/>
              <w:spacing w:line="216" w:lineRule="auto"/>
              <w:jc w:val="center"/>
              <w:rPr>
                <w:bCs/>
                <w:sz w:val="18"/>
                <w:szCs w:val="18"/>
              </w:rPr>
            </w:pPr>
            <w:r>
              <w:rPr>
                <w:bCs/>
                <w:sz w:val="18"/>
                <w:szCs w:val="18"/>
              </w:rPr>
              <w:t>9.6</w:t>
            </w:r>
          </w:p>
        </w:tc>
        <w:tc>
          <w:tcPr>
            <w:tcW w:w="7937" w:type="dxa"/>
            <w:tcBorders>
              <w:top w:val="nil"/>
              <w:left w:val="nil"/>
              <w:bottom w:val="nil"/>
              <w:right w:val="nil"/>
            </w:tcBorders>
            <w:vAlign w:val="center"/>
          </w:tcPr>
          <w:p w14:paraId="3A479913">
            <w:pPr>
              <w:adjustRightInd w:val="0"/>
              <w:snapToGrid w:val="0"/>
              <w:spacing w:line="216" w:lineRule="auto"/>
              <w:jc w:val="center"/>
              <w:rPr>
                <w:bCs/>
                <w:sz w:val="18"/>
                <w:szCs w:val="18"/>
              </w:rPr>
            </w:pPr>
            <w:r>
              <w:rPr>
                <w:bCs/>
                <w:sz w:val="18"/>
                <w:szCs w:val="18"/>
              </w:rPr>
              <w:t>3393.5</w:t>
            </w:r>
          </w:p>
        </w:tc>
      </w:tr>
      <w:tr w14:paraId="02DB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37" w:type="dxa"/>
            <w:tcBorders>
              <w:top w:val="nil"/>
              <w:left w:val="nil"/>
              <w:bottom w:val="nil"/>
              <w:right w:val="nil"/>
            </w:tcBorders>
            <w:vAlign w:val="center"/>
          </w:tcPr>
          <w:p w14:paraId="06CBD459">
            <w:pPr>
              <w:adjustRightInd w:val="0"/>
              <w:snapToGrid w:val="0"/>
              <w:spacing w:line="216" w:lineRule="auto"/>
              <w:jc w:val="center"/>
              <w:rPr>
                <w:bCs/>
                <w:sz w:val="18"/>
                <w:szCs w:val="18"/>
              </w:rPr>
            </w:pPr>
            <w:r>
              <w:rPr>
                <w:bCs/>
                <w:sz w:val="18"/>
                <w:szCs w:val="18"/>
              </w:rPr>
              <w:t>FF-S</w:t>
            </w:r>
          </w:p>
        </w:tc>
        <w:tc>
          <w:tcPr>
            <w:tcW w:w="7937" w:type="dxa"/>
            <w:tcBorders>
              <w:top w:val="nil"/>
              <w:left w:val="nil"/>
              <w:bottom w:val="nil"/>
              <w:right w:val="nil"/>
            </w:tcBorders>
            <w:vAlign w:val="center"/>
          </w:tcPr>
          <w:p w14:paraId="549E1EF7">
            <w:pPr>
              <w:adjustRightInd w:val="0"/>
              <w:snapToGrid w:val="0"/>
              <w:spacing w:line="216" w:lineRule="auto"/>
              <w:jc w:val="center"/>
              <w:rPr>
                <w:bCs/>
                <w:sz w:val="18"/>
                <w:szCs w:val="18"/>
              </w:rPr>
            </w:pPr>
            <w:r>
              <w:rPr>
                <w:bCs/>
                <w:sz w:val="18"/>
                <w:szCs w:val="18"/>
              </w:rPr>
              <w:t>8.4</w:t>
            </w:r>
          </w:p>
        </w:tc>
        <w:tc>
          <w:tcPr>
            <w:tcW w:w="7937" w:type="dxa"/>
            <w:tcBorders>
              <w:top w:val="nil"/>
              <w:left w:val="nil"/>
              <w:bottom w:val="nil"/>
              <w:right w:val="nil"/>
            </w:tcBorders>
            <w:vAlign w:val="center"/>
          </w:tcPr>
          <w:p w14:paraId="5116D241">
            <w:pPr>
              <w:adjustRightInd w:val="0"/>
              <w:snapToGrid w:val="0"/>
              <w:spacing w:line="216" w:lineRule="auto"/>
              <w:jc w:val="center"/>
              <w:rPr>
                <w:bCs/>
                <w:sz w:val="18"/>
                <w:szCs w:val="18"/>
              </w:rPr>
            </w:pPr>
            <w:r>
              <w:rPr>
                <w:bCs/>
                <w:sz w:val="18"/>
                <w:szCs w:val="18"/>
              </w:rPr>
              <w:t>11.3</w:t>
            </w:r>
          </w:p>
        </w:tc>
        <w:tc>
          <w:tcPr>
            <w:tcW w:w="7937" w:type="dxa"/>
            <w:tcBorders>
              <w:top w:val="nil"/>
              <w:left w:val="nil"/>
              <w:bottom w:val="nil"/>
              <w:right w:val="nil"/>
            </w:tcBorders>
            <w:vAlign w:val="center"/>
          </w:tcPr>
          <w:p w14:paraId="738CF05C">
            <w:pPr>
              <w:adjustRightInd w:val="0"/>
              <w:snapToGrid w:val="0"/>
              <w:spacing w:line="216" w:lineRule="auto"/>
              <w:jc w:val="center"/>
              <w:rPr>
                <w:bCs/>
                <w:sz w:val="18"/>
                <w:szCs w:val="18"/>
              </w:rPr>
            </w:pPr>
            <w:r>
              <w:rPr>
                <w:bCs/>
                <w:sz w:val="18"/>
                <w:szCs w:val="18"/>
              </w:rPr>
              <w:t>12.3</w:t>
            </w:r>
          </w:p>
        </w:tc>
        <w:tc>
          <w:tcPr>
            <w:tcW w:w="7937" w:type="dxa"/>
            <w:tcBorders>
              <w:top w:val="nil"/>
              <w:left w:val="nil"/>
              <w:bottom w:val="nil"/>
              <w:right w:val="nil"/>
            </w:tcBorders>
            <w:vAlign w:val="center"/>
          </w:tcPr>
          <w:p w14:paraId="00EDF715">
            <w:pPr>
              <w:adjustRightInd w:val="0"/>
              <w:snapToGrid w:val="0"/>
              <w:spacing w:line="216" w:lineRule="auto"/>
              <w:jc w:val="center"/>
              <w:rPr>
                <w:bCs/>
                <w:sz w:val="18"/>
                <w:szCs w:val="18"/>
              </w:rPr>
            </w:pPr>
            <w:r>
              <w:rPr>
                <w:bCs/>
                <w:sz w:val="18"/>
                <w:szCs w:val="18"/>
              </w:rPr>
              <w:t>43.8</w:t>
            </w:r>
          </w:p>
        </w:tc>
        <w:tc>
          <w:tcPr>
            <w:tcW w:w="7937" w:type="dxa"/>
            <w:tcBorders>
              <w:top w:val="nil"/>
              <w:left w:val="nil"/>
              <w:bottom w:val="nil"/>
              <w:right w:val="nil"/>
            </w:tcBorders>
            <w:vAlign w:val="center"/>
          </w:tcPr>
          <w:p w14:paraId="442C8545">
            <w:pPr>
              <w:adjustRightInd w:val="0"/>
              <w:snapToGrid w:val="0"/>
              <w:spacing w:line="216" w:lineRule="auto"/>
              <w:jc w:val="center"/>
              <w:rPr>
                <w:bCs/>
                <w:sz w:val="18"/>
                <w:szCs w:val="18"/>
              </w:rPr>
            </w:pPr>
            <w:r>
              <w:rPr>
                <w:bCs/>
                <w:sz w:val="18"/>
                <w:szCs w:val="18"/>
              </w:rPr>
              <w:t>8.2</w:t>
            </w:r>
          </w:p>
        </w:tc>
        <w:tc>
          <w:tcPr>
            <w:tcW w:w="7937" w:type="dxa"/>
            <w:tcBorders>
              <w:top w:val="nil"/>
              <w:left w:val="nil"/>
              <w:bottom w:val="nil"/>
              <w:right w:val="nil"/>
            </w:tcBorders>
            <w:vAlign w:val="center"/>
          </w:tcPr>
          <w:p w14:paraId="7B017B16">
            <w:pPr>
              <w:adjustRightInd w:val="0"/>
              <w:snapToGrid w:val="0"/>
              <w:spacing w:line="216" w:lineRule="auto"/>
              <w:jc w:val="center"/>
              <w:rPr>
                <w:bCs/>
                <w:sz w:val="18"/>
                <w:szCs w:val="18"/>
              </w:rPr>
            </w:pPr>
            <w:r>
              <w:rPr>
                <w:bCs/>
                <w:sz w:val="18"/>
                <w:szCs w:val="18"/>
              </w:rPr>
              <w:t>226.1</w:t>
            </w:r>
          </w:p>
        </w:tc>
      </w:tr>
      <w:tr w14:paraId="70FA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37" w:type="dxa"/>
            <w:tcBorders>
              <w:top w:val="nil"/>
              <w:left w:val="nil"/>
              <w:bottom w:val="nil"/>
              <w:right w:val="nil"/>
            </w:tcBorders>
            <w:vAlign w:val="center"/>
          </w:tcPr>
          <w:p w14:paraId="49B3FC31">
            <w:pPr>
              <w:adjustRightInd w:val="0"/>
              <w:snapToGrid w:val="0"/>
              <w:spacing w:line="216" w:lineRule="auto"/>
              <w:jc w:val="center"/>
              <w:rPr>
                <w:bCs/>
                <w:sz w:val="18"/>
                <w:szCs w:val="18"/>
              </w:rPr>
            </w:pPr>
            <w:r>
              <w:rPr>
                <w:bCs/>
                <w:sz w:val="18"/>
                <w:szCs w:val="18"/>
              </w:rPr>
              <w:t>SSumM</w:t>
            </w:r>
          </w:p>
        </w:tc>
        <w:tc>
          <w:tcPr>
            <w:tcW w:w="7937" w:type="dxa"/>
            <w:tcBorders>
              <w:top w:val="nil"/>
              <w:left w:val="nil"/>
              <w:bottom w:val="nil"/>
              <w:right w:val="nil"/>
            </w:tcBorders>
            <w:vAlign w:val="center"/>
          </w:tcPr>
          <w:p w14:paraId="18DECBF5">
            <w:pPr>
              <w:adjustRightInd w:val="0"/>
              <w:snapToGrid w:val="0"/>
              <w:spacing w:line="216" w:lineRule="auto"/>
              <w:jc w:val="center"/>
              <w:rPr>
                <w:bCs/>
                <w:sz w:val="18"/>
                <w:szCs w:val="18"/>
              </w:rPr>
            </w:pPr>
            <w:r>
              <w:rPr>
                <w:bCs/>
                <w:sz w:val="18"/>
                <w:szCs w:val="18"/>
              </w:rPr>
              <w:t>26.9</w:t>
            </w:r>
          </w:p>
        </w:tc>
        <w:tc>
          <w:tcPr>
            <w:tcW w:w="7937" w:type="dxa"/>
            <w:tcBorders>
              <w:top w:val="nil"/>
              <w:left w:val="nil"/>
              <w:bottom w:val="nil"/>
              <w:right w:val="nil"/>
            </w:tcBorders>
            <w:vAlign w:val="center"/>
          </w:tcPr>
          <w:p w14:paraId="36432C8D">
            <w:pPr>
              <w:adjustRightInd w:val="0"/>
              <w:snapToGrid w:val="0"/>
              <w:spacing w:line="216" w:lineRule="auto"/>
              <w:jc w:val="center"/>
              <w:rPr>
                <w:bCs/>
                <w:sz w:val="18"/>
                <w:szCs w:val="18"/>
              </w:rPr>
            </w:pPr>
            <w:r>
              <w:rPr>
                <w:bCs/>
                <w:sz w:val="18"/>
                <w:szCs w:val="18"/>
              </w:rPr>
              <w:t>14.7</w:t>
            </w:r>
          </w:p>
        </w:tc>
        <w:tc>
          <w:tcPr>
            <w:tcW w:w="7937" w:type="dxa"/>
            <w:tcBorders>
              <w:top w:val="nil"/>
              <w:left w:val="nil"/>
              <w:bottom w:val="nil"/>
              <w:right w:val="nil"/>
            </w:tcBorders>
            <w:vAlign w:val="center"/>
          </w:tcPr>
          <w:p w14:paraId="4A11000E">
            <w:pPr>
              <w:adjustRightInd w:val="0"/>
              <w:snapToGrid w:val="0"/>
              <w:spacing w:line="216" w:lineRule="auto"/>
              <w:jc w:val="center"/>
              <w:rPr>
                <w:bCs/>
                <w:sz w:val="18"/>
                <w:szCs w:val="18"/>
              </w:rPr>
            </w:pPr>
            <w:r>
              <w:rPr>
                <w:bCs/>
                <w:sz w:val="18"/>
                <w:szCs w:val="18"/>
              </w:rPr>
              <w:t>30.9</w:t>
            </w:r>
          </w:p>
        </w:tc>
        <w:tc>
          <w:tcPr>
            <w:tcW w:w="7937" w:type="dxa"/>
            <w:tcBorders>
              <w:top w:val="nil"/>
              <w:left w:val="nil"/>
              <w:bottom w:val="nil"/>
              <w:right w:val="nil"/>
            </w:tcBorders>
            <w:vAlign w:val="center"/>
          </w:tcPr>
          <w:p w14:paraId="093BE2F8">
            <w:pPr>
              <w:adjustRightInd w:val="0"/>
              <w:snapToGrid w:val="0"/>
              <w:spacing w:line="216" w:lineRule="auto"/>
              <w:jc w:val="center"/>
              <w:rPr>
                <w:bCs/>
                <w:sz w:val="18"/>
                <w:szCs w:val="18"/>
              </w:rPr>
            </w:pPr>
            <w:r>
              <w:rPr>
                <w:bCs/>
                <w:sz w:val="18"/>
                <w:szCs w:val="18"/>
              </w:rPr>
              <w:t>522.7</w:t>
            </w:r>
          </w:p>
        </w:tc>
        <w:tc>
          <w:tcPr>
            <w:tcW w:w="7937" w:type="dxa"/>
            <w:tcBorders>
              <w:top w:val="nil"/>
              <w:left w:val="nil"/>
              <w:bottom w:val="nil"/>
              <w:right w:val="nil"/>
            </w:tcBorders>
            <w:vAlign w:val="center"/>
          </w:tcPr>
          <w:p w14:paraId="597EFB51">
            <w:pPr>
              <w:adjustRightInd w:val="0"/>
              <w:snapToGrid w:val="0"/>
              <w:spacing w:line="216" w:lineRule="auto"/>
              <w:jc w:val="center"/>
              <w:rPr>
                <w:bCs/>
                <w:sz w:val="18"/>
                <w:szCs w:val="18"/>
              </w:rPr>
            </w:pPr>
            <w:r>
              <w:rPr>
                <w:bCs/>
                <w:sz w:val="18"/>
                <w:szCs w:val="18"/>
              </w:rPr>
              <w:t>8.1</w:t>
            </w:r>
          </w:p>
        </w:tc>
        <w:tc>
          <w:tcPr>
            <w:tcW w:w="7937" w:type="dxa"/>
            <w:tcBorders>
              <w:top w:val="nil"/>
              <w:left w:val="nil"/>
              <w:bottom w:val="nil"/>
              <w:right w:val="nil"/>
            </w:tcBorders>
            <w:vAlign w:val="center"/>
          </w:tcPr>
          <w:p w14:paraId="777C273E">
            <w:pPr>
              <w:adjustRightInd w:val="0"/>
              <w:snapToGrid w:val="0"/>
              <w:spacing w:line="216" w:lineRule="auto"/>
              <w:jc w:val="center"/>
              <w:rPr>
                <w:bCs/>
                <w:sz w:val="18"/>
                <w:szCs w:val="18"/>
              </w:rPr>
            </w:pPr>
            <w:r>
              <w:rPr>
                <w:bCs/>
                <w:sz w:val="18"/>
                <w:szCs w:val="18"/>
              </w:rPr>
              <w:t>313.7</w:t>
            </w:r>
          </w:p>
        </w:tc>
      </w:tr>
      <w:tr w14:paraId="6ED3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97" w:hRule="atLeast"/>
          <w:jc w:val="center"/>
        </w:trPr>
        <w:tc>
          <w:tcPr>
            <w:tcW w:w="7937" w:type="dxa"/>
            <w:tcBorders>
              <w:top w:val="nil"/>
              <w:left w:val="nil"/>
              <w:bottom w:val="nil"/>
              <w:right w:val="nil"/>
            </w:tcBorders>
            <w:vAlign w:val="center"/>
          </w:tcPr>
          <w:p w14:paraId="514FCBAA">
            <w:pPr>
              <w:adjustRightInd w:val="0"/>
              <w:snapToGrid w:val="0"/>
              <w:spacing w:line="216" w:lineRule="auto"/>
              <w:jc w:val="center"/>
              <w:rPr>
                <w:bCs/>
                <w:sz w:val="18"/>
                <w:szCs w:val="18"/>
              </w:rPr>
            </w:pPr>
            <w:r>
              <w:rPr>
                <w:bCs/>
                <w:sz w:val="18"/>
                <w:szCs w:val="18"/>
              </w:rPr>
              <w:t>SS</w:t>
            </w:r>
          </w:p>
        </w:tc>
        <w:tc>
          <w:tcPr>
            <w:tcW w:w="7937" w:type="dxa"/>
            <w:tcBorders>
              <w:top w:val="nil"/>
              <w:left w:val="nil"/>
              <w:bottom w:val="nil"/>
              <w:right w:val="nil"/>
            </w:tcBorders>
            <w:vAlign w:val="center"/>
          </w:tcPr>
          <w:p w14:paraId="7D451B49">
            <w:pPr>
              <w:adjustRightInd w:val="0"/>
              <w:snapToGrid w:val="0"/>
              <w:spacing w:line="216" w:lineRule="auto"/>
              <w:jc w:val="center"/>
              <w:rPr>
                <w:bCs/>
                <w:sz w:val="18"/>
                <w:szCs w:val="18"/>
              </w:rPr>
            </w:pPr>
            <w:r>
              <w:rPr>
                <w:bCs/>
                <w:sz w:val="18"/>
                <w:szCs w:val="18"/>
              </w:rPr>
              <w:t>9.5</w:t>
            </w:r>
          </w:p>
        </w:tc>
        <w:tc>
          <w:tcPr>
            <w:tcW w:w="7937" w:type="dxa"/>
            <w:tcBorders>
              <w:top w:val="nil"/>
              <w:left w:val="nil"/>
              <w:bottom w:val="nil"/>
              <w:right w:val="nil"/>
            </w:tcBorders>
            <w:vAlign w:val="center"/>
          </w:tcPr>
          <w:p w14:paraId="5F34BA40">
            <w:pPr>
              <w:adjustRightInd w:val="0"/>
              <w:snapToGrid w:val="0"/>
              <w:spacing w:line="216" w:lineRule="auto"/>
              <w:jc w:val="center"/>
              <w:rPr>
                <w:bCs/>
                <w:sz w:val="18"/>
                <w:szCs w:val="18"/>
              </w:rPr>
            </w:pPr>
            <w:r>
              <w:rPr>
                <w:bCs/>
                <w:sz w:val="18"/>
                <w:szCs w:val="18"/>
              </w:rPr>
              <w:t>11.4</w:t>
            </w:r>
          </w:p>
        </w:tc>
        <w:tc>
          <w:tcPr>
            <w:tcW w:w="7937" w:type="dxa"/>
            <w:tcBorders>
              <w:top w:val="nil"/>
              <w:left w:val="nil"/>
              <w:bottom w:val="nil"/>
              <w:right w:val="nil"/>
            </w:tcBorders>
            <w:vAlign w:val="center"/>
          </w:tcPr>
          <w:p w14:paraId="04DA1779">
            <w:pPr>
              <w:adjustRightInd w:val="0"/>
              <w:snapToGrid w:val="0"/>
              <w:spacing w:line="216" w:lineRule="auto"/>
              <w:jc w:val="center"/>
              <w:rPr>
                <w:bCs/>
                <w:sz w:val="18"/>
                <w:szCs w:val="18"/>
              </w:rPr>
            </w:pPr>
            <w:r>
              <w:rPr>
                <w:bCs/>
                <w:sz w:val="18"/>
                <w:szCs w:val="18"/>
              </w:rPr>
              <w:t>13.1</w:t>
            </w:r>
          </w:p>
        </w:tc>
        <w:tc>
          <w:tcPr>
            <w:tcW w:w="7937" w:type="dxa"/>
            <w:tcBorders>
              <w:top w:val="nil"/>
              <w:left w:val="nil"/>
              <w:bottom w:val="nil"/>
              <w:right w:val="nil"/>
            </w:tcBorders>
            <w:vAlign w:val="center"/>
          </w:tcPr>
          <w:p w14:paraId="3DC337DA">
            <w:pPr>
              <w:adjustRightInd w:val="0"/>
              <w:snapToGrid w:val="0"/>
              <w:spacing w:line="216" w:lineRule="auto"/>
              <w:jc w:val="center"/>
              <w:rPr>
                <w:bCs/>
                <w:sz w:val="18"/>
                <w:szCs w:val="18"/>
              </w:rPr>
            </w:pPr>
            <w:r>
              <w:rPr>
                <w:bCs/>
                <w:sz w:val="18"/>
                <w:szCs w:val="18"/>
              </w:rPr>
              <w:t>42.5</w:t>
            </w:r>
          </w:p>
        </w:tc>
        <w:tc>
          <w:tcPr>
            <w:tcW w:w="7937" w:type="dxa"/>
            <w:tcBorders>
              <w:top w:val="nil"/>
              <w:left w:val="nil"/>
              <w:bottom w:val="nil"/>
              <w:right w:val="nil"/>
            </w:tcBorders>
            <w:vAlign w:val="center"/>
          </w:tcPr>
          <w:p w14:paraId="05427732">
            <w:pPr>
              <w:adjustRightInd w:val="0"/>
              <w:snapToGrid w:val="0"/>
              <w:spacing w:line="216" w:lineRule="auto"/>
              <w:jc w:val="center"/>
              <w:rPr>
                <w:bCs/>
                <w:sz w:val="18"/>
                <w:szCs w:val="18"/>
              </w:rPr>
            </w:pPr>
            <w:r>
              <w:rPr>
                <w:bCs/>
                <w:sz w:val="18"/>
                <w:szCs w:val="18"/>
              </w:rPr>
              <w:t>7.1</w:t>
            </w:r>
          </w:p>
        </w:tc>
        <w:tc>
          <w:tcPr>
            <w:tcW w:w="7937" w:type="dxa"/>
            <w:tcBorders>
              <w:top w:val="nil"/>
              <w:left w:val="nil"/>
              <w:bottom w:val="nil"/>
              <w:right w:val="nil"/>
            </w:tcBorders>
            <w:vAlign w:val="center"/>
          </w:tcPr>
          <w:p w14:paraId="61E37A33">
            <w:pPr>
              <w:adjustRightInd w:val="0"/>
              <w:snapToGrid w:val="0"/>
              <w:spacing w:line="216" w:lineRule="auto"/>
              <w:jc w:val="center"/>
              <w:rPr>
                <w:bCs/>
                <w:sz w:val="18"/>
                <w:szCs w:val="18"/>
              </w:rPr>
            </w:pPr>
            <w:r>
              <w:rPr>
                <w:bCs/>
                <w:sz w:val="18"/>
                <w:szCs w:val="18"/>
              </w:rPr>
              <w:t>226.5</w:t>
            </w:r>
          </w:p>
        </w:tc>
      </w:tr>
      <w:tr w14:paraId="3B330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37" w:type="dxa"/>
            <w:tcBorders>
              <w:top w:val="nil"/>
              <w:left w:val="nil"/>
              <w:bottom w:val="nil"/>
              <w:right w:val="nil"/>
            </w:tcBorders>
            <w:vAlign w:val="center"/>
          </w:tcPr>
          <w:p w14:paraId="52BECBD9">
            <w:pPr>
              <w:adjustRightInd w:val="0"/>
              <w:snapToGrid w:val="0"/>
              <w:spacing w:line="216" w:lineRule="auto"/>
              <w:jc w:val="center"/>
              <w:rPr>
                <w:bCs/>
                <w:sz w:val="18"/>
                <w:szCs w:val="18"/>
              </w:rPr>
            </w:pPr>
            <w:r>
              <w:rPr>
                <w:bCs/>
                <w:sz w:val="18"/>
                <w:szCs w:val="18"/>
              </w:rPr>
              <w:t>SsAG</w:t>
            </w:r>
          </w:p>
        </w:tc>
        <w:tc>
          <w:tcPr>
            <w:tcW w:w="7937" w:type="dxa"/>
            <w:tcBorders>
              <w:top w:val="nil"/>
              <w:left w:val="nil"/>
              <w:bottom w:val="nil"/>
              <w:right w:val="nil"/>
            </w:tcBorders>
            <w:vAlign w:val="center"/>
          </w:tcPr>
          <w:p w14:paraId="7C9F2FA7">
            <w:pPr>
              <w:adjustRightInd w:val="0"/>
              <w:snapToGrid w:val="0"/>
              <w:spacing w:line="216" w:lineRule="auto"/>
              <w:jc w:val="center"/>
              <w:rPr>
                <w:bCs/>
                <w:sz w:val="18"/>
                <w:szCs w:val="18"/>
              </w:rPr>
            </w:pPr>
            <w:r>
              <w:rPr>
                <w:bCs/>
                <w:sz w:val="18"/>
                <w:szCs w:val="18"/>
              </w:rPr>
              <w:t>5.1</w:t>
            </w:r>
          </w:p>
        </w:tc>
        <w:tc>
          <w:tcPr>
            <w:tcW w:w="7937" w:type="dxa"/>
            <w:tcBorders>
              <w:top w:val="nil"/>
              <w:left w:val="nil"/>
              <w:bottom w:val="nil"/>
              <w:right w:val="nil"/>
            </w:tcBorders>
            <w:vAlign w:val="center"/>
          </w:tcPr>
          <w:p w14:paraId="01F4021F">
            <w:pPr>
              <w:adjustRightInd w:val="0"/>
              <w:snapToGrid w:val="0"/>
              <w:spacing w:line="216" w:lineRule="auto"/>
              <w:jc w:val="center"/>
              <w:rPr>
                <w:bCs/>
                <w:sz w:val="18"/>
                <w:szCs w:val="18"/>
              </w:rPr>
            </w:pPr>
            <w:r>
              <w:rPr>
                <w:bCs/>
                <w:sz w:val="18"/>
                <w:szCs w:val="18"/>
              </w:rPr>
              <w:t>6.3</w:t>
            </w:r>
          </w:p>
        </w:tc>
        <w:tc>
          <w:tcPr>
            <w:tcW w:w="7937" w:type="dxa"/>
            <w:tcBorders>
              <w:top w:val="nil"/>
              <w:left w:val="nil"/>
              <w:bottom w:val="nil"/>
              <w:right w:val="nil"/>
            </w:tcBorders>
            <w:vAlign w:val="center"/>
          </w:tcPr>
          <w:p w14:paraId="09021AD5">
            <w:pPr>
              <w:adjustRightInd w:val="0"/>
              <w:snapToGrid w:val="0"/>
              <w:spacing w:line="216" w:lineRule="auto"/>
              <w:jc w:val="center"/>
              <w:rPr>
                <w:bCs/>
                <w:sz w:val="18"/>
                <w:szCs w:val="18"/>
              </w:rPr>
            </w:pPr>
            <w:r>
              <w:rPr>
                <w:bCs/>
                <w:sz w:val="18"/>
                <w:szCs w:val="18"/>
              </w:rPr>
              <w:t>5.8</w:t>
            </w:r>
          </w:p>
        </w:tc>
        <w:tc>
          <w:tcPr>
            <w:tcW w:w="7937" w:type="dxa"/>
            <w:tcBorders>
              <w:top w:val="nil"/>
              <w:left w:val="nil"/>
              <w:bottom w:val="nil"/>
              <w:right w:val="nil"/>
            </w:tcBorders>
            <w:vAlign w:val="center"/>
          </w:tcPr>
          <w:p w14:paraId="30CC205E">
            <w:pPr>
              <w:adjustRightInd w:val="0"/>
              <w:snapToGrid w:val="0"/>
              <w:spacing w:line="216" w:lineRule="auto"/>
              <w:jc w:val="center"/>
              <w:rPr>
                <w:bCs/>
                <w:sz w:val="18"/>
                <w:szCs w:val="18"/>
              </w:rPr>
            </w:pPr>
            <w:r>
              <w:rPr>
                <w:bCs/>
                <w:sz w:val="18"/>
                <w:szCs w:val="18"/>
              </w:rPr>
              <w:t>26.4</w:t>
            </w:r>
          </w:p>
        </w:tc>
        <w:tc>
          <w:tcPr>
            <w:tcW w:w="7937" w:type="dxa"/>
            <w:tcBorders>
              <w:top w:val="nil"/>
              <w:left w:val="nil"/>
              <w:bottom w:val="nil"/>
              <w:right w:val="nil"/>
            </w:tcBorders>
            <w:vAlign w:val="center"/>
          </w:tcPr>
          <w:p w14:paraId="22028F75">
            <w:pPr>
              <w:adjustRightInd w:val="0"/>
              <w:snapToGrid w:val="0"/>
              <w:spacing w:line="216" w:lineRule="auto"/>
              <w:jc w:val="center"/>
              <w:rPr>
                <w:bCs/>
                <w:sz w:val="18"/>
                <w:szCs w:val="18"/>
              </w:rPr>
            </w:pPr>
            <w:r>
              <w:rPr>
                <w:bCs/>
                <w:sz w:val="18"/>
                <w:szCs w:val="18"/>
              </w:rPr>
              <w:t>5.0</w:t>
            </w:r>
          </w:p>
        </w:tc>
        <w:tc>
          <w:tcPr>
            <w:tcW w:w="7937" w:type="dxa"/>
            <w:tcBorders>
              <w:top w:val="nil"/>
              <w:left w:val="nil"/>
              <w:bottom w:val="nil"/>
              <w:right w:val="nil"/>
            </w:tcBorders>
            <w:vAlign w:val="center"/>
          </w:tcPr>
          <w:p w14:paraId="57463383">
            <w:pPr>
              <w:adjustRightInd w:val="0"/>
              <w:snapToGrid w:val="0"/>
              <w:spacing w:line="216" w:lineRule="auto"/>
              <w:jc w:val="center"/>
              <w:rPr>
                <w:bCs/>
                <w:sz w:val="18"/>
                <w:szCs w:val="18"/>
              </w:rPr>
            </w:pPr>
            <w:r>
              <w:rPr>
                <w:bCs/>
                <w:sz w:val="18"/>
                <w:szCs w:val="18"/>
              </w:rPr>
              <w:t>464.1</w:t>
            </w:r>
          </w:p>
        </w:tc>
      </w:tr>
      <w:tr w14:paraId="3A4A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37" w:type="dxa"/>
            <w:tcBorders>
              <w:top w:val="nil"/>
              <w:left w:val="nil"/>
              <w:bottom w:val="nil"/>
              <w:right w:val="nil"/>
            </w:tcBorders>
            <w:vAlign w:val="center"/>
          </w:tcPr>
          <w:p w14:paraId="3087C55F">
            <w:pPr>
              <w:adjustRightInd w:val="0"/>
              <w:snapToGrid w:val="0"/>
              <w:spacing w:line="216" w:lineRule="auto"/>
              <w:jc w:val="center"/>
              <w:rPr>
                <w:bCs/>
                <w:sz w:val="18"/>
                <w:szCs w:val="15"/>
              </w:rPr>
            </w:pPr>
            <w:r>
              <w:rPr>
                <w:bCs/>
                <w:sz w:val="18"/>
                <w:szCs w:val="15"/>
              </w:rPr>
              <w:t>DomainMatching</w:t>
            </w:r>
          </w:p>
        </w:tc>
        <w:tc>
          <w:tcPr>
            <w:tcW w:w="7937" w:type="dxa"/>
            <w:tcBorders>
              <w:top w:val="nil"/>
              <w:left w:val="nil"/>
              <w:bottom w:val="nil"/>
              <w:right w:val="nil"/>
            </w:tcBorders>
            <w:vAlign w:val="center"/>
          </w:tcPr>
          <w:p w14:paraId="63ABA2B4">
            <w:pPr>
              <w:adjustRightInd w:val="0"/>
              <w:snapToGrid w:val="0"/>
              <w:spacing w:line="216" w:lineRule="auto"/>
              <w:jc w:val="center"/>
              <w:rPr>
                <w:bCs/>
                <w:sz w:val="18"/>
                <w:szCs w:val="15"/>
              </w:rPr>
            </w:pPr>
            <w:r>
              <w:rPr>
                <w:bCs/>
                <w:sz w:val="18"/>
                <w:szCs w:val="15"/>
              </w:rPr>
              <w:t>300.1</w:t>
            </w:r>
          </w:p>
        </w:tc>
        <w:tc>
          <w:tcPr>
            <w:tcW w:w="7937" w:type="dxa"/>
            <w:tcBorders>
              <w:top w:val="nil"/>
              <w:left w:val="nil"/>
              <w:bottom w:val="nil"/>
              <w:right w:val="nil"/>
            </w:tcBorders>
            <w:vAlign w:val="center"/>
          </w:tcPr>
          <w:p w14:paraId="4A8DC163">
            <w:pPr>
              <w:adjustRightInd w:val="0"/>
              <w:snapToGrid w:val="0"/>
              <w:spacing w:line="216" w:lineRule="auto"/>
              <w:jc w:val="center"/>
              <w:rPr>
                <w:bCs/>
                <w:sz w:val="18"/>
                <w:szCs w:val="15"/>
              </w:rPr>
            </w:pPr>
            <w:r>
              <w:rPr>
                <w:bCs/>
                <w:sz w:val="18"/>
                <w:szCs w:val="15"/>
              </w:rPr>
              <w:t>60.6</w:t>
            </w:r>
          </w:p>
        </w:tc>
        <w:tc>
          <w:tcPr>
            <w:tcW w:w="7937" w:type="dxa"/>
            <w:tcBorders>
              <w:top w:val="nil"/>
              <w:left w:val="nil"/>
              <w:bottom w:val="nil"/>
              <w:right w:val="nil"/>
            </w:tcBorders>
            <w:vAlign w:val="center"/>
          </w:tcPr>
          <w:p w14:paraId="3B40BF51">
            <w:pPr>
              <w:adjustRightInd w:val="0"/>
              <w:snapToGrid w:val="0"/>
              <w:spacing w:line="216" w:lineRule="auto"/>
              <w:jc w:val="center"/>
              <w:rPr>
                <w:bCs/>
                <w:sz w:val="18"/>
                <w:szCs w:val="15"/>
              </w:rPr>
            </w:pPr>
            <w:r>
              <w:rPr>
                <w:bCs/>
                <w:sz w:val="18"/>
                <w:szCs w:val="15"/>
              </w:rPr>
              <w:t>3859.9</w:t>
            </w:r>
          </w:p>
        </w:tc>
        <w:tc>
          <w:tcPr>
            <w:tcW w:w="7937" w:type="dxa"/>
            <w:tcBorders>
              <w:top w:val="nil"/>
              <w:left w:val="nil"/>
              <w:bottom w:val="nil"/>
              <w:right w:val="nil"/>
            </w:tcBorders>
            <w:vAlign w:val="center"/>
          </w:tcPr>
          <w:p w14:paraId="3DF863C9">
            <w:pPr>
              <w:adjustRightInd w:val="0"/>
              <w:snapToGrid w:val="0"/>
              <w:spacing w:line="216" w:lineRule="auto"/>
              <w:jc w:val="center"/>
              <w:rPr>
                <w:bCs/>
                <w:sz w:val="18"/>
                <w:szCs w:val="15"/>
              </w:rPr>
            </w:pPr>
            <w:r>
              <w:rPr>
                <w:bCs/>
                <w:sz w:val="18"/>
                <w:szCs w:val="15"/>
              </w:rPr>
              <w:t>5824.4</w:t>
            </w:r>
          </w:p>
        </w:tc>
        <w:tc>
          <w:tcPr>
            <w:tcW w:w="7937" w:type="dxa"/>
            <w:tcBorders>
              <w:top w:val="nil"/>
              <w:left w:val="nil"/>
              <w:bottom w:val="nil"/>
              <w:right w:val="nil"/>
            </w:tcBorders>
            <w:vAlign w:val="center"/>
          </w:tcPr>
          <w:p w14:paraId="7D18FC4B">
            <w:pPr>
              <w:adjustRightInd w:val="0"/>
              <w:snapToGrid w:val="0"/>
              <w:spacing w:line="216" w:lineRule="auto"/>
              <w:jc w:val="center"/>
              <w:rPr>
                <w:bCs/>
                <w:sz w:val="18"/>
                <w:szCs w:val="15"/>
              </w:rPr>
            </w:pPr>
            <w:r>
              <w:rPr>
                <w:bCs/>
                <w:sz w:val="18"/>
                <w:szCs w:val="15"/>
              </w:rPr>
              <w:t>490.1</w:t>
            </w:r>
          </w:p>
        </w:tc>
        <w:tc>
          <w:tcPr>
            <w:tcW w:w="7937" w:type="dxa"/>
            <w:tcBorders>
              <w:top w:val="nil"/>
              <w:left w:val="nil"/>
              <w:bottom w:val="nil"/>
              <w:right w:val="nil"/>
            </w:tcBorders>
            <w:vAlign w:val="center"/>
          </w:tcPr>
          <w:p w14:paraId="4293C720">
            <w:pPr>
              <w:adjustRightInd w:val="0"/>
              <w:snapToGrid w:val="0"/>
              <w:spacing w:line="216" w:lineRule="auto"/>
              <w:jc w:val="center"/>
              <w:rPr>
                <w:bCs/>
                <w:sz w:val="18"/>
                <w:szCs w:val="15"/>
              </w:rPr>
            </w:pPr>
            <w:r>
              <w:rPr>
                <w:bCs/>
                <w:sz w:val="18"/>
                <w:szCs w:val="15"/>
              </w:rPr>
              <w:t>8820.3</w:t>
            </w:r>
          </w:p>
        </w:tc>
      </w:tr>
      <w:tr w14:paraId="7177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7937" w:type="dxa"/>
            <w:tcBorders>
              <w:top w:val="nil"/>
              <w:left w:val="nil"/>
              <w:right w:val="nil"/>
            </w:tcBorders>
            <w:vAlign w:val="center"/>
          </w:tcPr>
          <w:p w14:paraId="68DDCC8E">
            <w:pPr>
              <w:adjustRightInd w:val="0"/>
              <w:snapToGrid w:val="0"/>
              <w:spacing w:line="216" w:lineRule="auto"/>
              <w:jc w:val="center"/>
              <w:rPr>
                <w:bCs/>
                <w:sz w:val="18"/>
                <w:szCs w:val="15"/>
              </w:rPr>
            </w:pPr>
            <w:r>
              <w:rPr>
                <w:bCs/>
                <w:sz w:val="18"/>
                <w:szCs w:val="15"/>
              </w:rPr>
              <w:t>DomainMatching</w:t>
            </w:r>
            <w:r>
              <w:rPr>
                <w:rFonts w:hint="eastAsia"/>
                <w:bCs/>
                <w:sz w:val="18"/>
                <w:szCs w:val="15"/>
                <w:vertAlign w:val="subscript"/>
              </w:rPr>
              <w:t>nopt</w:t>
            </w:r>
          </w:p>
        </w:tc>
        <w:tc>
          <w:tcPr>
            <w:tcW w:w="7937" w:type="dxa"/>
            <w:tcBorders>
              <w:top w:val="nil"/>
              <w:left w:val="nil"/>
              <w:right w:val="nil"/>
            </w:tcBorders>
            <w:vAlign w:val="center"/>
          </w:tcPr>
          <w:p w14:paraId="1FFD4C90">
            <w:pPr>
              <w:adjustRightInd w:val="0"/>
              <w:snapToGrid w:val="0"/>
              <w:spacing w:line="216" w:lineRule="auto"/>
              <w:jc w:val="center"/>
              <w:rPr>
                <w:bCs/>
                <w:sz w:val="18"/>
                <w:szCs w:val="15"/>
              </w:rPr>
            </w:pPr>
            <w:r>
              <w:rPr>
                <w:rFonts w:hint="eastAsia"/>
                <w:bCs/>
                <w:sz w:val="18"/>
                <w:szCs w:val="15"/>
              </w:rPr>
              <w:t>348.8</w:t>
            </w:r>
          </w:p>
        </w:tc>
        <w:tc>
          <w:tcPr>
            <w:tcW w:w="7937" w:type="dxa"/>
            <w:tcBorders>
              <w:top w:val="nil"/>
              <w:left w:val="nil"/>
              <w:right w:val="nil"/>
            </w:tcBorders>
            <w:vAlign w:val="center"/>
          </w:tcPr>
          <w:p w14:paraId="536EF625">
            <w:pPr>
              <w:adjustRightInd w:val="0"/>
              <w:snapToGrid w:val="0"/>
              <w:spacing w:line="216" w:lineRule="auto"/>
              <w:jc w:val="center"/>
              <w:rPr>
                <w:bCs/>
                <w:sz w:val="18"/>
                <w:szCs w:val="15"/>
              </w:rPr>
            </w:pPr>
            <w:r>
              <w:rPr>
                <w:rFonts w:hint="eastAsia"/>
                <w:bCs/>
                <w:sz w:val="18"/>
                <w:szCs w:val="15"/>
              </w:rPr>
              <w:t>67.2</w:t>
            </w:r>
          </w:p>
        </w:tc>
        <w:tc>
          <w:tcPr>
            <w:tcW w:w="7937" w:type="dxa"/>
            <w:tcBorders>
              <w:top w:val="nil"/>
              <w:left w:val="nil"/>
              <w:right w:val="nil"/>
            </w:tcBorders>
            <w:vAlign w:val="center"/>
          </w:tcPr>
          <w:p w14:paraId="62E5CE5E">
            <w:pPr>
              <w:adjustRightInd w:val="0"/>
              <w:snapToGrid w:val="0"/>
              <w:spacing w:line="216" w:lineRule="auto"/>
              <w:jc w:val="center"/>
              <w:rPr>
                <w:bCs/>
                <w:sz w:val="18"/>
                <w:szCs w:val="15"/>
              </w:rPr>
            </w:pPr>
            <w:r>
              <w:rPr>
                <w:rFonts w:hint="eastAsia"/>
                <w:bCs/>
                <w:sz w:val="18"/>
                <w:szCs w:val="15"/>
              </w:rPr>
              <w:t>24396.1</w:t>
            </w:r>
          </w:p>
        </w:tc>
        <w:tc>
          <w:tcPr>
            <w:tcW w:w="7937" w:type="dxa"/>
            <w:tcBorders>
              <w:top w:val="nil"/>
              <w:left w:val="nil"/>
              <w:right w:val="nil"/>
            </w:tcBorders>
            <w:vAlign w:val="center"/>
          </w:tcPr>
          <w:p w14:paraId="252ADFB1">
            <w:pPr>
              <w:adjustRightInd w:val="0"/>
              <w:snapToGrid w:val="0"/>
              <w:spacing w:line="216" w:lineRule="auto"/>
              <w:jc w:val="center"/>
              <w:rPr>
                <w:bCs/>
                <w:sz w:val="18"/>
                <w:szCs w:val="15"/>
              </w:rPr>
            </w:pPr>
            <w:r>
              <w:rPr>
                <w:rFonts w:hint="eastAsia"/>
                <w:bCs/>
                <w:sz w:val="18"/>
                <w:szCs w:val="15"/>
              </w:rPr>
              <w:t>119738.3</w:t>
            </w:r>
          </w:p>
        </w:tc>
        <w:tc>
          <w:tcPr>
            <w:tcW w:w="7937" w:type="dxa"/>
            <w:tcBorders>
              <w:top w:val="nil"/>
              <w:left w:val="nil"/>
              <w:right w:val="nil"/>
            </w:tcBorders>
            <w:vAlign w:val="center"/>
          </w:tcPr>
          <w:p w14:paraId="78D44038">
            <w:pPr>
              <w:adjustRightInd w:val="0"/>
              <w:snapToGrid w:val="0"/>
              <w:spacing w:line="216" w:lineRule="auto"/>
              <w:jc w:val="center"/>
              <w:rPr>
                <w:bCs/>
                <w:sz w:val="18"/>
                <w:szCs w:val="15"/>
              </w:rPr>
            </w:pPr>
            <w:r>
              <w:rPr>
                <w:rFonts w:hint="eastAsia"/>
                <w:bCs/>
                <w:sz w:val="18"/>
                <w:szCs w:val="15"/>
              </w:rPr>
              <w:t>567.2</w:t>
            </w:r>
          </w:p>
        </w:tc>
        <w:tc>
          <w:tcPr>
            <w:tcW w:w="7937" w:type="dxa"/>
            <w:tcBorders>
              <w:top w:val="nil"/>
              <w:left w:val="nil"/>
              <w:right w:val="nil"/>
            </w:tcBorders>
            <w:vAlign w:val="center"/>
          </w:tcPr>
          <w:p w14:paraId="01B0AA05">
            <w:pPr>
              <w:adjustRightInd w:val="0"/>
              <w:snapToGrid w:val="0"/>
              <w:spacing w:line="216" w:lineRule="auto"/>
              <w:jc w:val="center"/>
              <w:rPr>
                <w:bCs/>
                <w:sz w:val="18"/>
                <w:szCs w:val="15"/>
              </w:rPr>
            </w:pPr>
            <w:r>
              <w:rPr>
                <w:rFonts w:hint="eastAsia"/>
                <w:bCs/>
                <w:sz w:val="18"/>
                <w:szCs w:val="15"/>
              </w:rPr>
              <w:t>17836.8</w:t>
            </w:r>
          </w:p>
        </w:tc>
      </w:tr>
    </w:tbl>
    <w:p w14:paraId="05894CD2">
      <w:pPr>
        <w:pStyle w:val="52"/>
        <w:widowControl/>
        <w:adjustRightInd w:val="0"/>
        <w:snapToGrid w:val="0"/>
        <w:ind w:firstLine="360"/>
        <w:jc w:val="center"/>
        <w:rPr>
          <w:rFonts w:ascii="宋体" w:hAnsi="宋体" w:cs="宋体"/>
          <w:sz w:val="18"/>
          <w:szCs w:val="18"/>
        </w:rPr>
      </w:pPr>
      <w:bookmarkStart w:id="15" w:name="_Ref31269"/>
      <w:r>
        <w:rPr>
          <w:rFonts w:hint="eastAsia" w:ascii="宋体" w:hAnsi="宋体" w:cs="宋体"/>
          <w:sz w:val="18"/>
          <w:szCs w:val="18"/>
        </w:rPr>
        <w:t>表</w:t>
      </w:r>
      <w:r>
        <w:rPr>
          <w:rFonts w:hint="eastAsia" w:ascii="Times New Roman" w:hAnsi="Times New Roman"/>
          <w:sz w:val="18"/>
          <w:szCs w:val="18"/>
        </w:rPr>
        <w:t>3</w:t>
      </w:r>
      <w:r>
        <w:rPr>
          <w:rFonts w:hint="eastAsia" w:ascii="宋体" w:hAnsi="宋体" w:cs="宋体"/>
          <w:sz w:val="18"/>
          <w:szCs w:val="18"/>
        </w:rPr>
        <w:t xml:space="preserve"> 空间消耗对比</w:t>
      </w:r>
    </w:p>
    <w:p w14:paraId="7F54C836">
      <w:pPr>
        <w:pStyle w:val="52"/>
        <w:widowControl/>
        <w:adjustRightInd w:val="0"/>
        <w:snapToGrid w:val="0"/>
        <w:ind w:firstLine="360"/>
        <w:jc w:val="center"/>
        <w:rPr>
          <w:rFonts w:ascii="Times New Roman" w:hAnsi="Times New Roman"/>
          <w:sz w:val="18"/>
          <w:szCs w:val="18"/>
        </w:rPr>
      </w:pPr>
      <w:r>
        <w:rPr>
          <w:rFonts w:ascii="Times New Roman" w:hAnsi="Times New Roman"/>
          <w:sz w:val="18"/>
          <w:szCs w:val="18"/>
        </w:rPr>
        <w:t>Tab</w:t>
      </w:r>
      <w:del w:id="1488" w:author="LRC" w:date="2026-07-02T10:02:00Z">
        <w:r>
          <w:rPr>
            <w:rFonts w:hint="eastAsia" w:ascii="Times New Roman" w:hAnsi="Times New Roman"/>
            <w:sz w:val="18"/>
            <w:szCs w:val="18"/>
          </w:rPr>
          <w:delText>.</w:delText>
        </w:r>
      </w:del>
      <w:ins w:id="1489" w:author="LRC" w:date="2026-07-02T10:02:00Z">
        <w:r>
          <w:rPr>
            <w:rFonts w:hint="eastAsia" w:ascii="Times New Roman" w:hAnsi="Times New Roman"/>
            <w:sz w:val="18"/>
            <w:szCs w:val="18"/>
          </w:rPr>
          <w:t>le</w:t>
        </w:r>
      </w:ins>
      <w:del w:id="1490" w:author="LRC" w:date="2026-07-02T10:02:00Z">
        <w:r>
          <w:rPr>
            <w:rFonts w:hint="eastAsia" w:ascii="Times New Roman" w:hAnsi="Times New Roman"/>
            <w:sz w:val="18"/>
            <w:szCs w:val="18"/>
          </w:rPr>
          <w:delText>4</w:delText>
        </w:r>
      </w:del>
      <w:del w:id="1491" w:author="LRC" w:date="2026-07-02T10:02:00Z">
        <w:r>
          <w:rPr>
            <w:rFonts w:ascii="Times New Roman" w:hAnsi="Times New Roman"/>
            <w:sz w:val="18"/>
            <w:szCs w:val="18"/>
          </w:rPr>
          <w:delText xml:space="preserve"> </w:delText>
        </w:r>
      </w:del>
      <w:ins w:id="1492" w:author="LRC" w:date="2026-07-02T10:02:00Z">
        <w:r>
          <w:rPr>
            <w:rFonts w:ascii="Times New Roman" w:hAnsi="Times New Roman"/>
            <w:sz w:val="18"/>
            <w:szCs w:val="18"/>
          </w:rPr>
          <w:t xml:space="preserve"> 3  </w:t>
        </w:r>
      </w:ins>
      <w:r>
        <w:rPr>
          <w:rFonts w:ascii="Times New Roman" w:hAnsi="Times New Roman"/>
          <w:sz w:val="18"/>
          <w:szCs w:val="18"/>
        </w:rPr>
        <w:t xml:space="preserve">Comparison of space cost </w:t>
      </w:r>
      <w:bookmarkEnd w:id="15"/>
    </w:p>
    <w:p w14:paraId="7291BB19">
      <w:pPr>
        <w:pStyle w:val="52"/>
        <w:widowControl/>
        <w:adjustRightInd w:val="0"/>
        <w:snapToGrid w:val="0"/>
        <w:ind w:right="540" w:firstLine="360"/>
        <w:jc w:val="right"/>
        <w:rPr>
          <w:rFonts w:ascii="Times New Roman" w:hAnsi="Times New Roman"/>
          <w:sz w:val="18"/>
          <w:szCs w:val="18"/>
        </w:rPr>
      </w:pPr>
      <w:r>
        <w:rPr>
          <w:rFonts w:hint="eastAsia" w:ascii="宋体" w:hAnsi="宋体" w:cs="宋体"/>
          <w:sz w:val="18"/>
          <w:szCs w:val="18"/>
        </w:rPr>
        <w:t>（单位：</w:t>
      </w:r>
      <w:r>
        <w:rPr>
          <w:rFonts w:ascii="Times New Roman" w:hAnsi="Times New Roman"/>
          <w:sz w:val="18"/>
          <w:szCs w:val="18"/>
        </w:rPr>
        <w:t>MB</w:t>
      </w:r>
      <w:r>
        <w:rPr>
          <w:rFonts w:hint="eastAsia" w:ascii="宋体" w:hAnsi="宋体" w:cs="宋体"/>
          <w:sz w:val="18"/>
          <w:szCs w:val="18"/>
        </w:rPr>
        <w:t>）</w:t>
      </w:r>
    </w:p>
    <w:tbl>
      <w:tblPr>
        <w:tblStyle w:val="16"/>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22"/>
        <w:gridCol w:w="1029"/>
        <w:gridCol w:w="1111"/>
        <w:gridCol w:w="1177"/>
        <w:gridCol w:w="1141"/>
        <w:gridCol w:w="1245"/>
        <w:gridCol w:w="1194"/>
      </w:tblGrid>
      <w:tr w14:paraId="1D097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jc w:val="center"/>
        </w:trPr>
        <w:tc>
          <w:tcPr>
            <w:tcW w:w="1622" w:type="dxa"/>
            <w:tcBorders>
              <w:left w:val="nil"/>
              <w:bottom w:val="single" w:color="auto" w:sz="4" w:space="0"/>
              <w:right w:val="nil"/>
            </w:tcBorders>
            <w:vAlign w:val="center"/>
          </w:tcPr>
          <w:p w14:paraId="5BC3951B">
            <w:pPr>
              <w:adjustRightInd w:val="0"/>
              <w:snapToGrid w:val="0"/>
              <w:jc w:val="center"/>
              <w:rPr>
                <w:b/>
                <w:bCs/>
                <w:sz w:val="18"/>
                <w:szCs w:val="15"/>
              </w:rPr>
            </w:pPr>
          </w:p>
        </w:tc>
        <w:tc>
          <w:tcPr>
            <w:tcW w:w="1029" w:type="dxa"/>
            <w:tcBorders>
              <w:left w:val="nil"/>
              <w:bottom w:val="single" w:color="auto" w:sz="4" w:space="0"/>
              <w:right w:val="nil"/>
            </w:tcBorders>
            <w:vAlign w:val="center"/>
          </w:tcPr>
          <w:p w14:paraId="793C23B7">
            <w:pPr>
              <w:adjustRightInd w:val="0"/>
              <w:snapToGrid w:val="0"/>
              <w:jc w:val="center"/>
              <w:rPr>
                <w:b/>
                <w:bCs/>
                <w:sz w:val="18"/>
                <w:szCs w:val="18"/>
              </w:rPr>
            </w:pPr>
            <w:r>
              <w:rPr>
                <w:b/>
                <w:bCs/>
                <w:sz w:val="18"/>
                <w:szCs w:val="18"/>
              </w:rPr>
              <w:t>Mico</w:t>
            </w:r>
          </w:p>
        </w:tc>
        <w:tc>
          <w:tcPr>
            <w:tcW w:w="1111" w:type="dxa"/>
            <w:tcBorders>
              <w:left w:val="nil"/>
              <w:bottom w:val="single" w:color="auto" w:sz="4" w:space="0"/>
              <w:right w:val="nil"/>
            </w:tcBorders>
            <w:vAlign w:val="center"/>
          </w:tcPr>
          <w:p w14:paraId="13332DCD">
            <w:pPr>
              <w:adjustRightInd w:val="0"/>
              <w:snapToGrid w:val="0"/>
              <w:jc w:val="center"/>
              <w:rPr>
                <w:b/>
                <w:bCs/>
                <w:sz w:val="18"/>
                <w:szCs w:val="18"/>
              </w:rPr>
            </w:pPr>
            <w:r>
              <w:rPr>
                <w:b/>
                <w:bCs/>
                <w:sz w:val="18"/>
                <w:szCs w:val="18"/>
              </w:rPr>
              <w:t>DBLP</w:t>
            </w:r>
          </w:p>
        </w:tc>
        <w:tc>
          <w:tcPr>
            <w:tcW w:w="1177" w:type="dxa"/>
            <w:tcBorders>
              <w:left w:val="nil"/>
              <w:bottom w:val="single" w:color="auto" w:sz="4" w:space="0"/>
              <w:right w:val="nil"/>
            </w:tcBorders>
            <w:vAlign w:val="center"/>
          </w:tcPr>
          <w:p w14:paraId="2D70D0F0">
            <w:pPr>
              <w:adjustRightInd w:val="0"/>
              <w:snapToGrid w:val="0"/>
              <w:jc w:val="center"/>
              <w:rPr>
                <w:b/>
                <w:bCs/>
                <w:sz w:val="18"/>
                <w:szCs w:val="18"/>
              </w:rPr>
            </w:pPr>
            <w:r>
              <w:rPr>
                <w:b/>
                <w:bCs/>
                <w:sz w:val="18"/>
                <w:szCs w:val="18"/>
              </w:rPr>
              <w:t>Twitter</w:t>
            </w:r>
          </w:p>
        </w:tc>
        <w:tc>
          <w:tcPr>
            <w:tcW w:w="1141" w:type="dxa"/>
            <w:tcBorders>
              <w:left w:val="nil"/>
              <w:bottom w:val="single" w:color="auto" w:sz="4" w:space="0"/>
              <w:right w:val="nil"/>
            </w:tcBorders>
            <w:vAlign w:val="center"/>
          </w:tcPr>
          <w:p w14:paraId="5C0C5B41">
            <w:pPr>
              <w:adjustRightInd w:val="0"/>
              <w:snapToGrid w:val="0"/>
              <w:jc w:val="center"/>
              <w:rPr>
                <w:b/>
                <w:bCs/>
                <w:sz w:val="18"/>
                <w:szCs w:val="18"/>
              </w:rPr>
            </w:pPr>
            <w:r>
              <w:rPr>
                <w:b/>
                <w:bCs/>
                <w:sz w:val="18"/>
                <w:szCs w:val="18"/>
              </w:rPr>
              <w:t>Twitch</w:t>
            </w:r>
          </w:p>
        </w:tc>
        <w:tc>
          <w:tcPr>
            <w:tcW w:w="1245" w:type="dxa"/>
            <w:tcBorders>
              <w:left w:val="nil"/>
              <w:bottom w:val="single" w:color="auto" w:sz="4" w:space="0"/>
              <w:right w:val="nil"/>
            </w:tcBorders>
            <w:vAlign w:val="center"/>
          </w:tcPr>
          <w:p w14:paraId="6115C52C">
            <w:pPr>
              <w:adjustRightInd w:val="0"/>
              <w:snapToGrid w:val="0"/>
              <w:jc w:val="center"/>
              <w:rPr>
                <w:b/>
                <w:bCs/>
                <w:sz w:val="18"/>
                <w:szCs w:val="18"/>
              </w:rPr>
            </w:pPr>
            <w:r>
              <w:rPr>
                <w:b/>
                <w:bCs/>
                <w:sz w:val="18"/>
                <w:szCs w:val="18"/>
              </w:rPr>
              <w:t>Youtube</w:t>
            </w:r>
          </w:p>
        </w:tc>
        <w:tc>
          <w:tcPr>
            <w:tcW w:w="1194" w:type="dxa"/>
            <w:tcBorders>
              <w:left w:val="nil"/>
              <w:bottom w:val="single" w:color="auto" w:sz="4" w:space="0"/>
              <w:right w:val="nil"/>
            </w:tcBorders>
            <w:vAlign w:val="center"/>
          </w:tcPr>
          <w:p w14:paraId="1B3A0CCB">
            <w:pPr>
              <w:adjustRightInd w:val="0"/>
              <w:snapToGrid w:val="0"/>
              <w:jc w:val="center"/>
              <w:rPr>
                <w:b/>
                <w:bCs/>
                <w:sz w:val="18"/>
                <w:szCs w:val="18"/>
              </w:rPr>
            </w:pPr>
            <w:r>
              <w:rPr>
                <w:b/>
                <w:bCs/>
                <w:sz w:val="18"/>
                <w:szCs w:val="18"/>
              </w:rPr>
              <w:t>Skitter</w:t>
            </w:r>
          </w:p>
        </w:tc>
      </w:tr>
      <w:tr w14:paraId="44A1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left w:val="nil"/>
              <w:bottom w:val="nil"/>
              <w:right w:val="nil"/>
            </w:tcBorders>
            <w:vAlign w:val="center"/>
          </w:tcPr>
          <w:p w14:paraId="0F788F01">
            <w:pPr>
              <w:adjustRightInd w:val="0"/>
              <w:snapToGrid w:val="0"/>
              <w:spacing w:line="216" w:lineRule="auto"/>
              <w:jc w:val="center"/>
              <w:rPr>
                <w:bCs/>
                <w:sz w:val="18"/>
                <w:szCs w:val="18"/>
              </w:rPr>
            </w:pPr>
            <w:r>
              <w:rPr>
                <w:bCs/>
                <w:sz w:val="18"/>
                <w:szCs w:val="18"/>
              </w:rPr>
              <w:t>MIWS</w:t>
            </w:r>
          </w:p>
        </w:tc>
        <w:tc>
          <w:tcPr>
            <w:tcW w:w="1029" w:type="dxa"/>
            <w:tcBorders>
              <w:left w:val="nil"/>
              <w:bottom w:val="nil"/>
              <w:right w:val="nil"/>
            </w:tcBorders>
            <w:vAlign w:val="center"/>
          </w:tcPr>
          <w:p w14:paraId="1F12CCB1">
            <w:pPr>
              <w:adjustRightInd w:val="0"/>
              <w:snapToGrid w:val="0"/>
              <w:spacing w:line="216" w:lineRule="auto"/>
              <w:jc w:val="center"/>
              <w:rPr>
                <w:bCs/>
                <w:sz w:val="18"/>
                <w:szCs w:val="18"/>
              </w:rPr>
            </w:pPr>
            <w:r>
              <w:rPr>
                <w:bCs/>
                <w:sz w:val="18"/>
                <w:szCs w:val="18"/>
              </w:rPr>
              <w:t>898.2</w:t>
            </w:r>
          </w:p>
        </w:tc>
        <w:tc>
          <w:tcPr>
            <w:tcW w:w="1111" w:type="dxa"/>
            <w:tcBorders>
              <w:left w:val="nil"/>
              <w:bottom w:val="nil"/>
              <w:right w:val="nil"/>
            </w:tcBorders>
            <w:vAlign w:val="center"/>
          </w:tcPr>
          <w:p w14:paraId="2F43660A">
            <w:pPr>
              <w:adjustRightInd w:val="0"/>
              <w:snapToGrid w:val="0"/>
              <w:spacing w:line="216" w:lineRule="auto"/>
              <w:jc w:val="center"/>
              <w:rPr>
                <w:bCs/>
                <w:sz w:val="18"/>
                <w:szCs w:val="18"/>
              </w:rPr>
            </w:pPr>
            <w:r>
              <w:rPr>
                <w:bCs/>
                <w:sz w:val="18"/>
                <w:szCs w:val="18"/>
              </w:rPr>
              <w:t>1063.7</w:t>
            </w:r>
          </w:p>
        </w:tc>
        <w:tc>
          <w:tcPr>
            <w:tcW w:w="1177" w:type="dxa"/>
            <w:tcBorders>
              <w:left w:val="nil"/>
              <w:bottom w:val="nil"/>
              <w:right w:val="nil"/>
            </w:tcBorders>
            <w:vAlign w:val="center"/>
          </w:tcPr>
          <w:p w14:paraId="47AE48E7">
            <w:pPr>
              <w:adjustRightInd w:val="0"/>
              <w:snapToGrid w:val="0"/>
              <w:spacing w:line="216" w:lineRule="auto"/>
              <w:jc w:val="center"/>
              <w:rPr>
                <w:bCs/>
                <w:sz w:val="18"/>
                <w:szCs w:val="18"/>
              </w:rPr>
            </w:pPr>
            <w:r>
              <w:rPr>
                <w:bCs/>
                <w:sz w:val="18"/>
                <w:szCs w:val="18"/>
              </w:rPr>
              <w:t>1094.8</w:t>
            </w:r>
          </w:p>
        </w:tc>
        <w:tc>
          <w:tcPr>
            <w:tcW w:w="1141" w:type="dxa"/>
            <w:tcBorders>
              <w:left w:val="nil"/>
              <w:bottom w:val="nil"/>
              <w:right w:val="nil"/>
            </w:tcBorders>
            <w:vAlign w:val="center"/>
          </w:tcPr>
          <w:p w14:paraId="042F9366">
            <w:pPr>
              <w:adjustRightInd w:val="0"/>
              <w:snapToGrid w:val="0"/>
              <w:spacing w:line="216" w:lineRule="auto"/>
              <w:jc w:val="center"/>
              <w:rPr>
                <w:bCs/>
                <w:sz w:val="18"/>
                <w:szCs w:val="18"/>
              </w:rPr>
            </w:pPr>
            <w:r>
              <w:rPr>
                <w:bCs/>
                <w:sz w:val="18"/>
                <w:szCs w:val="18"/>
              </w:rPr>
              <w:t>4873.5</w:t>
            </w:r>
          </w:p>
        </w:tc>
        <w:tc>
          <w:tcPr>
            <w:tcW w:w="1245" w:type="dxa"/>
            <w:tcBorders>
              <w:left w:val="nil"/>
              <w:bottom w:val="nil"/>
              <w:right w:val="nil"/>
            </w:tcBorders>
            <w:vAlign w:val="center"/>
          </w:tcPr>
          <w:p w14:paraId="30365C7D">
            <w:pPr>
              <w:adjustRightInd w:val="0"/>
              <w:snapToGrid w:val="0"/>
              <w:spacing w:line="216" w:lineRule="auto"/>
              <w:jc w:val="center"/>
              <w:rPr>
                <w:bCs/>
                <w:sz w:val="18"/>
                <w:szCs w:val="18"/>
              </w:rPr>
            </w:pPr>
            <w:r>
              <w:rPr>
                <w:bCs/>
                <w:sz w:val="18"/>
                <w:szCs w:val="18"/>
              </w:rPr>
              <w:t>739.5</w:t>
            </w:r>
          </w:p>
        </w:tc>
        <w:tc>
          <w:tcPr>
            <w:tcW w:w="1194" w:type="dxa"/>
            <w:tcBorders>
              <w:left w:val="nil"/>
              <w:bottom w:val="nil"/>
              <w:right w:val="nil"/>
            </w:tcBorders>
            <w:vAlign w:val="center"/>
          </w:tcPr>
          <w:p w14:paraId="3086F63C">
            <w:pPr>
              <w:adjustRightInd w:val="0"/>
              <w:snapToGrid w:val="0"/>
              <w:spacing w:line="216" w:lineRule="auto"/>
              <w:jc w:val="center"/>
              <w:rPr>
                <w:bCs/>
                <w:sz w:val="18"/>
                <w:szCs w:val="18"/>
              </w:rPr>
            </w:pPr>
            <w:r>
              <w:rPr>
                <w:bCs/>
                <w:sz w:val="18"/>
                <w:szCs w:val="18"/>
              </w:rPr>
              <w:t>9645.6</w:t>
            </w:r>
          </w:p>
        </w:tc>
      </w:tr>
      <w:tr w14:paraId="65FE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top w:val="nil"/>
              <w:left w:val="nil"/>
              <w:bottom w:val="nil"/>
              <w:right w:val="nil"/>
            </w:tcBorders>
            <w:vAlign w:val="center"/>
          </w:tcPr>
          <w:p w14:paraId="7811FA31">
            <w:pPr>
              <w:adjustRightInd w:val="0"/>
              <w:snapToGrid w:val="0"/>
              <w:spacing w:line="216" w:lineRule="auto"/>
              <w:jc w:val="center"/>
              <w:rPr>
                <w:bCs/>
                <w:sz w:val="18"/>
                <w:szCs w:val="18"/>
              </w:rPr>
            </w:pPr>
            <w:r>
              <w:rPr>
                <w:bCs/>
                <w:sz w:val="18"/>
                <w:szCs w:val="18"/>
              </w:rPr>
              <w:t>CNARW</w:t>
            </w:r>
          </w:p>
        </w:tc>
        <w:tc>
          <w:tcPr>
            <w:tcW w:w="1029" w:type="dxa"/>
            <w:tcBorders>
              <w:top w:val="nil"/>
              <w:left w:val="nil"/>
              <w:bottom w:val="nil"/>
              <w:right w:val="nil"/>
            </w:tcBorders>
            <w:vAlign w:val="center"/>
          </w:tcPr>
          <w:p w14:paraId="64B8340B">
            <w:pPr>
              <w:adjustRightInd w:val="0"/>
              <w:snapToGrid w:val="0"/>
              <w:spacing w:line="216" w:lineRule="auto"/>
              <w:jc w:val="center"/>
              <w:rPr>
                <w:bCs/>
                <w:sz w:val="18"/>
                <w:szCs w:val="18"/>
              </w:rPr>
            </w:pPr>
            <w:r>
              <w:rPr>
                <w:bCs/>
                <w:sz w:val="18"/>
                <w:szCs w:val="18"/>
              </w:rPr>
              <w:t>927.4</w:t>
            </w:r>
          </w:p>
        </w:tc>
        <w:tc>
          <w:tcPr>
            <w:tcW w:w="1111" w:type="dxa"/>
            <w:tcBorders>
              <w:top w:val="nil"/>
              <w:left w:val="nil"/>
              <w:bottom w:val="nil"/>
              <w:right w:val="nil"/>
            </w:tcBorders>
            <w:vAlign w:val="center"/>
          </w:tcPr>
          <w:p w14:paraId="09B168C9">
            <w:pPr>
              <w:adjustRightInd w:val="0"/>
              <w:snapToGrid w:val="0"/>
              <w:spacing w:line="216" w:lineRule="auto"/>
              <w:jc w:val="center"/>
              <w:rPr>
                <w:bCs/>
                <w:sz w:val="18"/>
                <w:szCs w:val="18"/>
              </w:rPr>
            </w:pPr>
            <w:r>
              <w:rPr>
                <w:bCs/>
                <w:sz w:val="18"/>
                <w:szCs w:val="18"/>
              </w:rPr>
              <w:t>935.6</w:t>
            </w:r>
          </w:p>
        </w:tc>
        <w:tc>
          <w:tcPr>
            <w:tcW w:w="1177" w:type="dxa"/>
            <w:tcBorders>
              <w:top w:val="nil"/>
              <w:left w:val="nil"/>
              <w:bottom w:val="nil"/>
              <w:right w:val="nil"/>
            </w:tcBorders>
            <w:vAlign w:val="center"/>
          </w:tcPr>
          <w:p w14:paraId="760D91E0">
            <w:pPr>
              <w:adjustRightInd w:val="0"/>
              <w:snapToGrid w:val="0"/>
              <w:spacing w:line="216" w:lineRule="auto"/>
              <w:jc w:val="center"/>
              <w:rPr>
                <w:bCs/>
                <w:sz w:val="18"/>
                <w:szCs w:val="18"/>
              </w:rPr>
            </w:pPr>
            <w:r>
              <w:rPr>
                <w:bCs/>
                <w:sz w:val="18"/>
                <w:szCs w:val="18"/>
              </w:rPr>
              <w:t>1510.7</w:t>
            </w:r>
          </w:p>
        </w:tc>
        <w:tc>
          <w:tcPr>
            <w:tcW w:w="1141" w:type="dxa"/>
            <w:tcBorders>
              <w:top w:val="nil"/>
              <w:left w:val="nil"/>
              <w:bottom w:val="nil"/>
              <w:right w:val="nil"/>
            </w:tcBorders>
            <w:vAlign w:val="center"/>
          </w:tcPr>
          <w:p w14:paraId="01A23AAF">
            <w:pPr>
              <w:adjustRightInd w:val="0"/>
              <w:snapToGrid w:val="0"/>
              <w:spacing w:line="216" w:lineRule="auto"/>
              <w:jc w:val="center"/>
              <w:rPr>
                <w:bCs/>
                <w:sz w:val="18"/>
                <w:szCs w:val="18"/>
              </w:rPr>
            </w:pPr>
            <w:r>
              <w:rPr>
                <w:bCs/>
                <w:sz w:val="18"/>
                <w:szCs w:val="18"/>
              </w:rPr>
              <w:t>4622.4</w:t>
            </w:r>
          </w:p>
        </w:tc>
        <w:tc>
          <w:tcPr>
            <w:tcW w:w="1245" w:type="dxa"/>
            <w:tcBorders>
              <w:top w:val="nil"/>
              <w:left w:val="nil"/>
              <w:bottom w:val="nil"/>
              <w:right w:val="nil"/>
            </w:tcBorders>
            <w:vAlign w:val="center"/>
          </w:tcPr>
          <w:p w14:paraId="47B20C3D">
            <w:pPr>
              <w:adjustRightInd w:val="0"/>
              <w:snapToGrid w:val="0"/>
              <w:spacing w:line="216" w:lineRule="auto"/>
              <w:jc w:val="center"/>
              <w:rPr>
                <w:bCs/>
                <w:sz w:val="18"/>
                <w:szCs w:val="18"/>
              </w:rPr>
            </w:pPr>
            <w:r>
              <w:rPr>
                <w:bCs/>
                <w:sz w:val="18"/>
                <w:szCs w:val="18"/>
              </w:rPr>
              <w:t>719.6</w:t>
            </w:r>
          </w:p>
        </w:tc>
        <w:tc>
          <w:tcPr>
            <w:tcW w:w="1194" w:type="dxa"/>
            <w:tcBorders>
              <w:top w:val="nil"/>
              <w:left w:val="nil"/>
              <w:bottom w:val="nil"/>
              <w:right w:val="nil"/>
            </w:tcBorders>
            <w:vAlign w:val="center"/>
          </w:tcPr>
          <w:p w14:paraId="148C50A3">
            <w:pPr>
              <w:adjustRightInd w:val="0"/>
              <w:snapToGrid w:val="0"/>
              <w:spacing w:line="216" w:lineRule="auto"/>
              <w:jc w:val="center"/>
              <w:rPr>
                <w:bCs/>
                <w:sz w:val="18"/>
                <w:szCs w:val="18"/>
              </w:rPr>
            </w:pPr>
            <w:r>
              <w:rPr>
                <w:bCs/>
                <w:sz w:val="18"/>
                <w:szCs w:val="18"/>
              </w:rPr>
              <w:t>9483.6</w:t>
            </w:r>
          </w:p>
        </w:tc>
      </w:tr>
      <w:tr w14:paraId="7748C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top w:val="nil"/>
              <w:left w:val="nil"/>
              <w:bottom w:val="nil"/>
              <w:right w:val="nil"/>
            </w:tcBorders>
            <w:vAlign w:val="center"/>
          </w:tcPr>
          <w:p w14:paraId="65CF4EC1">
            <w:pPr>
              <w:adjustRightInd w:val="0"/>
              <w:snapToGrid w:val="0"/>
              <w:spacing w:line="216" w:lineRule="auto"/>
              <w:jc w:val="center"/>
              <w:rPr>
                <w:bCs/>
                <w:sz w:val="18"/>
                <w:szCs w:val="18"/>
              </w:rPr>
            </w:pPr>
            <w:r>
              <w:rPr>
                <w:bCs/>
                <w:sz w:val="18"/>
                <w:szCs w:val="18"/>
              </w:rPr>
              <w:t>FF-S</w:t>
            </w:r>
          </w:p>
        </w:tc>
        <w:tc>
          <w:tcPr>
            <w:tcW w:w="1029" w:type="dxa"/>
            <w:tcBorders>
              <w:top w:val="nil"/>
              <w:left w:val="nil"/>
              <w:bottom w:val="nil"/>
              <w:right w:val="nil"/>
            </w:tcBorders>
            <w:vAlign w:val="center"/>
          </w:tcPr>
          <w:p w14:paraId="5D0D1D86">
            <w:pPr>
              <w:adjustRightInd w:val="0"/>
              <w:snapToGrid w:val="0"/>
              <w:spacing w:line="216" w:lineRule="auto"/>
              <w:jc w:val="center"/>
              <w:rPr>
                <w:bCs/>
                <w:sz w:val="18"/>
                <w:szCs w:val="18"/>
              </w:rPr>
            </w:pPr>
            <w:r>
              <w:rPr>
                <w:bCs/>
                <w:sz w:val="18"/>
                <w:szCs w:val="18"/>
              </w:rPr>
              <w:t>891.6</w:t>
            </w:r>
          </w:p>
        </w:tc>
        <w:tc>
          <w:tcPr>
            <w:tcW w:w="1111" w:type="dxa"/>
            <w:tcBorders>
              <w:top w:val="nil"/>
              <w:left w:val="nil"/>
              <w:bottom w:val="nil"/>
              <w:right w:val="nil"/>
            </w:tcBorders>
            <w:vAlign w:val="center"/>
          </w:tcPr>
          <w:p w14:paraId="5B328E98">
            <w:pPr>
              <w:adjustRightInd w:val="0"/>
              <w:snapToGrid w:val="0"/>
              <w:spacing w:line="216" w:lineRule="auto"/>
              <w:jc w:val="center"/>
              <w:rPr>
                <w:bCs/>
                <w:sz w:val="18"/>
                <w:szCs w:val="18"/>
              </w:rPr>
            </w:pPr>
            <w:r>
              <w:rPr>
                <w:bCs/>
                <w:sz w:val="18"/>
                <w:szCs w:val="18"/>
              </w:rPr>
              <w:t>1262.3</w:t>
            </w:r>
          </w:p>
        </w:tc>
        <w:tc>
          <w:tcPr>
            <w:tcW w:w="1177" w:type="dxa"/>
            <w:tcBorders>
              <w:top w:val="nil"/>
              <w:left w:val="nil"/>
              <w:bottom w:val="nil"/>
              <w:right w:val="nil"/>
            </w:tcBorders>
            <w:vAlign w:val="center"/>
          </w:tcPr>
          <w:p w14:paraId="3D955328">
            <w:pPr>
              <w:adjustRightInd w:val="0"/>
              <w:snapToGrid w:val="0"/>
              <w:spacing w:line="216" w:lineRule="auto"/>
              <w:jc w:val="center"/>
              <w:rPr>
                <w:bCs/>
                <w:sz w:val="18"/>
                <w:szCs w:val="18"/>
              </w:rPr>
            </w:pPr>
            <w:r>
              <w:rPr>
                <w:bCs/>
                <w:sz w:val="18"/>
                <w:szCs w:val="18"/>
              </w:rPr>
              <w:t>1104.5</w:t>
            </w:r>
          </w:p>
        </w:tc>
        <w:tc>
          <w:tcPr>
            <w:tcW w:w="1141" w:type="dxa"/>
            <w:tcBorders>
              <w:top w:val="nil"/>
              <w:left w:val="nil"/>
              <w:bottom w:val="nil"/>
              <w:right w:val="nil"/>
            </w:tcBorders>
            <w:vAlign w:val="center"/>
          </w:tcPr>
          <w:p w14:paraId="24A3FBA0">
            <w:pPr>
              <w:adjustRightInd w:val="0"/>
              <w:snapToGrid w:val="0"/>
              <w:spacing w:line="216" w:lineRule="auto"/>
              <w:jc w:val="center"/>
              <w:rPr>
                <w:bCs/>
                <w:sz w:val="18"/>
                <w:szCs w:val="18"/>
              </w:rPr>
            </w:pPr>
            <w:r>
              <w:rPr>
                <w:bCs/>
                <w:sz w:val="18"/>
                <w:szCs w:val="18"/>
              </w:rPr>
              <w:t>4772.5</w:t>
            </w:r>
          </w:p>
        </w:tc>
        <w:tc>
          <w:tcPr>
            <w:tcW w:w="1245" w:type="dxa"/>
            <w:tcBorders>
              <w:top w:val="nil"/>
              <w:left w:val="nil"/>
              <w:bottom w:val="nil"/>
              <w:right w:val="nil"/>
            </w:tcBorders>
            <w:vAlign w:val="center"/>
          </w:tcPr>
          <w:p w14:paraId="41F8F7A6">
            <w:pPr>
              <w:adjustRightInd w:val="0"/>
              <w:snapToGrid w:val="0"/>
              <w:spacing w:line="216" w:lineRule="auto"/>
              <w:jc w:val="center"/>
              <w:rPr>
                <w:bCs/>
                <w:sz w:val="18"/>
                <w:szCs w:val="18"/>
              </w:rPr>
            </w:pPr>
            <w:r>
              <w:rPr>
                <w:bCs/>
                <w:sz w:val="18"/>
                <w:szCs w:val="18"/>
              </w:rPr>
              <w:t>765.6.</w:t>
            </w:r>
          </w:p>
        </w:tc>
        <w:tc>
          <w:tcPr>
            <w:tcW w:w="1194" w:type="dxa"/>
            <w:tcBorders>
              <w:top w:val="nil"/>
              <w:left w:val="nil"/>
              <w:bottom w:val="nil"/>
              <w:right w:val="nil"/>
            </w:tcBorders>
            <w:vAlign w:val="center"/>
          </w:tcPr>
          <w:p w14:paraId="074182EF">
            <w:pPr>
              <w:adjustRightInd w:val="0"/>
              <w:snapToGrid w:val="0"/>
              <w:spacing w:line="216" w:lineRule="auto"/>
              <w:jc w:val="center"/>
              <w:rPr>
                <w:bCs/>
                <w:sz w:val="18"/>
                <w:szCs w:val="18"/>
              </w:rPr>
            </w:pPr>
            <w:r>
              <w:rPr>
                <w:bCs/>
                <w:sz w:val="18"/>
                <w:szCs w:val="18"/>
              </w:rPr>
              <w:t>9509.6</w:t>
            </w:r>
          </w:p>
        </w:tc>
      </w:tr>
      <w:tr w14:paraId="7909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top w:val="nil"/>
              <w:left w:val="nil"/>
              <w:bottom w:val="nil"/>
              <w:right w:val="nil"/>
            </w:tcBorders>
            <w:vAlign w:val="center"/>
          </w:tcPr>
          <w:p w14:paraId="3DECF3CF">
            <w:pPr>
              <w:adjustRightInd w:val="0"/>
              <w:snapToGrid w:val="0"/>
              <w:spacing w:line="216" w:lineRule="auto"/>
              <w:jc w:val="center"/>
              <w:rPr>
                <w:bCs/>
                <w:sz w:val="18"/>
                <w:szCs w:val="18"/>
              </w:rPr>
            </w:pPr>
            <w:r>
              <w:rPr>
                <w:bCs/>
                <w:sz w:val="18"/>
                <w:szCs w:val="18"/>
              </w:rPr>
              <w:t>SSumM</w:t>
            </w:r>
          </w:p>
        </w:tc>
        <w:tc>
          <w:tcPr>
            <w:tcW w:w="1029" w:type="dxa"/>
            <w:tcBorders>
              <w:top w:val="nil"/>
              <w:left w:val="nil"/>
              <w:bottom w:val="nil"/>
              <w:right w:val="nil"/>
            </w:tcBorders>
            <w:vAlign w:val="center"/>
          </w:tcPr>
          <w:p w14:paraId="465212B5">
            <w:pPr>
              <w:adjustRightInd w:val="0"/>
              <w:snapToGrid w:val="0"/>
              <w:spacing w:line="216" w:lineRule="auto"/>
              <w:jc w:val="center"/>
              <w:rPr>
                <w:bCs/>
                <w:sz w:val="18"/>
                <w:szCs w:val="18"/>
              </w:rPr>
            </w:pPr>
            <w:r>
              <w:rPr>
                <w:bCs/>
                <w:sz w:val="18"/>
                <w:szCs w:val="18"/>
              </w:rPr>
              <w:t>487.4</w:t>
            </w:r>
          </w:p>
        </w:tc>
        <w:tc>
          <w:tcPr>
            <w:tcW w:w="1111" w:type="dxa"/>
            <w:tcBorders>
              <w:top w:val="nil"/>
              <w:left w:val="nil"/>
              <w:bottom w:val="nil"/>
              <w:right w:val="nil"/>
            </w:tcBorders>
            <w:vAlign w:val="center"/>
          </w:tcPr>
          <w:p w14:paraId="55A480AB">
            <w:pPr>
              <w:adjustRightInd w:val="0"/>
              <w:snapToGrid w:val="0"/>
              <w:spacing w:line="216" w:lineRule="auto"/>
              <w:jc w:val="center"/>
              <w:rPr>
                <w:bCs/>
                <w:sz w:val="18"/>
                <w:szCs w:val="18"/>
              </w:rPr>
            </w:pPr>
            <w:r>
              <w:rPr>
                <w:bCs/>
                <w:sz w:val="18"/>
                <w:szCs w:val="18"/>
              </w:rPr>
              <w:t>680.17</w:t>
            </w:r>
          </w:p>
        </w:tc>
        <w:tc>
          <w:tcPr>
            <w:tcW w:w="1177" w:type="dxa"/>
            <w:tcBorders>
              <w:top w:val="nil"/>
              <w:left w:val="nil"/>
              <w:bottom w:val="nil"/>
              <w:right w:val="nil"/>
            </w:tcBorders>
            <w:vAlign w:val="center"/>
          </w:tcPr>
          <w:p w14:paraId="22E914F0">
            <w:pPr>
              <w:adjustRightInd w:val="0"/>
              <w:snapToGrid w:val="0"/>
              <w:spacing w:line="216" w:lineRule="auto"/>
              <w:jc w:val="center"/>
              <w:rPr>
                <w:bCs/>
                <w:sz w:val="18"/>
                <w:szCs w:val="18"/>
              </w:rPr>
            </w:pPr>
            <w:r>
              <w:rPr>
                <w:bCs/>
                <w:sz w:val="18"/>
                <w:szCs w:val="18"/>
              </w:rPr>
              <w:t>646.3</w:t>
            </w:r>
          </w:p>
        </w:tc>
        <w:tc>
          <w:tcPr>
            <w:tcW w:w="1141" w:type="dxa"/>
            <w:tcBorders>
              <w:top w:val="nil"/>
              <w:left w:val="nil"/>
              <w:bottom w:val="nil"/>
              <w:right w:val="nil"/>
            </w:tcBorders>
            <w:vAlign w:val="center"/>
          </w:tcPr>
          <w:p w14:paraId="62D4F57B">
            <w:pPr>
              <w:adjustRightInd w:val="0"/>
              <w:snapToGrid w:val="0"/>
              <w:spacing w:line="216" w:lineRule="auto"/>
              <w:jc w:val="center"/>
              <w:rPr>
                <w:bCs/>
                <w:sz w:val="18"/>
                <w:szCs w:val="18"/>
              </w:rPr>
            </w:pPr>
            <w:r>
              <w:rPr>
                <w:bCs/>
                <w:sz w:val="18"/>
                <w:szCs w:val="18"/>
              </w:rPr>
              <w:t>1320.9</w:t>
            </w:r>
          </w:p>
        </w:tc>
        <w:tc>
          <w:tcPr>
            <w:tcW w:w="1245" w:type="dxa"/>
            <w:tcBorders>
              <w:top w:val="nil"/>
              <w:left w:val="nil"/>
              <w:bottom w:val="nil"/>
              <w:right w:val="nil"/>
            </w:tcBorders>
            <w:vAlign w:val="center"/>
          </w:tcPr>
          <w:p w14:paraId="1EDA55AA">
            <w:pPr>
              <w:adjustRightInd w:val="0"/>
              <w:snapToGrid w:val="0"/>
              <w:spacing w:line="216" w:lineRule="auto"/>
              <w:jc w:val="center"/>
              <w:rPr>
                <w:bCs/>
                <w:sz w:val="18"/>
                <w:szCs w:val="18"/>
              </w:rPr>
            </w:pPr>
            <w:r>
              <w:rPr>
                <w:bCs/>
                <w:sz w:val="18"/>
                <w:szCs w:val="18"/>
              </w:rPr>
              <w:t>501.57</w:t>
            </w:r>
          </w:p>
        </w:tc>
        <w:tc>
          <w:tcPr>
            <w:tcW w:w="1194" w:type="dxa"/>
            <w:tcBorders>
              <w:top w:val="nil"/>
              <w:left w:val="nil"/>
              <w:bottom w:val="nil"/>
              <w:right w:val="nil"/>
            </w:tcBorders>
            <w:vAlign w:val="center"/>
          </w:tcPr>
          <w:p w14:paraId="39151667">
            <w:pPr>
              <w:adjustRightInd w:val="0"/>
              <w:snapToGrid w:val="0"/>
              <w:spacing w:line="216" w:lineRule="auto"/>
              <w:jc w:val="center"/>
              <w:rPr>
                <w:bCs/>
                <w:sz w:val="18"/>
                <w:szCs w:val="18"/>
              </w:rPr>
            </w:pPr>
            <w:r>
              <w:rPr>
                <w:bCs/>
                <w:sz w:val="18"/>
                <w:szCs w:val="18"/>
              </w:rPr>
              <w:t>2416.6</w:t>
            </w:r>
          </w:p>
        </w:tc>
      </w:tr>
      <w:tr w14:paraId="3693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top w:val="nil"/>
              <w:left w:val="nil"/>
              <w:bottom w:val="nil"/>
              <w:right w:val="nil"/>
            </w:tcBorders>
            <w:vAlign w:val="center"/>
          </w:tcPr>
          <w:p w14:paraId="719E1C10">
            <w:pPr>
              <w:adjustRightInd w:val="0"/>
              <w:snapToGrid w:val="0"/>
              <w:spacing w:line="216" w:lineRule="auto"/>
              <w:jc w:val="center"/>
              <w:rPr>
                <w:bCs/>
                <w:sz w:val="18"/>
                <w:szCs w:val="18"/>
              </w:rPr>
            </w:pPr>
            <w:r>
              <w:rPr>
                <w:bCs/>
                <w:sz w:val="18"/>
                <w:szCs w:val="18"/>
              </w:rPr>
              <w:t>SS</w:t>
            </w:r>
          </w:p>
        </w:tc>
        <w:tc>
          <w:tcPr>
            <w:tcW w:w="1029" w:type="dxa"/>
            <w:tcBorders>
              <w:top w:val="nil"/>
              <w:left w:val="nil"/>
              <w:bottom w:val="nil"/>
              <w:right w:val="nil"/>
            </w:tcBorders>
            <w:vAlign w:val="center"/>
          </w:tcPr>
          <w:p w14:paraId="59A78906">
            <w:pPr>
              <w:adjustRightInd w:val="0"/>
              <w:snapToGrid w:val="0"/>
              <w:spacing w:line="216" w:lineRule="auto"/>
              <w:jc w:val="center"/>
              <w:rPr>
                <w:bCs/>
                <w:sz w:val="18"/>
                <w:szCs w:val="18"/>
              </w:rPr>
            </w:pPr>
            <w:r>
              <w:rPr>
                <w:bCs/>
                <w:sz w:val="18"/>
                <w:szCs w:val="18"/>
              </w:rPr>
              <w:t>889.4</w:t>
            </w:r>
          </w:p>
        </w:tc>
        <w:tc>
          <w:tcPr>
            <w:tcW w:w="1111" w:type="dxa"/>
            <w:tcBorders>
              <w:top w:val="nil"/>
              <w:left w:val="nil"/>
              <w:bottom w:val="nil"/>
              <w:right w:val="nil"/>
            </w:tcBorders>
            <w:vAlign w:val="center"/>
          </w:tcPr>
          <w:p w14:paraId="0B4084B9">
            <w:pPr>
              <w:adjustRightInd w:val="0"/>
              <w:snapToGrid w:val="0"/>
              <w:spacing w:line="216" w:lineRule="auto"/>
              <w:jc w:val="center"/>
              <w:rPr>
                <w:bCs/>
                <w:sz w:val="18"/>
                <w:szCs w:val="18"/>
              </w:rPr>
            </w:pPr>
            <w:r>
              <w:rPr>
                <w:bCs/>
                <w:sz w:val="18"/>
                <w:szCs w:val="18"/>
              </w:rPr>
              <w:t>1062.6</w:t>
            </w:r>
          </w:p>
        </w:tc>
        <w:tc>
          <w:tcPr>
            <w:tcW w:w="1177" w:type="dxa"/>
            <w:tcBorders>
              <w:top w:val="nil"/>
              <w:left w:val="nil"/>
              <w:bottom w:val="nil"/>
              <w:right w:val="nil"/>
            </w:tcBorders>
            <w:vAlign w:val="center"/>
          </w:tcPr>
          <w:p w14:paraId="45306301">
            <w:pPr>
              <w:adjustRightInd w:val="0"/>
              <w:snapToGrid w:val="0"/>
              <w:spacing w:line="216" w:lineRule="auto"/>
              <w:jc w:val="center"/>
              <w:rPr>
                <w:bCs/>
                <w:sz w:val="18"/>
                <w:szCs w:val="18"/>
              </w:rPr>
            </w:pPr>
            <w:r>
              <w:rPr>
                <w:bCs/>
                <w:sz w:val="18"/>
                <w:szCs w:val="18"/>
              </w:rPr>
              <w:t>1003.6</w:t>
            </w:r>
          </w:p>
        </w:tc>
        <w:tc>
          <w:tcPr>
            <w:tcW w:w="1141" w:type="dxa"/>
            <w:tcBorders>
              <w:top w:val="nil"/>
              <w:left w:val="nil"/>
              <w:bottom w:val="nil"/>
              <w:right w:val="nil"/>
            </w:tcBorders>
            <w:vAlign w:val="center"/>
          </w:tcPr>
          <w:p w14:paraId="6C53073C">
            <w:pPr>
              <w:adjustRightInd w:val="0"/>
              <w:snapToGrid w:val="0"/>
              <w:spacing w:line="216" w:lineRule="auto"/>
              <w:jc w:val="center"/>
              <w:rPr>
                <w:bCs/>
                <w:sz w:val="18"/>
                <w:szCs w:val="18"/>
              </w:rPr>
            </w:pPr>
            <w:r>
              <w:rPr>
                <w:bCs/>
                <w:sz w:val="18"/>
                <w:szCs w:val="18"/>
              </w:rPr>
              <w:t>4877.7</w:t>
            </w:r>
          </w:p>
        </w:tc>
        <w:tc>
          <w:tcPr>
            <w:tcW w:w="1245" w:type="dxa"/>
            <w:tcBorders>
              <w:top w:val="nil"/>
              <w:left w:val="nil"/>
              <w:bottom w:val="nil"/>
              <w:right w:val="nil"/>
            </w:tcBorders>
            <w:vAlign w:val="center"/>
          </w:tcPr>
          <w:p w14:paraId="48497BE3">
            <w:pPr>
              <w:adjustRightInd w:val="0"/>
              <w:snapToGrid w:val="0"/>
              <w:spacing w:line="216" w:lineRule="auto"/>
              <w:jc w:val="center"/>
              <w:rPr>
                <w:bCs/>
                <w:sz w:val="18"/>
                <w:szCs w:val="18"/>
              </w:rPr>
            </w:pPr>
            <w:r>
              <w:rPr>
                <w:bCs/>
                <w:sz w:val="18"/>
                <w:szCs w:val="18"/>
              </w:rPr>
              <w:t>730.1</w:t>
            </w:r>
          </w:p>
        </w:tc>
        <w:tc>
          <w:tcPr>
            <w:tcW w:w="1194" w:type="dxa"/>
            <w:tcBorders>
              <w:top w:val="nil"/>
              <w:left w:val="nil"/>
              <w:bottom w:val="nil"/>
              <w:right w:val="nil"/>
            </w:tcBorders>
            <w:vAlign w:val="center"/>
          </w:tcPr>
          <w:p w14:paraId="46228D4E">
            <w:pPr>
              <w:adjustRightInd w:val="0"/>
              <w:snapToGrid w:val="0"/>
              <w:spacing w:line="216" w:lineRule="auto"/>
              <w:jc w:val="center"/>
              <w:rPr>
                <w:bCs/>
                <w:sz w:val="18"/>
                <w:szCs w:val="18"/>
              </w:rPr>
            </w:pPr>
            <w:r>
              <w:rPr>
                <w:bCs/>
                <w:sz w:val="18"/>
                <w:szCs w:val="18"/>
              </w:rPr>
              <w:t>1190.4</w:t>
            </w:r>
          </w:p>
        </w:tc>
      </w:tr>
      <w:tr w14:paraId="5BBDA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top w:val="nil"/>
              <w:left w:val="nil"/>
              <w:bottom w:val="nil"/>
              <w:right w:val="nil"/>
            </w:tcBorders>
            <w:vAlign w:val="center"/>
          </w:tcPr>
          <w:p w14:paraId="5C7A151D">
            <w:pPr>
              <w:adjustRightInd w:val="0"/>
              <w:snapToGrid w:val="0"/>
              <w:spacing w:line="216" w:lineRule="auto"/>
              <w:jc w:val="center"/>
              <w:rPr>
                <w:bCs/>
                <w:sz w:val="18"/>
                <w:szCs w:val="18"/>
              </w:rPr>
            </w:pPr>
            <w:r>
              <w:rPr>
                <w:bCs/>
                <w:sz w:val="18"/>
                <w:szCs w:val="18"/>
              </w:rPr>
              <w:t>SsAG</w:t>
            </w:r>
          </w:p>
        </w:tc>
        <w:tc>
          <w:tcPr>
            <w:tcW w:w="1029" w:type="dxa"/>
            <w:tcBorders>
              <w:top w:val="nil"/>
              <w:left w:val="nil"/>
              <w:bottom w:val="nil"/>
              <w:right w:val="nil"/>
            </w:tcBorders>
            <w:vAlign w:val="center"/>
          </w:tcPr>
          <w:p w14:paraId="5288EE1F">
            <w:pPr>
              <w:adjustRightInd w:val="0"/>
              <w:snapToGrid w:val="0"/>
              <w:spacing w:line="216" w:lineRule="auto"/>
              <w:jc w:val="center"/>
              <w:rPr>
                <w:bCs/>
                <w:sz w:val="18"/>
                <w:szCs w:val="18"/>
              </w:rPr>
            </w:pPr>
            <w:r>
              <w:rPr>
                <w:bCs/>
                <w:sz w:val="18"/>
                <w:szCs w:val="18"/>
              </w:rPr>
              <w:t>874.0</w:t>
            </w:r>
          </w:p>
        </w:tc>
        <w:tc>
          <w:tcPr>
            <w:tcW w:w="1111" w:type="dxa"/>
            <w:tcBorders>
              <w:top w:val="nil"/>
              <w:left w:val="nil"/>
              <w:bottom w:val="nil"/>
              <w:right w:val="nil"/>
            </w:tcBorders>
            <w:vAlign w:val="center"/>
          </w:tcPr>
          <w:p w14:paraId="6A240D60">
            <w:pPr>
              <w:adjustRightInd w:val="0"/>
              <w:snapToGrid w:val="0"/>
              <w:spacing w:line="216" w:lineRule="auto"/>
              <w:jc w:val="center"/>
              <w:rPr>
                <w:bCs/>
                <w:sz w:val="18"/>
                <w:szCs w:val="18"/>
              </w:rPr>
            </w:pPr>
            <w:r>
              <w:rPr>
                <w:bCs/>
                <w:sz w:val="18"/>
                <w:szCs w:val="18"/>
              </w:rPr>
              <w:t>1402.8</w:t>
            </w:r>
          </w:p>
        </w:tc>
        <w:tc>
          <w:tcPr>
            <w:tcW w:w="1177" w:type="dxa"/>
            <w:tcBorders>
              <w:top w:val="nil"/>
              <w:left w:val="nil"/>
              <w:bottom w:val="nil"/>
              <w:right w:val="nil"/>
            </w:tcBorders>
            <w:vAlign w:val="center"/>
          </w:tcPr>
          <w:p w14:paraId="04220E38">
            <w:pPr>
              <w:adjustRightInd w:val="0"/>
              <w:snapToGrid w:val="0"/>
              <w:spacing w:line="216" w:lineRule="auto"/>
              <w:jc w:val="center"/>
              <w:rPr>
                <w:bCs/>
                <w:sz w:val="18"/>
                <w:szCs w:val="18"/>
              </w:rPr>
            </w:pPr>
            <w:r>
              <w:rPr>
                <w:bCs/>
                <w:sz w:val="18"/>
                <w:szCs w:val="18"/>
              </w:rPr>
              <w:t>2856.9</w:t>
            </w:r>
          </w:p>
        </w:tc>
        <w:tc>
          <w:tcPr>
            <w:tcW w:w="1141" w:type="dxa"/>
            <w:tcBorders>
              <w:top w:val="nil"/>
              <w:left w:val="nil"/>
              <w:bottom w:val="nil"/>
              <w:right w:val="nil"/>
            </w:tcBorders>
            <w:vAlign w:val="center"/>
          </w:tcPr>
          <w:p w14:paraId="298834DD">
            <w:pPr>
              <w:adjustRightInd w:val="0"/>
              <w:snapToGrid w:val="0"/>
              <w:spacing w:line="216" w:lineRule="auto"/>
              <w:jc w:val="center"/>
              <w:rPr>
                <w:bCs/>
                <w:sz w:val="18"/>
                <w:szCs w:val="18"/>
              </w:rPr>
            </w:pPr>
            <w:r>
              <w:rPr>
                <w:bCs/>
                <w:sz w:val="18"/>
                <w:szCs w:val="18"/>
              </w:rPr>
              <w:t>2734.0</w:t>
            </w:r>
          </w:p>
        </w:tc>
        <w:tc>
          <w:tcPr>
            <w:tcW w:w="1245" w:type="dxa"/>
            <w:tcBorders>
              <w:top w:val="nil"/>
              <w:left w:val="nil"/>
              <w:bottom w:val="nil"/>
              <w:right w:val="nil"/>
            </w:tcBorders>
            <w:vAlign w:val="center"/>
          </w:tcPr>
          <w:p w14:paraId="6960D6CD">
            <w:pPr>
              <w:adjustRightInd w:val="0"/>
              <w:snapToGrid w:val="0"/>
              <w:spacing w:line="216" w:lineRule="auto"/>
              <w:jc w:val="center"/>
              <w:rPr>
                <w:bCs/>
                <w:sz w:val="18"/>
                <w:szCs w:val="18"/>
              </w:rPr>
            </w:pPr>
            <w:r>
              <w:rPr>
                <w:bCs/>
                <w:sz w:val="18"/>
                <w:szCs w:val="18"/>
              </w:rPr>
              <w:t>1751.04</w:t>
            </w:r>
          </w:p>
        </w:tc>
        <w:tc>
          <w:tcPr>
            <w:tcW w:w="1194" w:type="dxa"/>
            <w:tcBorders>
              <w:top w:val="nil"/>
              <w:left w:val="nil"/>
              <w:bottom w:val="nil"/>
              <w:right w:val="nil"/>
            </w:tcBorders>
            <w:vAlign w:val="center"/>
          </w:tcPr>
          <w:p w14:paraId="431D727B">
            <w:pPr>
              <w:adjustRightInd w:val="0"/>
              <w:snapToGrid w:val="0"/>
              <w:spacing w:line="216" w:lineRule="auto"/>
              <w:jc w:val="center"/>
              <w:rPr>
                <w:bCs/>
                <w:sz w:val="18"/>
                <w:szCs w:val="18"/>
              </w:rPr>
            </w:pPr>
            <w:r>
              <w:rPr>
                <w:bCs/>
                <w:sz w:val="18"/>
                <w:szCs w:val="18"/>
              </w:rPr>
              <w:t>19763.2</w:t>
            </w:r>
          </w:p>
        </w:tc>
      </w:tr>
      <w:tr w14:paraId="3A124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top w:val="nil"/>
              <w:left w:val="nil"/>
              <w:bottom w:val="nil"/>
              <w:right w:val="nil"/>
            </w:tcBorders>
            <w:vAlign w:val="center"/>
          </w:tcPr>
          <w:p w14:paraId="154049D5">
            <w:pPr>
              <w:adjustRightInd w:val="0"/>
              <w:snapToGrid w:val="0"/>
              <w:spacing w:line="216" w:lineRule="auto"/>
              <w:jc w:val="center"/>
              <w:rPr>
                <w:bCs/>
                <w:sz w:val="18"/>
                <w:szCs w:val="18"/>
              </w:rPr>
            </w:pPr>
            <w:r>
              <w:rPr>
                <w:bCs/>
                <w:sz w:val="18"/>
                <w:szCs w:val="18"/>
              </w:rPr>
              <w:t>DomainMatching</w:t>
            </w:r>
          </w:p>
        </w:tc>
        <w:tc>
          <w:tcPr>
            <w:tcW w:w="1029" w:type="dxa"/>
            <w:tcBorders>
              <w:top w:val="nil"/>
              <w:left w:val="nil"/>
              <w:bottom w:val="nil"/>
              <w:right w:val="nil"/>
            </w:tcBorders>
            <w:vAlign w:val="center"/>
          </w:tcPr>
          <w:p w14:paraId="5E5D299F">
            <w:pPr>
              <w:adjustRightInd w:val="0"/>
              <w:snapToGrid w:val="0"/>
              <w:spacing w:line="216" w:lineRule="auto"/>
              <w:jc w:val="center"/>
              <w:rPr>
                <w:bCs/>
                <w:sz w:val="18"/>
                <w:szCs w:val="18"/>
              </w:rPr>
            </w:pPr>
            <w:r>
              <w:rPr>
                <w:bCs/>
                <w:sz w:val="18"/>
                <w:szCs w:val="18"/>
              </w:rPr>
              <w:t>534.4</w:t>
            </w:r>
          </w:p>
        </w:tc>
        <w:tc>
          <w:tcPr>
            <w:tcW w:w="1111" w:type="dxa"/>
            <w:tcBorders>
              <w:top w:val="nil"/>
              <w:left w:val="nil"/>
              <w:bottom w:val="nil"/>
              <w:right w:val="nil"/>
            </w:tcBorders>
            <w:vAlign w:val="center"/>
          </w:tcPr>
          <w:p w14:paraId="3712B046">
            <w:pPr>
              <w:adjustRightInd w:val="0"/>
              <w:snapToGrid w:val="0"/>
              <w:spacing w:line="216" w:lineRule="auto"/>
              <w:jc w:val="center"/>
              <w:rPr>
                <w:bCs/>
                <w:sz w:val="18"/>
                <w:szCs w:val="18"/>
              </w:rPr>
            </w:pPr>
            <w:r>
              <w:rPr>
                <w:bCs/>
                <w:sz w:val="18"/>
                <w:szCs w:val="18"/>
              </w:rPr>
              <w:t>892.5</w:t>
            </w:r>
          </w:p>
        </w:tc>
        <w:tc>
          <w:tcPr>
            <w:tcW w:w="1177" w:type="dxa"/>
            <w:tcBorders>
              <w:top w:val="nil"/>
              <w:left w:val="nil"/>
              <w:bottom w:val="nil"/>
              <w:right w:val="nil"/>
            </w:tcBorders>
            <w:vAlign w:val="center"/>
          </w:tcPr>
          <w:p w14:paraId="63013C67">
            <w:pPr>
              <w:adjustRightInd w:val="0"/>
              <w:snapToGrid w:val="0"/>
              <w:spacing w:line="216" w:lineRule="auto"/>
              <w:jc w:val="center"/>
              <w:rPr>
                <w:bCs/>
                <w:sz w:val="18"/>
                <w:szCs w:val="18"/>
              </w:rPr>
            </w:pPr>
            <w:r>
              <w:rPr>
                <w:bCs/>
                <w:sz w:val="18"/>
                <w:szCs w:val="18"/>
              </w:rPr>
              <w:t>608.1</w:t>
            </w:r>
          </w:p>
        </w:tc>
        <w:tc>
          <w:tcPr>
            <w:tcW w:w="1141" w:type="dxa"/>
            <w:tcBorders>
              <w:top w:val="nil"/>
              <w:left w:val="nil"/>
              <w:bottom w:val="nil"/>
              <w:right w:val="nil"/>
            </w:tcBorders>
            <w:vAlign w:val="center"/>
          </w:tcPr>
          <w:p w14:paraId="4177267E">
            <w:pPr>
              <w:adjustRightInd w:val="0"/>
              <w:snapToGrid w:val="0"/>
              <w:spacing w:line="216" w:lineRule="auto"/>
              <w:jc w:val="center"/>
              <w:rPr>
                <w:bCs/>
                <w:sz w:val="18"/>
                <w:szCs w:val="18"/>
              </w:rPr>
            </w:pPr>
            <w:r>
              <w:rPr>
                <w:bCs/>
                <w:sz w:val="18"/>
                <w:szCs w:val="18"/>
              </w:rPr>
              <w:t>2965.4</w:t>
            </w:r>
          </w:p>
        </w:tc>
        <w:tc>
          <w:tcPr>
            <w:tcW w:w="1245" w:type="dxa"/>
            <w:tcBorders>
              <w:top w:val="nil"/>
              <w:left w:val="nil"/>
              <w:bottom w:val="nil"/>
              <w:right w:val="nil"/>
            </w:tcBorders>
            <w:vAlign w:val="center"/>
          </w:tcPr>
          <w:p w14:paraId="130C78E8">
            <w:pPr>
              <w:adjustRightInd w:val="0"/>
              <w:snapToGrid w:val="0"/>
              <w:spacing w:line="216" w:lineRule="auto"/>
              <w:jc w:val="center"/>
              <w:rPr>
                <w:bCs/>
                <w:sz w:val="18"/>
                <w:szCs w:val="18"/>
              </w:rPr>
            </w:pPr>
            <w:r>
              <w:rPr>
                <w:bCs/>
                <w:sz w:val="18"/>
                <w:szCs w:val="18"/>
              </w:rPr>
              <w:t>452.3</w:t>
            </w:r>
          </w:p>
        </w:tc>
        <w:tc>
          <w:tcPr>
            <w:tcW w:w="1194" w:type="dxa"/>
            <w:tcBorders>
              <w:top w:val="nil"/>
              <w:left w:val="nil"/>
              <w:bottom w:val="nil"/>
              <w:right w:val="nil"/>
            </w:tcBorders>
            <w:vAlign w:val="center"/>
          </w:tcPr>
          <w:p w14:paraId="60871A8C">
            <w:pPr>
              <w:adjustRightInd w:val="0"/>
              <w:snapToGrid w:val="0"/>
              <w:spacing w:line="216" w:lineRule="auto"/>
              <w:jc w:val="center"/>
              <w:rPr>
                <w:bCs/>
                <w:sz w:val="18"/>
                <w:szCs w:val="18"/>
              </w:rPr>
            </w:pPr>
            <w:r>
              <w:rPr>
                <w:bCs/>
                <w:sz w:val="18"/>
                <w:szCs w:val="18"/>
              </w:rPr>
              <w:t>7047.2</w:t>
            </w:r>
          </w:p>
        </w:tc>
      </w:tr>
      <w:tr w14:paraId="5DE5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622" w:type="dxa"/>
            <w:tcBorders>
              <w:top w:val="nil"/>
              <w:left w:val="nil"/>
              <w:right w:val="nil"/>
            </w:tcBorders>
            <w:vAlign w:val="center"/>
          </w:tcPr>
          <w:p w14:paraId="69DBB673">
            <w:pPr>
              <w:adjustRightInd w:val="0"/>
              <w:snapToGrid w:val="0"/>
              <w:spacing w:line="216" w:lineRule="auto"/>
              <w:jc w:val="center"/>
              <w:rPr>
                <w:bCs/>
                <w:sz w:val="18"/>
                <w:szCs w:val="18"/>
              </w:rPr>
            </w:pPr>
            <w:r>
              <w:rPr>
                <w:bCs/>
                <w:sz w:val="18"/>
                <w:szCs w:val="18"/>
              </w:rPr>
              <w:t>DomainMatching</w:t>
            </w:r>
            <w:r>
              <w:rPr>
                <w:bCs/>
                <w:sz w:val="18"/>
                <w:szCs w:val="18"/>
                <w:vertAlign w:val="subscript"/>
              </w:rPr>
              <w:t>nopt</w:t>
            </w:r>
          </w:p>
        </w:tc>
        <w:tc>
          <w:tcPr>
            <w:tcW w:w="1029" w:type="dxa"/>
            <w:tcBorders>
              <w:top w:val="nil"/>
              <w:left w:val="nil"/>
              <w:right w:val="nil"/>
            </w:tcBorders>
            <w:vAlign w:val="center"/>
          </w:tcPr>
          <w:p w14:paraId="2CF33797">
            <w:pPr>
              <w:adjustRightInd w:val="0"/>
              <w:snapToGrid w:val="0"/>
              <w:spacing w:line="216" w:lineRule="auto"/>
              <w:jc w:val="center"/>
              <w:rPr>
                <w:bCs/>
                <w:sz w:val="18"/>
                <w:szCs w:val="18"/>
              </w:rPr>
            </w:pPr>
            <w:r>
              <w:rPr>
                <w:bCs/>
                <w:sz w:val="18"/>
                <w:szCs w:val="18"/>
              </w:rPr>
              <w:t>599.8</w:t>
            </w:r>
          </w:p>
        </w:tc>
        <w:tc>
          <w:tcPr>
            <w:tcW w:w="1111" w:type="dxa"/>
            <w:tcBorders>
              <w:top w:val="nil"/>
              <w:left w:val="nil"/>
              <w:right w:val="nil"/>
            </w:tcBorders>
            <w:vAlign w:val="center"/>
          </w:tcPr>
          <w:p w14:paraId="09A85F38">
            <w:pPr>
              <w:adjustRightInd w:val="0"/>
              <w:snapToGrid w:val="0"/>
              <w:spacing w:line="216" w:lineRule="auto"/>
              <w:jc w:val="center"/>
              <w:rPr>
                <w:bCs/>
                <w:sz w:val="18"/>
                <w:szCs w:val="18"/>
              </w:rPr>
            </w:pPr>
            <w:r>
              <w:rPr>
                <w:bCs/>
                <w:sz w:val="18"/>
                <w:szCs w:val="18"/>
              </w:rPr>
              <w:t>915.5</w:t>
            </w:r>
          </w:p>
        </w:tc>
        <w:tc>
          <w:tcPr>
            <w:tcW w:w="1177" w:type="dxa"/>
            <w:tcBorders>
              <w:top w:val="nil"/>
              <w:left w:val="nil"/>
              <w:right w:val="nil"/>
            </w:tcBorders>
            <w:vAlign w:val="center"/>
          </w:tcPr>
          <w:p w14:paraId="1B59A623">
            <w:pPr>
              <w:adjustRightInd w:val="0"/>
              <w:snapToGrid w:val="0"/>
              <w:spacing w:line="216" w:lineRule="auto"/>
              <w:jc w:val="center"/>
              <w:rPr>
                <w:bCs/>
                <w:sz w:val="18"/>
                <w:szCs w:val="18"/>
              </w:rPr>
            </w:pPr>
            <w:r>
              <w:rPr>
                <w:bCs/>
                <w:sz w:val="18"/>
                <w:szCs w:val="18"/>
              </w:rPr>
              <w:t>631.8</w:t>
            </w:r>
          </w:p>
        </w:tc>
        <w:tc>
          <w:tcPr>
            <w:tcW w:w="1141" w:type="dxa"/>
            <w:tcBorders>
              <w:top w:val="nil"/>
              <w:left w:val="nil"/>
              <w:right w:val="nil"/>
            </w:tcBorders>
            <w:vAlign w:val="center"/>
          </w:tcPr>
          <w:p w14:paraId="5947486E">
            <w:pPr>
              <w:adjustRightInd w:val="0"/>
              <w:snapToGrid w:val="0"/>
              <w:spacing w:line="216" w:lineRule="auto"/>
              <w:jc w:val="center"/>
              <w:rPr>
                <w:bCs/>
                <w:sz w:val="18"/>
                <w:szCs w:val="18"/>
              </w:rPr>
            </w:pPr>
            <w:r>
              <w:rPr>
                <w:bCs/>
                <w:sz w:val="18"/>
                <w:szCs w:val="18"/>
              </w:rPr>
              <w:t>3034.4</w:t>
            </w:r>
          </w:p>
        </w:tc>
        <w:tc>
          <w:tcPr>
            <w:tcW w:w="1245" w:type="dxa"/>
            <w:tcBorders>
              <w:top w:val="nil"/>
              <w:left w:val="nil"/>
              <w:right w:val="nil"/>
            </w:tcBorders>
            <w:vAlign w:val="center"/>
          </w:tcPr>
          <w:p w14:paraId="1EB29B40">
            <w:pPr>
              <w:adjustRightInd w:val="0"/>
              <w:snapToGrid w:val="0"/>
              <w:spacing w:line="216" w:lineRule="auto"/>
              <w:jc w:val="center"/>
              <w:rPr>
                <w:bCs/>
                <w:sz w:val="18"/>
                <w:szCs w:val="18"/>
              </w:rPr>
            </w:pPr>
            <w:r>
              <w:rPr>
                <w:bCs/>
                <w:sz w:val="18"/>
                <w:szCs w:val="18"/>
              </w:rPr>
              <w:t>488.4</w:t>
            </w:r>
          </w:p>
        </w:tc>
        <w:tc>
          <w:tcPr>
            <w:tcW w:w="1194" w:type="dxa"/>
            <w:tcBorders>
              <w:top w:val="nil"/>
              <w:left w:val="nil"/>
              <w:right w:val="nil"/>
            </w:tcBorders>
            <w:vAlign w:val="center"/>
          </w:tcPr>
          <w:p w14:paraId="44FAA052">
            <w:pPr>
              <w:adjustRightInd w:val="0"/>
              <w:snapToGrid w:val="0"/>
              <w:spacing w:line="216" w:lineRule="auto"/>
              <w:jc w:val="center"/>
              <w:rPr>
                <w:bCs/>
                <w:sz w:val="18"/>
                <w:szCs w:val="18"/>
              </w:rPr>
            </w:pPr>
            <w:r>
              <w:rPr>
                <w:bCs/>
                <w:sz w:val="18"/>
                <w:szCs w:val="18"/>
              </w:rPr>
              <w:t>7168.8</w:t>
            </w:r>
          </w:p>
        </w:tc>
      </w:tr>
    </w:tbl>
    <w:p w14:paraId="3E0FF84B">
      <w:pPr>
        <w:pStyle w:val="13"/>
        <w:spacing w:before="0" w:beforeAutospacing="0" w:after="0" w:afterAutospacing="0" w:line="360" w:lineRule="auto"/>
        <w:rPr>
          <w:rFonts w:ascii="黑体" w:hAnsi="黑体" w:eastAsia="黑体"/>
          <w:bCs/>
          <w:snapToGrid w:val="0"/>
          <w:spacing w:val="2"/>
          <w:kern w:val="2"/>
          <w:sz w:val="21"/>
          <w:szCs w:val="21"/>
        </w:rPr>
        <w:sectPr>
          <w:type w:val="continuous"/>
          <w:pgSz w:w="11906" w:h="16838"/>
          <w:pgMar w:top="1361" w:right="1134" w:bottom="1814" w:left="1134" w:header="1020" w:footer="1191" w:gutter="0"/>
          <w:cols w:space="720" w:num="1"/>
          <w:titlePg/>
          <w:docGrid w:type="lines" w:linePitch="312" w:charSpace="0"/>
        </w:sectPr>
      </w:pPr>
    </w:p>
    <w:p w14:paraId="05B51E15">
      <w:pPr>
        <w:pStyle w:val="13"/>
        <w:spacing w:before="0" w:beforeAutospacing="0" w:after="0" w:afterAutospacing="0" w:line="360" w:lineRule="auto"/>
        <w:rPr>
          <w:rFonts w:ascii="黑体" w:hAnsi="黑体" w:eastAsia="黑体"/>
          <w:bCs/>
          <w:snapToGrid w:val="0"/>
          <w:spacing w:val="2"/>
          <w:kern w:val="2"/>
          <w:sz w:val="21"/>
          <w:szCs w:val="21"/>
        </w:rPr>
      </w:pPr>
      <w:del w:id="1493" w:author="LRC" w:date="2026-06-25T09:03:00Z">
        <w:r>
          <w:rPr>
            <w:rFonts w:hint="eastAsia" w:ascii="黑体" w:hAnsi="黑体" w:eastAsia="黑体"/>
            <w:bCs/>
            <w:snapToGrid w:val="0"/>
            <w:spacing w:val="2"/>
            <w:kern w:val="2"/>
            <w:sz w:val="21"/>
            <w:szCs w:val="21"/>
          </w:rPr>
          <w:delText>4</w:delText>
        </w:r>
      </w:del>
      <w:ins w:id="1494" w:author="LRC" w:date="2026-06-25T09:03:00Z">
        <w:r>
          <w:rPr>
            <w:rFonts w:ascii="黑体" w:hAnsi="黑体" w:eastAsia="黑体"/>
            <w:bCs/>
            <w:snapToGrid w:val="0"/>
            <w:spacing w:val="2"/>
            <w:kern w:val="2"/>
            <w:sz w:val="21"/>
            <w:szCs w:val="21"/>
          </w:rPr>
          <w:t>3</w:t>
        </w:r>
      </w:ins>
      <w:r>
        <w:rPr>
          <w:rFonts w:hint="eastAsia" w:ascii="黑体" w:hAnsi="黑体" w:eastAsia="黑体"/>
          <w:bCs/>
          <w:snapToGrid w:val="0"/>
          <w:spacing w:val="2"/>
          <w:kern w:val="2"/>
          <w:sz w:val="21"/>
          <w:szCs w:val="21"/>
        </w:rPr>
        <w:t xml:space="preserve">.4.4 </w:t>
      </w:r>
      <w:r>
        <w:rPr>
          <w:rFonts w:hint="eastAsia" w:ascii="黑体" w:hAnsi="黑体" w:eastAsia="黑体" w:cs="黑体"/>
          <w:bCs/>
          <w:snapToGrid w:val="0"/>
          <w:spacing w:val="2"/>
          <w:kern w:val="2"/>
          <w:sz w:val="21"/>
          <w:szCs w:val="21"/>
        </w:rPr>
        <w:t>参数</w:t>
      </w:r>
      <m:oMath>
        <m:r>
          <m:rPr>
            <m:sty m:val="p"/>
          </m:rPr>
          <w:rPr>
            <w:rFonts w:ascii="Cambria Math" w:hAnsi="Cambria Math" w:eastAsia="黑体"/>
            <w:snapToGrid w:val="0"/>
            <w:spacing w:val="2"/>
            <w:kern w:val="2"/>
            <w:sz w:val="21"/>
            <w:szCs w:val="21"/>
          </w:rPr>
          <m:t>α</m:t>
        </m:r>
      </m:oMath>
      <w:r>
        <w:rPr>
          <w:rFonts w:hint="eastAsia" w:ascii="黑体" w:hAnsi="黑体" w:eastAsia="黑体" w:cs="黑体"/>
          <w:bCs/>
          <w:snapToGrid w:val="0"/>
          <w:spacing w:val="2"/>
          <w:kern w:val="2"/>
          <w:sz w:val="21"/>
          <w:szCs w:val="21"/>
        </w:rPr>
        <w:t>对</w:t>
      </w:r>
      <w:r>
        <w:rPr>
          <w:rFonts w:ascii="黑体" w:hAnsi="黑体" w:eastAsia="黑体"/>
          <w:bCs/>
          <w:snapToGrid w:val="0"/>
          <w:spacing w:val="2"/>
          <w:kern w:val="2"/>
          <w:sz w:val="21"/>
          <w:szCs w:val="21"/>
        </w:rPr>
        <w:t>top-</w:t>
      </w:r>
      <m:oMath>
        <m:r>
          <m:rPr/>
          <w:rPr>
            <w:rFonts w:ascii="Cambria Math" w:hAnsi="Cambria Math" w:eastAsia="黑体"/>
            <w:snapToGrid w:val="0"/>
            <w:spacing w:val="2"/>
            <w:kern w:val="2"/>
            <w:sz w:val="21"/>
            <w:szCs w:val="21"/>
          </w:rPr>
          <m:t>k</m:t>
        </m:r>
      </m:oMath>
      <w:r>
        <w:rPr>
          <w:rFonts w:hint="eastAsia" w:ascii="黑体" w:hAnsi="黑体" w:eastAsia="黑体" w:cs="黑体"/>
          <w:bCs/>
          <w:snapToGrid w:val="0"/>
          <w:spacing w:val="2"/>
          <w:kern w:val="2"/>
          <w:sz w:val="21"/>
          <w:szCs w:val="21"/>
        </w:rPr>
        <w:t>频繁模式准确率的影响</w:t>
      </w:r>
    </w:p>
    <w:p w14:paraId="104FAE06">
      <w:pPr>
        <w:pStyle w:val="13"/>
        <w:spacing w:before="0" w:beforeAutospacing="0" w:after="0" w:afterAutospacing="0"/>
        <w:ind w:firstLine="430" w:firstLineChars="200"/>
        <w:jc w:val="both"/>
        <w:rPr>
          <w:rFonts w:ascii="Times New Roman" w:hAnsi="Times New Roman"/>
          <w:bCs/>
          <w:snapToGrid w:val="0"/>
          <w:spacing w:val="2"/>
          <w:kern w:val="2"/>
          <w:sz w:val="21"/>
          <w:szCs w:val="21"/>
        </w:rPr>
      </w:pPr>
      <w:r>
        <w:rPr>
          <w:rFonts w:ascii="Times New Roman" w:hAnsi="Times New Roman"/>
          <w:b/>
          <w:snapToGrid w:val="0"/>
          <w:spacing w:val="2"/>
          <w:kern w:val="2"/>
          <w:sz w:val="21"/>
          <w:szCs w:val="21"/>
        </w:rPr>
        <w:tab/>
      </w:r>
      <w:r>
        <w:rPr>
          <w:rFonts w:ascii="Times New Roman" w:hAnsi="Times New Roman"/>
          <w:bCs/>
          <w:snapToGrid w:val="0"/>
          <w:spacing w:val="2"/>
          <w:kern w:val="2"/>
          <w:sz w:val="21"/>
          <w:szCs w:val="21"/>
        </w:rPr>
        <w:t>为探究本文所设计的联合损失函数中</w:t>
      </w:r>
      <w:r>
        <w:rPr>
          <w:rFonts w:hint="eastAsia" w:ascii="Times New Roman" w:hAnsi="Times New Roman"/>
          <w:bCs/>
          <w:snapToGrid w:val="0"/>
          <w:spacing w:val="2"/>
          <w:kern w:val="2"/>
          <w:sz w:val="21"/>
          <w:szCs w:val="21"/>
        </w:rPr>
        <w:t>均方误差</w:t>
      </w:r>
      <w:r>
        <w:rPr>
          <w:rFonts w:ascii="Times New Roman" w:hAnsi="Times New Roman"/>
          <w:bCs/>
          <w:snapToGrid w:val="0"/>
          <w:spacing w:val="2"/>
          <w:kern w:val="2"/>
          <w:sz w:val="21"/>
          <w:szCs w:val="21"/>
        </w:rPr>
        <w:t>与KL散度的相对重要性，本文分析了</w:t>
      </w:r>
      <m:oMath>
        <m:r>
          <m:rPr/>
          <w:rPr>
            <w:rFonts w:ascii="Cambria Math" w:hAnsi="Cambria Math"/>
            <w:snapToGrid w:val="0"/>
            <w:spacing w:val="2"/>
            <w:kern w:val="2"/>
            <w:sz w:val="21"/>
            <w:szCs w:val="21"/>
          </w:rPr>
          <m:t>α</m:t>
        </m:r>
      </m:oMath>
      <w:r>
        <w:rPr>
          <w:rFonts w:ascii="Times New Roman" w:hAnsi="Times New Roman"/>
          <w:bCs/>
          <w:snapToGrid w:val="0"/>
          <w:spacing w:val="2"/>
          <w:kern w:val="2"/>
          <w:sz w:val="21"/>
          <w:szCs w:val="21"/>
        </w:rPr>
        <w:t>值大小的影响。具体而言，在将</w:t>
      </w:r>
      <m:oMath>
        <m:r>
          <m:rPr/>
          <w:rPr>
            <w:rFonts w:ascii="Cambria Math" w:hAnsi="Cambria Math"/>
            <w:snapToGrid w:val="0"/>
            <w:spacing w:val="2"/>
            <w:kern w:val="2"/>
            <w:sz w:val="21"/>
            <w:szCs w:val="21"/>
          </w:rPr>
          <m:t>k</m:t>
        </m:r>
      </m:oMath>
      <w:r>
        <w:rPr>
          <w:rFonts w:ascii="Times New Roman" w:hAnsi="Times New Roman"/>
          <w:bCs/>
          <w:snapToGrid w:val="0"/>
          <w:spacing w:val="2"/>
          <w:kern w:val="2"/>
          <w:sz w:val="21"/>
          <w:szCs w:val="21"/>
        </w:rPr>
        <w:t>、</w:t>
      </w:r>
      <m:oMath>
        <m:r>
          <m:rPr>
            <m:sty m:val="p"/>
          </m:rPr>
          <w:rPr>
            <w:rFonts w:ascii="Cambria Math" w:hAnsi="Cambria Math"/>
            <w:snapToGrid w:val="0"/>
            <w:spacing w:val="2"/>
            <w:kern w:val="2"/>
            <w:sz w:val="21"/>
            <w:szCs w:val="21"/>
          </w:rPr>
          <m:t>ξ</m:t>
        </m:r>
      </m:oMath>
      <w:r>
        <w:rPr>
          <w:rFonts w:ascii="Times New Roman" w:hAnsi="Times New Roman"/>
          <w:snapToGrid w:val="0"/>
          <w:spacing w:val="2"/>
          <w:kern w:val="2"/>
          <w:sz w:val="21"/>
          <w:szCs w:val="21"/>
        </w:rPr>
        <w:t>、</w:t>
      </w:r>
      <m:oMath>
        <m:r>
          <m:rPr/>
          <w:rPr>
            <w:rFonts w:ascii="Cambria Math" w:hAnsi="Cambria Math"/>
            <w:snapToGrid w:val="0"/>
            <w:spacing w:val="2"/>
            <w:kern w:val="2"/>
            <w:sz w:val="21"/>
            <w:szCs w:val="21"/>
          </w:rPr>
          <m:t>t</m:t>
        </m:r>
      </m:oMath>
      <w:r>
        <w:rPr>
          <w:rFonts w:ascii="Times New Roman" w:hAnsi="Times New Roman"/>
          <w:snapToGrid w:val="0"/>
          <w:spacing w:val="2"/>
          <w:kern w:val="2"/>
          <w:sz w:val="21"/>
          <w:szCs w:val="21"/>
        </w:rPr>
        <w:t>、</w:t>
      </w:r>
      <m:oMath>
        <m:r>
          <m:rPr/>
          <w:rPr>
            <w:rFonts w:ascii="Cambria Math" w:hAnsi="Cambria Math"/>
            <w:snapToGrid w:val="0"/>
            <w:spacing w:val="2"/>
            <w:kern w:val="2"/>
            <w:sz w:val="21"/>
            <w:szCs w:val="21"/>
          </w:rPr>
          <m:t>r</m:t>
        </m:r>
      </m:oMath>
      <w:r>
        <w:rPr>
          <w:rFonts w:ascii="Times New Roman" w:hAnsi="Times New Roman"/>
          <w:bCs/>
          <w:snapToGrid w:val="0"/>
          <w:spacing w:val="2"/>
          <w:kern w:val="2"/>
          <w:sz w:val="21"/>
          <w:szCs w:val="21"/>
        </w:rPr>
        <w:t>分别固定为500、0.2、10和20的</w:t>
      </w:r>
      <w:r>
        <w:rPr>
          <w:rFonts w:hint="eastAsia" w:ascii="Times New Roman" w:hAnsi="Times New Roman"/>
          <w:bCs/>
          <w:snapToGrid w:val="0"/>
          <w:spacing w:val="2"/>
          <w:kern w:val="2"/>
          <w:sz w:val="21"/>
          <w:szCs w:val="21"/>
        </w:rPr>
        <w:t>试验</w:t>
      </w:r>
      <w:r>
        <w:rPr>
          <w:rFonts w:ascii="Times New Roman" w:hAnsi="Times New Roman"/>
          <w:bCs/>
          <w:snapToGrid w:val="0"/>
          <w:spacing w:val="2"/>
          <w:kern w:val="2"/>
          <w:sz w:val="21"/>
          <w:szCs w:val="21"/>
        </w:rPr>
        <w:t>设定下，本文考察了超参数</w:t>
      </w:r>
      <m:oMath>
        <m:r>
          <m:rPr/>
          <w:rPr>
            <w:rFonts w:ascii="Cambria Math" w:hAnsi="Cambria Math"/>
            <w:snapToGrid w:val="0"/>
            <w:spacing w:val="2"/>
            <w:kern w:val="2"/>
            <w:sz w:val="21"/>
            <w:szCs w:val="21"/>
          </w:rPr>
          <m:t>α</m:t>
        </m:r>
      </m:oMath>
      <w:r>
        <w:rPr>
          <w:rFonts w:ascii="Times New Roman" w:hAnsi="Times New Roman"/>
          <w:bCs/>
          <w:snapToGrid w:val="0"/>
          <w:spacing w:val="2"/>
          <w:kern w:val="2"/>
          <w:sz w:val="21"/>
          <w:szCs w:val="21"/>
        </w:rPr>
        <w:t>在不同取值时对各个数据集上top-</w:t>
      </w:r>
      <m:oMath>
        <m:r>
          <m:rPr/>
          <w:rPr>
            <w:rFonts w:ascii="Cambria Math" w:hAnsi="Cambria Math"/>
            <w:snapToGrid w:val="0"/>
            <w:spacing w:val="2"/>
            <w:kern w:val="2"/>
            <w:sz w:val="21"/>
            <w:szCs w:val="21"/>
          </w:rPr>
          <m:t>k</m:t>
        </m:r>
      </m:oMath>
      <w:r>
        <w:rPr>
          <w:rFonts w:ascii="Times New Roman" w:hAnsi="Times New Roman"/>
          <w:bCs/>
          <w:snapToGrid w:val="0"/>
          <w:spacing w:val="2"/>
          <w:kern w:val="2"/>
          <w:sz w:val="21"/>
          <w:szCs w:val="21"/>
        </w:rPr>
        <w:t>模式挖掘准确率的影响。该项</w:t>
      </w:r>
      <w:r>
        <w:rPr>
          <w:rFonts w:hint="eastAsia" w:ascii="Times New Roman" w:hAnsi="Times New Roman"/>
          <w:bCs/>
          <w:snapToGrid w:val="0"/>
          <w:spacing w:val="2"/>
          <w:kern w:val="2"/>
          <w:sz w:val="21"/>
          <w:szCs w:val="21"/>
        </w:rPr>
        <w:t>试验</w:t>
      </w:r>
      <w:r>
        <w:rPr>
          <w:rFonts w:ascii="Times New Roman" w:hAnsi="Times New Roman"/>
          <w:bCs/>
          <w:snapToGrid w:val="0"/>
          <w:spacing w:val="2"/>
          <w:kern w:val="2"/>
          <w:sz w:val="21"/>
          <w:szCs w:val="21"/>
        </w:rPr>
        <w:t>的详细结果汇总于表</w:t>
      </w:r>
      <w:r>
        <w:rPr>
          <w:rFonts w:hint="eastAsia" w:ascii="Times New Roman" w:hAnsi="Times New Roman"/>
          <w:bCs/>
          <w:snapToGrid w:val="0"/>
          <w:spacing w:val="2"/>
          <w:kern w:val="2"/>
          <w:sz w:val="21"/>
          <w:szCs w:val="21"/>
        </w:rPr>
        <w:t>4</w:t>
      </w:r>
      <w:r>
        <w:rPr>
          <w:rFonts w:ascii="Times New Roman" w:hAnsi="Times New Roman"/>
          <w:bCs/>
          <w:snapToGrid w:val="0"/>
          <w:spacing w:val="2"/>
          <w:kern w:val="2"/>
          <w:sz w:val="21"/>
          <w:szCs w:val="21"/>
        </w:rPr>
        <w:t>。</w:t>
      </w:r>
    </w:p>
    <w:p w14:paraId="5BD3DDF7">
      <w:pPr>
        <w:ind w:firstLine="420" w:firstLineChars="200"/>
      </w:pPr>
      <w:r>
        <w:rPr>
          <w:rFonts w:hint="eastAsia"/>
          <w:bCs/>
        </w:rPr>
        <w:t>从表4中可以观察到，模型的top-</w:t>
      </w:r>
      <m:oMath>
        <m:r>
          <m:rPr/>
          <w:rPr>
            <w:rFonts w:hint="eastAsia" w:ascii="Cambria Math" w:hAnsi="Cambria Math"/>
          </w:rPr>
          <m:t>k</m:t>
        </m:r>
      </m:oMath>
      <w:r>
        <w:rPr>
          <w:rFonts w:hint="eastAsia"/>
          <w:bCs/>
        </w:rPr>
        <w:t>准确率随着</w:t>
      </w:r>
      <m:oMath>
        <m:r>
          <m:rPr/>
          <w:rPr>
            <w:rFonts w:hint="eastAsia" w:ascii="Cambria Math" w:hAnsi="Cambria Math"/>
          </w:rPr>
          <m:t>α</m:t>
        </m:r>
      </m:oMath>
      <w:r>
        <w:rPr>
          <w:rFonts w:hint="eastAsia"/>
          <w:bCs/>
        </w:rPr>
        <w:t>值的变化呈现出先升后降的趋势。产生这一现象的原因在于，无论是</w:t>
      </w:r>
      <m:oMath>
        <m:r>
          <m:rPr/>
          <w:rPr>
            <w:rFonts w:hint="eastAsia" w:ascii="Cambria Math" w:hAnsi="Cambria Math"/>
          </w:rPr>
          <m:t>α</m:t>
        </m:r>
      </m:oMath>
      <w:r>
        <w:rPr>
          <w:rFonts w:hint="eastAsia"/>
          <w:bCs/>
        </w:rPr>
        <w:t>过高还是过低，都会导致模型在拟合标签</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d>
              <m:dPr>
                <m:begChr m:val="|"/>
                <m:endChr m:val="|"/>
                <m:ctrlPr>
                  <w:rPr>
                    <w:rFonts w:ascii="Cambria Math" w:hAnsi="Cambria Math"/>
                  </w:rPr>
                </m:ctrlPr>
              </m:dPr>
              <m:e>
                <m:r>
                  <m:rPr/>
                  <w:rPr>
                    <w:rFonts w:ascii="Cambria Math" w:hAnsi="Cambria Math"/>
                  </w:rPr>
                  <m:t>V</m:t>
                </m:r>
                <m:ctrlPr>
                  <w:rPr>
                    <w:rFonts w:ascii="Cambria Math" w:hAnsi="Cambria Math"/>
                  </w:rPr>
                </m:ctrlPr>
              </m:e>
            </m:d>
            <m:r>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hint="eastAsia"/>
          <w:bCs/>
        </w:rPr>
        <w:t>时过于偏重单一优化目标，从而降低了预测向量</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r>
              <m:rPr/>
              <w:rPr>
                <w:rFonts w:ascii="Cambria Math" w:hAnsi="Cambria Math"/>
              </w:rPr>
              <m:t>'</m:t>
            </m:r>
            <m:d>
              <m:dPr>
                <m:begChr m:val="|"/>
                <m:endChr m:val="|"/>
                <m:ctrlPr>
                  <w:rPr>
                    <w:rFonts w:ascii="Cambria Math" w:hAnsi="Cambria Math"/>
                  </w:rPr>
                </m:ctrlPr>
              </m:dPr>
              <m:e>
                <m:r>
                  <m:rPr/>
                  <w:rPr>
                    <w:rFonts w:ascii="Cambria Math" w:hAnsi="Cambria Math"/>
                  </w:rPr>
                  <m:t>V</m:t>
                </m:r>
                <m:ctrlPr>
                  <w:rPr>
                    <w:rFonts w:ascii="Cambria Math" w:hAnsi="Cambria Math"/>
                  </w:rPr>
                </m:ctrlPr>
              </m:e>
            </m:d>
            <m:r>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hint="eastAsia"/>
          <w:bCs/>
        </w:rPr>
        <w:t>对目标标签</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d>
              <m:dPr>
                <m:begChr m:val="|"/>
                <m:endChr m:val="|"/>
                <m:ctrlPr>
                  <w:rPr>
                    <w:rFonts w:ascii="Cambria Math" w:hAnsi="Cambria Math"/>
                  </w:rPr>
                </m:ctrlPr>
              </m:dPr>
              <m:e>
                <m:r>
                  <m:rPr/>
                  <w:rPr>
                    <w:rFonts w:ascii="Cambria Math" w:hAnsi="Cambria Math"/>
                  </w:rPr>
                  <m:t>V</m:t>
                </m:r>
                <m:ctrlPr>
                  <w:rPr>
                    <w:rFonts w:ascii="Cambria Math" w:hAnsi="Cambria Math"/>
                  </w:rPr>
                </m:ctrlPr>
              </m:e>
            </m:d>
            <m:r>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hint="eastAsia"/>
          <w:bCs/>
        </w:rPr>
        <w:t>的拟合质量。具体而言，当</w:t>
      </w:r>
      <m:oMath>
        <m:r>
          <m:rPr/>
          <w:rPr>
            <w:rFonts w:hint="eastAsia" w:ascii="Cambria Math" w:hAnsi="Cambria Math"/>
          </w:rPr>
          <m:t>α</m:t>
        </m:r>
      </m:oMath>
      <w:r>
        <w:rPr>
          <w:rFonts w:hint="eastAsia"/>
          <w:bCs/>
        </w:rPr>
        <w:t>值过高时，损失函数过度依赖均方误差（MSE）项，模型主要关注预测值与真实值之间的数值误差最小化，但忽略了标签分布的结构特性，导致预测向量</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r>
              <m:rPr/>
              <w:rPr>
                <w:rFonts w:ascii="Cambria Math" w:hAnsi="Cambria Math"/>
              </w:rPr>
              <m:t>'</m:t>
            </m:r>
            <m:d>
              <m:dPr>
                <m:begChr m:val="|"/>
                <m:endChr m:val="|"/>
                <m:ctrlPr>
                  <w:rPr>
                    <w:rFonts w:ascii="Cambria Math" w:hAnsi="Cambria Math"/>
                  </w:rPr>
                </m:ctrlPr>
              </m:dPr>
              <m:e>
                <m:r>
                  <m:rPr/>
                  <w:rPr>
                    <w:rFonts w:ascii="Cambria Math" w:hAnsi="Cambria Math"/>
                  </w:rPr>
                  <m:t>V</m:t>
                </m:r>
                <m:ctrlPr>
                  <w:rPr>
                    <w:rFonts w:ascii="Cambria Math" w:hAnsi="Cambria Math"/>
                  </w:rPr>
                </m:ctrlPr>
              </m:e>
            </m:d>
            <m:r>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hint="eastAsia"/>
          <w:bCs/>
        </w:rPr>
        <w:t>在概率分布层面与真实标签</w:t>
      </w:r>
      <m:oMath>
        <m:sSup>
          <m:sSupPr>
            <m:ctrlPr>
              <w:rPr>
                <w:rFonts w:ascii="Cambria Math" w:hAnsi="Cambria Math"/>
              </w:rPr>
            </m:ctrlPr>
          </m:sSupPr>
          <m:e>
            <m:r>
              <m:rPr>
                <m:sty m:val="bi"/>
              </m:rPr>
              <w:rPr>
                <w:rFonts w:ascii="Cambria Math" w:hAnsi="Cambria Math"/>
              </w:rPr>
              <m:t>Y</m:t>
            </m:r>
            <m:ctrlPr>
              <w:rPr>
                <w:rFonts w:ascii="Cambria Math" w:hAnsi="Cambria Math"/>
              </w:rPr>
            </m:ctrlPr>
          </m:e>
          <m:sup>
            <m:d>
              <m:dPr>
                <m:begChr m:val="|"/>
                <m:endChr m:val="|"/>
                <m:ctrlPr>
                  <w:rPr>
                    <w:rFonts w:ascii="Cambria Math" w:hAnsi="Cambria Math"/>
                  </w:rPr>
                </m:ctrlPr>
              </m:dPr>
              <m:e>
                <m:r>
                  <m:rPr/>
                  <w:rPr>
                    <w:rFonts w:ascii="Cambria Math" w:hAnsi="Cambria Math"/>
                  </w:rPr>
                  <m:t>V</m:t>
                </m:r>
                <m:ctrlPr>
                  <w:rPr>
                    <w:rFonts w:ascii="Cambria Math" w:hAnsi="Cambria Math"/>
                  </w:rPr>
                </m:ctrlPr>
              </m:e>
            </m:d>
            <m:r>
              <m:rPr/>
              <w:rPr>
                <w:rFonts w:hint="eastAsia" w:ascii="Cambria Math" w:hAnsi="Cambria Math"/>
              </w:rPr>
              <m:t>×</m:t>
            </m:r>
            <m:d>
              <m:dPr>
                <m:begChr m:val="|"/>
                <m:endChr m:val="|"/>
                <m:ctrlPr>
                  <w:rPr>
                    <w:rFonts w:ascii="Cambria Math" w:hAnsi="Cambria Math"/>
                  </w:rPr>
                </m:ctrlPr>
              </m:dPr>
              <m:e>
                <m:r>
                  <m:rPr/>
                  <w:rPr>
                    <w:rFonts w:ascii="Cambria Math" w:hAnsi="Cambria Math"/>
                  </w:rPr>
                  <m:t>L</m:t>
                </m:r>
                <m:ctrlPr>
                  <w:rPr>
                    <w:rFonts w:ascii="Cambria Math" w:hAnsi="Cambria Math"/>
                  </w:rPr>
                </m:ctrlPr>
              </m:e>
            </m:d>
            <m:ctrlPr>
              <w:rPr>
                <w:rFonts w:ascii="Cambria Math" w:hAnsi="Cambria Math"/>
              </w:rPr>
            </m:ctrlPr>
          </m:sup>
        </m:sSup>
      </m:oMath>
      <w:r>
        <w:rPr>
          <w:rFonts w:hint="eastAsia"/>
          <w:bCs/>
        </w:rPr>
        <w:t>产生偏离，进而影响对高频模式的准确识别。相反，当</w:t>
      </w:r>
      <m:oMath>
        <m:r>
          <m:rPr/>
          <w:rPr>
            <w:rFonts w:hint="eastAsia" w:ascii="Cambria Math" w:hAnsi="Cambria Math"/>
          </w:rPr>
          <m:t>α</m:t>
        </m:r>
      </m:oMath>
      <w:r>
        <w:rPr>
          <w:rFonts w:hint="eastAsia"/>
          <w:bCs/>
        </w:rPr>
        <w:t>值过低时，损失函数过度依赖KL散度项，模型过分强调预测分布与目标分布在概率空间上的相似性，但对数值精度的约束不足，使得预测结果在具体数值上与真实标签存在较大偏差，同样无法准确捕捉频繁模式的特征。因此，适当的</w:t>
      </w:r>
      <m:oMath>
        <m:r>
          <m:rPr/>
          <w:rPr>
            <w:rFonts w:hint="eastAsia" w:ascii="Cambria Math" w:hAnsi="Cambria Math"/>
          </w:rPr>
          <m:t>α</m:t>
        </m:r>
      </m:oMath>
      <w:r>
        <w:rPr>
          <w:rFonts w:hint="eastAsia"/>
          <w:bCs/>
        </w:rPr>
        <w:t>值能使两种损失项达到平衡，实现数值精度与分布一致性的最优权衡，从而提升top-</w:t>
      </w:r>
      <m:oMath>
        <m:r>
          <m:rPr/>
          <w:rPr>
            <w:rFonts w:hint="eastAsia" w:ascii="Cambria Math" w:hAnsi="Cambria Math"/>
          </w:rPr>
          <m:t>k</m:t>
        </m:r>
      </m:oMath>
      <w:r>
        <w:rPr>
          <w:rFonts w:hint="eastAsia"/>
          <w:bCs/>
        </w:rPr>
        <w:t>频繁模式的挖掘效果。</w:t>
      </w:r>
    </w:p>
    <w:p w14:paraId="69F73900">
      <w:pPr>
        <w:pStyle w:val="52"/>
        <w:widowControl/>
        <w:adjustRightInd w:val="0"/>
        <w:snapToGrid w:val="0"/>
        <w:ind w:firstLine="0" w:firstLineChars="0"/>
        <w:rPr>
          <w:rFonts w:ascii="宋体" w:hAnsi="宋体" w:cs="宋体"/>
          <w:sz w:val="18"/>
          <w:szCs w:val="18"/>
        </w:rPr>
        <w:sectPr>
          <w:type w:val="continuous"/>
          <w:pgSz w:w="11906" w:h="16838"/>
          <w:pgMar w:top="1361" w:right="1134" w:bottom="1814" w:left="1134" w:header="1020" w:footer="1191" w:gutter="0"/>
          <w:cols w:space="720" w:num="2"/>
          <w:titlePg/>
          <w:docGrid w:type="lines" w:linePitch="312" w:charSpace="0"/>
        </w:sectPr>
      </w:pPr>
    </w:p>
    <w:p w14:paraId="4C52A0E5">
      <w:pPr>
        <w:pStyle w:val="52"/>
        <w:widowControl/>
        <w:adjustRightInd w:val="0"/>
        <w:snapToGrid w:val="0"/>
        <w:ind w:firstLine="0" w:firstLineChars="0"/>
        <w:rPr>
          <w:rFonts w:ascii="宋体" w:hAnsi="宋体" w:cs="宋体"/>
          <w:sz w:val="18"/>
          <w:szCs w:val="18"/>
        </w:rPr>
      </w:pPr>
    </w:p>
    <w:p w14:paraId="18F3609D">
      <w:pPr>
        <w:pStyle w:val="52"/>
        <w:widowControl/>
        <w:adjustRightInd w:val="0"/>
        <w:snapToGrid w:val="0"/>
        <w:ind w:firstLine="0" w:firstLineChars="0"/>
        <w:jc w:val="center"/>
        <w:rPr>
          <w:rFonts w:ascii="宋体" w:hAnsi="宋体" w:cs="宋体"/>
          <w:sz w:val="18"/>
          <w:szCs w:val="18"/>
        </w:rPr>
      </w:pPr>
      <w:r>
        <w:rPr>
          <w:rFonts w:hint="eastAsia" w:ascii="宋体" w:hAnsi="宋体" w:cs="宋体"/>
          <w:sz w:val="18"/>
          <w:szCs w:val="18"/>
        </w:rPr>
        <w:t>表</w:t>
      </w:r>
      <w:r>
        <w:rPr>
          <w:rFonts w:hint="eastAsia" w:ascii="Times New Roman" w:hAnsi="Times New Roman"/>
          <w:sz w:val="18"/>
          <w:szCs w:val="18"/>
        </w:rPr>
        <w:t>4</w:t>
      </w:r>
      <w:r>
        <w:rPr>
          <w:rFonts w:hint="eastAsia" w:ascii="宋体" w:hAnsi="宋体" w:cs="宋体"/>
          <w:sz w:val="18"/>
          <w:szCs w:val="18"/>
        </w:rPr>
        <w:t>参数</w:t>
      </w:r>
      <m:oMath>
        <m:r>
          <m:rPr>
            <m:nor/>
          </m:rPr>
          <w:rPr>
            <w:rFonts w:ascii="Times New Roman" w:hAnsi="Times New Roman"/>
            <w:i/>
            <w:iCs/>
            <w:sz w:val="18"/>
            <w:szCs w:val="18"/>
          </w:rPr>
          <m:t>α</m:t>
        </m:r>
      </m:oMath>
      <w:r>
        <w:rPr>
          <w:rFonts w:hint="eastAsia" w:ascii="宋体" w:hAnsi="宋体" w:cs="宋体"/>
          <w:sz w:val="18"/>
          <w:szCs w:val="18"/>
        </w:rPr>
        <w:t>对</w:t>
      </w:r>
      <w:r>
        <w:rPr>
          <w:rFonts w:ascii="Times New Roman" w:hAnsi="Times New Roman"/>
          <w:sz w:val="18"/>
          <w:szCs w:val="18"/>
        </w:rPr>
        <w:t>top-</w:t>
      </w:r>
      <m:oMath>
        <m:r>
          <m:rPr>
            <m:sty m:val="p"/>
          </m:rPr>
          <w:rPr>
            <w:rFonts w:hint="eastAsia" w:ascii="Cambria Math" w:hAnsi="Cambria Math" w:cs="宋体"/>
            <w:sz w:val="18"/>
            <w:szCs w:val="18"/>
          </w:rPr>
          <m:t>k</m:t>
        </m:r>
      </m:oMath>
      <w:r>
        <w:rPr>
          <w:rFonts w:hint="eastAsia" w:ascii="宋体" w:hAnsi="宋体" w:cs="宋体"/>
          <w:sz w:val="18"/>
          <w:szCs w:val="18"/>
        </w:rPr>
        <w:t>准确率的影响</w:t>
      </w:r>
    </w:p>
    <w:p w14:paraId="4BCE1E55">
      <w:pPr>
        <w:pStyle w:val="52"/>
        <w:adjustRightInd w:val="0"/>
        <w:snapToGrid w:val="0"/>
        <w:ind w:firstLine="360"/>
        <w:jc w:val="center"/>
        <w:rPr>
          <w:rFonts w:ascii="Times New Roman" w:hAnsi="Times New Roman"/>
          <w:sz w:val="18"/>
          <w:szCs w:val="18"/>
        </w:rPr>
      </w:pPr>
      <w:r>
        <w:rPr>
          <w:rFonts w:ascii="Times New Roman" w:hAnsi="Times New Roman"/>
          <w:sz w:val="18"/>
          <w:szCs w:val="18"/>
        </w:rPr>
        <w:t>Tab</w:t>
      </w:r>
      <w:del w:id="1495" w:author="LRC" w:date="2026-07-02T10:02:00Z">
        <w:r>
          <w:rPr>
            <w:rFonts w:hint="eastAsia" w:ascii="Times New Roman" w:hAnsi="Times New Roman"/>
            <w:sz w:val="18"/>
            <w:szCs w:val="18"/>
          </w:rPr>
          <w:delText>.</w:delText>
        </w:r>
      </w:del>
      <w:ins w:id="1496" w:author="LRC" w:date="2026-07-02T10:02:00Z">
        <w:r>
          <w:rPr>
            <w:rFonts w:hint="eastAsia" w:ascii="Times New Roman" w:hAnsi="Times New Roman"/>
            <w:sz w:val="18"/>
            <w:szCs w:val="18"/>
          </w:rPr>
          <w:t>le</w:t>
        </w:r>
      </w:ins>
      <w:ins w:id="1497" w:author="LRC" w:date="2026-07-02T10:02:00Z">
        <w:r>
          <w:rPr>
            <w:rFonts w:ascii="Times New Roman" w:hAnsi="Times New Roman"/>
            <w:sz w:val="18"/>
            <w:szCs w:val="18"/>
          </w:rPr>
          <w:t xml:space="preserve"> </w:t>
        </w:r>
      </w:ins>
      <w:r>
        <w:rPr>
          <w:rFonts w:hint="eastAsia" w:ascii="Times New Roman" w:hAnsi="Times New Roman"/>
          <w:sz w:val="18"/>
          <w:szCs w:val="18"/>
        </w:rPr>
        <w:t>4</w:t>
      </w:r>
      <w:r>
        <w:rPr>
          <w:rFonts w:ascii="Times New Roman" w:hAnsi="Times New Roman"/>
          <w:sz w:val="18"/>
          <w:szCs w:val="18"/>
        </w:rPr>
        <w:t xml:space="preserve"> </w:t>
      </w:r>
      <w:ins w:id="1498" w:author="LRC" w:date="2026-07-02T10:02:00Z">
        <w:r>
          <w:rPr>
            <w:rFonts w:ascii="Times New Roman" w:hAnsi="Times New Roman"/>
            <w:sz w:val="18"/>
            <w:szCs w:val="18"/>
          </w:rPr>
          <w:t xml:space="preserve"> </w:t>
        </w:r>
      </w:ins>
      <w:r>
        <w:rPr>
          <w:rFonts w:ascii="Times New Roman" w:hAnsi="Times New Roman"/>
          <w:sz w:val="18"/>
          <w:szCs w:val="18"/>
        </w:rPr>
        <w:t xml:space="preserve">Effect of </w:t>
      </w:r>
      <m:oMath>
        <m:r>
          <m:rPr>
            <m:nor/>
          </m:rPr>
          <w:rPr>
            <w:rFonts w:ascii="Times New Roman" w:hAnsi="Times New Roman"/>
            <w:i/>
            <w:iCs/>
            <w:sz w:val="18"/>
            <w:szCs w:val="18"/>
          </w:rPr>
          <m:t>α</m:t>
        </m:r>
      </m:oMath>
      <w:r>
        <w:rPr>
          <w:rFonts w:ascii="Times New Roman" w:hAnsi="Times New Roman"/>
          <w:sz w:val="18"/>
          <w:szCs w:val="18"/>
        </w:rPr>
        <w:t xml:space="preserve"> on top-</w:t>
      </w:r>
      <m:oMath>
        <m:r>
          <m:rPr/>
          <w:rPr>
            <w:rFonts w:hint="eastAsia" w:ascii="Cambria Math" w:hAnsi="Cambria Math" w:cs="宋体"/>
            <w:sz w:val="18"/>
            <w:szCs w:val="18"/>
          </w:rPr>
          <m:t>k</m:t>
        </m:r>
      </m:oMath>
      <w:r>
        <w:rPr>
          <w:rFonts w:hint="eastAsia" w:ascii="宋体" w:hAnsi="宋体" w:cs="宋体"/>
          <w:sz w:val="18"/>
          <w:szCs w:val="18"/>
        </w:rPr>
        <w:t>(</w:t>
      </w:r>
      <m:oMath>
        <m:r>
          <m:rPr/>
          <w:rPr>
            <w:rFonts w:hint="eastAsia" w:ascii="Cambria Math" w:hAnsi="Cambria Math" w:cs="宋体"/>
            <w:sz w:val="18"/>
            <w:szCs w:val="18"/>
          </w:rPr>
          <m:t>k</m:t>
        </m:r>
      </m:oMath>
      <w:r>
        <w:rPr>
          <w:rFonts w:hint="eastAsia" w:ascii="宋体" w:hAnsi="宋体" w:cs="宋体"/>
          <w:sz w:val="18"/>
          <w:szCs w:val="18"/>
        </w:rPr>
        <w:t>=</w:t>
      </w:r>
      <w:r>
        <w:rPr>
          <w:rFonts w:hint="eastAsia" w:ascii="Times New Roman" w:hAnsi="Times New Roman"/>
          <w:sz w:val="18"/>
          <w:szCs w:val="18"/>
        </w:rPr>
        <w:t>500</w:t>
      </w:r>
      <w:r>
        <w:rPr>
          <w:rFonts w:hint="eastAsia" w:ascii="宋体" w:hAnsi="宋体" w:cs="宋体"/>
          <w:sz w:val="18"/>
          <w:szCs w:val="18"/>
        </w:rPr>
        <w:t>)</w:t>
      </w:r>
      <w:r>
        <w:rPr>
          <w:rFonts w:ascii="Times New Roman" w:hAnsi="Times New Roman"/>
          <w:sz w:val="18"/>
          <w:szCs w:val="18"/>
        </w:rPr>
        <w:t>accuracy</w:t>
      </w:r>
    </w:p>
    <w:p w14:paraId="3D6E7EAB">
      <w:pPr>
        <w:pStyle w:val="52"/>
        <w:adjustRightInd w:val="0"/>
        <w:snapToGrid w:val="0"/>
        <w:ind w:right="540" w:firstLine="360"/>
        <w:jc w:val="right"/>
        <w:rPr>
          <w:rFonts w:ascii="Times New Roman" w:hAnsi="Times New Roman"/>
          <w:sz w:val="18"/>
          <w:szCs w:val="18"/>
        </w:rPr>
      </w:pPr>
      <w:r>
        <w:rPr>
          <w:rFonts w:hint="eastAsia" w:ascii="Times New Roman" w:hAnsi="Times New Roman"/>
          <w:sz w:val="18"/>
          <w:szCs w:val="18"/>
        </w:rPr>
        <w:t>（</w:t>
      </w:r>
      <w:r>
        <w:rPr>
          <w:rFonts w:hint="eastAsia" w:ascii="宋体" w:hAnsi="宋体" w:cs="宋体"/>
          <w:sz w:val="18"/>
          <w:szCs w:val="18"/>
        </w:rPr>
        <w:t>单位：</w:t>
      </w:r>
      <w:r>
        <w:rPr>
          <w:rFonts w:ascii="Times New Roman" w:hAnsi="Times New Roman"/>
          <w:sz w:val="18"/>
          <w:szCs w:val="18"/>
        </w:rPr>
        <w:t>%</w:t>
      </w:r>
      <w:r>
        <w:rPr>
          <w:rFonts w:hint="eastAsia" w:ascii="Times New Roman" w:hAnsi="Times New Roman"/>
          <w:sz w:val="18"/>
          <w:szCs w:val="18"/>
        </w:rPr>
        <w:t>）</w:t>
      </w:r>
    </w:p>
    <w:tbl>
      <w:tblPr>
        <w:tblStyle w:val="16"/>
        <w:tblW w:w="86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
        <w:gridCol w:w="1176"/>
        <w:gridCol w:w="1324"/>
        <w:gridCol w:w="1436"/>
        <w:gridCol w:w="1396"/>
        <w:gridCol w:w="1589"/>
        <w:gridCol w:w="1262"/>
      </w:tblGrid>
      <w:tr w14:paraId="5A25C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41" w:type="dxa"/>
            <w:tcBorders>
              <w:top w:val="single" w:color="auto" w:sz="4" w:space="0"/>
              <w:left w:val="nil"/>
              <w:bottom w:val="single" w:color="auto" w:sz="4" w:space="0"/>
              <w:right w:val="nil"/>
              <w:tl2br w:val="single" w:color="auto" w:sz="4" w:space="0"/>
            </w:tcBorders>
            <w:vAlign w:val="center"/>
          </w:tcPr>
          <w:p w14:paraId="52FE2D27">
            <w:pPr>
              <w:adjustRightInd w:val="0"/>
              <w:snapToGrid w:val="0"/>
              <w:jc w:val="center"/>
              <w:rPr>
                <w:bCs/>
                <w:sz w:val="18"/>
                <w:szCs w:val="18"/>
              </w:rPr>
            </w:pPr>
            <m:oMathPara>
              <m:oMath>
                <m:r>
                  <m:rPr/>
                  <w:rPr>
                    <w:rFonts w:ascii="Cambria Math" w:hAnsi="Cambria Math"/>
                    <w:sz w:val="18"/>
                    <w:szCs w:val="18"/>
                  </w:rPr>
                  <m:t>G</m:t>
                </m:r>
              </m:oMath>
            </m:oMathPara>
          </w:p>
          <w:p w14:paraId="7C17127F">
            <w:pPr>
              <w:adjustRightInd w:val="0"/>
              <w:snapToGrid w:val="0"/>
              <w:jc w:val="center"/>
              <w:rPr>
                <w:b/>
                <w:bCs/>
                <w:sz w:val="18"/>
                <w:szCs w:val="18"/>
              </w:rPr>
            </w:pPr>
            <m:oMathPara>
              <m:oMath>
                <m:r>
                  <m:rPr/>
                  <w:rPr>
                    <w:rFonts w:ascii="Cambria Math" w:hAnsi="Cambria Math"/>
                    <w:sz w:val="18"/>
                  </w:rPr>
                  <m:t>α</m:t>
                </m:r>
              </m:oMath>
            </m:oMathPara>
          </w:p>
        </w:tc>
        <w:tc>
          <w:tcPr>
            <w:tcW w:w="1176" w:type="dxa"/>
            <w:tcBorders>
              <w:left w:val="nil"/>
              <w:bottom w:val="nil"/>
              <w:right w:val="nil"/>
            </w:tcBorders>
            <w:vAlign w:val="center"/>
          </w:tcPr>
          <w:p w14:paraId="1C2D9078">
            <w:pPr>
              <w:adjustRightInd w:val="0"/>
              <w:snapToGrid w:val="0"/>
              <w:jc w:val="center"/>
              <w:rPr>
                <w:b/>
                <w:bCs/>
                <w:sz w:val="18"/>
                <w:szCs w:val="18"/>
              </w:rPr>
            </w:pPr>
            <w:r>
              <w:rPr>
                <w:b/>
                <w:bCs/>
                <w:sz w:val="18"/>
                <w:szCs w:val="18"/>
              </w:rPr>
              <w:t>Mico</w:t>
            </w:r>
          </w:p>
        </w:tc>
        <w:tc>
          <w:tcPr>
            <w:tcW w:w="1324" w:type="dxa"/>
            <w:tcBorders>
              <w:left w:val="nil"/>
              <w:bottom w:val="nil"/>
              <w:right w:val="nil"/>
            </w:tcBorders>
            <w:vAlign w:val="center"/>
          </w:tcPr>
          <w:p w14:paraId="1B0C08AA">
            <w:pPr>
              <w:adjustRightInd w:val="0"/>
              <w:snapToGrid w:val="0"/>
              <w:jc w:val="center"/>
              <w:rPr>
                <w:b/>
                <w:bCs/>
                <w:sz w:val="18"/>
                <w:szCs w:val="18"/>
              </w:rPr>
            </w:pPr>
            <w:r>
              <w:rPr>
                <w:b/>
                <w:bCs/>
                <w:sz w:val="18"/>
                <w:szCs w:val="18"/>
              </w:rPr>
              <w:t>DBLP</w:t>
            </w:r>
          </w:p>
        </w:tc>
        <w:tc>
          <w:tcPr>
            <w:tcW w:w="1436" w:type="dxa"/>
            <w:tcBorders>
              <w:left w:val="nil"/>
              <w:bottom w:val="nil"/>
              <w:right w:val="nil"/>
            </w:tcBorders>
            <w:vAlign w:val="center"/>
          </w:tcPr>
          <w:p w14:paraId="37B516A8">
            <w:pPr>
              <w:adjustRightInd w:val="0"/>
              <w:snapToGrid w:val="0"/>
              <w:jc w:val="center"/>
              <w:rPr>
                <w:b/>
                <w:bCs/>
                <w:sz w:val="18"/>
                <w:szCs w:val="18"/>
              </w:rPr>
            </w:pPr>
            <w:r>
              <w:rPr>
                <w:b/>
                <w:bCs/>
                <w:sz w:val="18"/>
                <w:szCs w:val="18"/>
              </w:rPr>
              <w:t>Twitter</w:t>
            </w:r>
          </w:p>
        </w:tc>
        <w:tc>
          <w:tcPr>
            <w:tcW w:w="1396" w:type="dxa"/>
            <w:tcBorders>
              <w:left w:val="nil"/>
              <w:bottom w:val="nil"/>
              <w:right w:val="nil"/>
            </w:tcBorders>
            <w:vAlign w:val="center"/>
          </w:tcPr>
          <w:p w14:paraId="39330E03">
            <w:pPr>
              <w:adjustRightInd w:val="0"/>
              <w:snapToGrid w:val="0"/>
              <w:jc w:val="center"/>
              <w:rPr>
                <w:b/>
                <w:bCs/>
                <w:sz w:val="18"/>
                <w:szCs w:val="18"/>
              </w:rPr>
            </w:pPr>
            <w:r>
              <w:rPr>
                <w:b/>
                <w:bCs/>
                <w:sz w:val="18"/>
                <w:szCs w:val="18"/>
              </w:rPr>
              <w:t>Twitch</w:t>
            </w:r>
          </w:p>
        </w:tc>
        <w:tc>
          <w:tcPr>
            <w:tcW w:w="1589" w:type="dxa"/>
            <w:tcBorders>
              <w:left w:val="nil"/>
              <w:bottom w:val="nil"/>
              <w:right w:val="nil"/>
            </w:tcBorders>
            <w:vAlign w:val="center"/>
          </w:tcPr>
          <w:p w14:paraId="76AD60E7">
            <w:pPr>
              <w:adjustRightInd w:val="0"/>
              <w:snapToGrid w:val="0"/>
              <w:jc w:val="center"/>
              <w:rPr>
                <w:b/>
                <w:bCs/>
                <w:sz w:val="18"/>
                <w:szCs w:val="18"/>
              </w:rPr>
            </w:pPr>
            <w:r>
              <w:rPr>
                <w:b/>
                <w:bCs/>
                <w:sz w:val="18"/>
                <w:szCs w:val="18"/>
              </w:rPr>
              <w:t>Youtube</w:t>
            </w:r>
          </w:p>
        </w:tc>
        <w:tc>
          <w:tcPr>
            <w:tcW w:w="1262" w:type="dxa"/>
            <w:tcBorders>
              <w:left w:val="nil"/>
              <w:bottom w:val="nil"/>
              <w:right w:val="nil"/>
            </w:tcBorders>
            <w:vAlign w:val="center"/>
          </w:tcPr>
          <w:p w14:paraId="746B799F">
            <w:pPr>
              <w:adjustRightInd w:val="0"/>
              <w:snapToGrid w:val="0"/>
              <w:jc w:val="center"/>
              <w:rPr>
                <w:b/>
                <w:bCs/>
                <w:sz w:val="18"/>
                <w:szCs w:val="18"/>
              </w:rPr>
            </w:pPr>
            <w:r>
              <w:rPr>
                <w:b/>
                <w:bCs/>
                <w:sz w:val="18"/>
                <w:szCs w:val="18"/>
              </w:rPr>
              <w:t>Skitter</w:t>
            </w:r>
          </w:p>
        </w:tc>
      </w:tr>
      <w:tr w14:paraId="4FC7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Borders>
              <w:top w:val="single" w:color="auto" w:sz="4" w:space="0"/>
              <w:left w:val="nil"/>
              <w:bottom w:val="nil"/>
              <w:right w:val="nil"/>
            </w:tcBorders>
            <w:vAlign w:val="center"/>
          </w:tcPr>
          <w:p w14:paraId="75FA84B7">
            <w:pPr>
              <w:adjustRightInd w:val="0"/>
              <w:snapToGrid w:val="0"/>
              <w:spacing w:line="216" w:lineRule="auto"/>
              <w:jc w:val="center"/>
              <w:rPr>
                <w:bCs/>
                <w:sz w:val="18"/>
                <w:szCs w:val="18"/>
              </w:rPr>
            </w:pPr>
            <w:r>
              <w:rPr>
                <w:bCs/>
                <w:sz w:val="18"/>
                <w:szCs w:val="18"/>
              </w:rPr>
              <w:t>0.2</w:t>
            </w:r>
          </w:p>
        </w:tc>
        <w:tc>
          <w:tcPr>
            <w:tcW w:w="1176" w:type="dxa"/>
            <w:tcBorders>
              <w:left w:val="nil"/>
              <w:bottom w:val="nil"/>
              <w:right w:val="nil"/>
            </w:tcBorders>
            <w:vAlign w:val="center"/>
          </w:tcPr>
          <w:p w14:paraId="26C267CE">
            <w:pPr>
              <w:adjustRightInd w:val="0"/>
              <w:snapToGrid w:val="0"/>
              <w:spacing w:line="216" w:lineRule="auto"/>
              <w:jc w:val="center"/>
              <w:rPr>
                <w:bCs/>
                <w:sz w:val="18"/>
                <w:szCs w:val="18"/>
              </w:rPr>
            </w:pPr>
            <w:r>
              <w:rPr>
                <w:bCs/>
                <w:sz w:val="18"/>
                <w:szCs w:val="18"/>
              </w:rPr>
              <w:t>0.63</w:t>
            </w:r>
          </w:p>
        </w:tc>
        <w:tc>
          <w:tcPr>
            <w:tcW w:w="1324" w:type="dxa"/>
            <w:tcBorders>
              <w:left w:val="nil"/>
              <w:bottom w:val="nil"/>
              <w:right w:val="nil"/>
            </w:tcBorders>
            <w:vAlign w:val="center"/>
          </w:tcPr>
          <w:p w14:paraId="0B14FF1D">
            <w:pPr>
              <w:adjustRightInd w:val="0"/>
              <w:snapToGrid w:val="0"/>
              <w:spacing w:line="216" w:lineRule="auto"/>
              <w:jc w:val="center"/>
              <w:rPr>
                <w:bCs/>
                <w:sz w:val="18"/>
                <w:szCs w:val="18"/>
              </w:rPr>
            </w:pPr>
            <w:r>
              <w:rPr>
                <w:bCs/>
                <w:sz w:val="18"/>
                <w:szCs w:val="18"/>
              </w:rPr>
              <w:t>0.80</w:t>
            </w:r>
          </w:p>
        </w:tc>
        <w:tc>
          <w:tcPr>
            <w:tcW w:w="1436" w:type="dxa"/>
            <w:tcBorders>
              <w:left w:val="nil"/>
              <w:bottom w:val="nil"/>
              <w:right w:val="nil"/>
            </w:tcBorders>
            <w:vAlign w:val="center"/>
          </w:tcPr>
          <w:p w14:paraId="3F8BB4A2">
            <w:pPr>
              <w:adjustRightInd w:val="0"/>
              <w:snapToGrid w:val="0"/>
              <w:spacing w:line="216" w:lineRule="auto"/>
              <w:jc w:val="center"/>
              <w:rPr>
                <w:b/>
                <w:sz w:val="18"/>
                <w:szCs w:val="18"/>
              </w:rPr>
            </w:pPr>
            <w:r>
              <w:rPr>
                <w:b/>
                <w:sz w:val="18"/>
                <w:szCs w:val="18"/>
              </w:rPr>
              <w:t>0.81</w:t>
            </w:r>
          </w:p>
        </w:tc>
        <w:tc>
          <w:tcPr>
            <w:tcW w:w="1396" w:type="dxa"/>
            <w:tcBorders>
              <w:left w:val="nil"/>
              <w:bottom w:val="nil"/>
              <w:right w:val="nil"/>
            </w:tcBorders>
            <w:vAlign w:val="center"/>
          </w:tcPr>
          <w:p w14:paraId="6D9D6E0F">
            <w:pPr>
              <w:adjustRightInd w:val="0"/>
              <w:snapToGrid w:val="0"/>
              <w:spacing w:line="216" w:lineRule="auto"/>
              <w:jc w:val="center"/>
              <w:rPr>
                <w:bCs/>
                <w:sz w:val="18"/>
                <w:szCs w:val="18"/>
              </w:rPr>
            </w:pPr>
            <w:r>
              <w:rPr>
                <w:bCs/>
                <w:sz w:val="18"/>
                <w:szCs w:val="18"/>
              </w:rPr>
              <w:t>0.73</w:t>
            </w:r>
          </w:p>
        </w:tc>
        <w:tc>
          <w:tcPr>
            <w:tcW w:w="1589" w:type="dxa"/>
            <w:tcBorders>
              <w:left w:val="nil"/>
              <w:bottom w:val="nil"/>
              <w:right w:val="nil"/>
            </w:tcBorders>
            <w:vAlign w:val="center"/>
          </w:tcPr>
          <w:p w14:paraId="4B943307">
            <w:pPr>
              <w:adjustRightInd w:val="0"/>
              <w:snapToGrid w:val="0"/>
              <w:spacing w:line="216" w:lineRule="auto"/>
              <w:jc w:val="center"/>
              <w:rPr>
                <w:bCs/>
                <w:sz w:val="18"/>
                <w:szCs w:val="18"/>
              </w:rPr>
            </w:pPr>
            <w:r>
              <w:rPr>
                <w:bCs/>
                <w:sz w:val="18"/>
                <w:szCs w:val="18"/>
              </w:rPr>
              <w:t>0.82</w:t>
            </w:r>
          </w:p>
        </w:tc>
        <w:tc>
          <w:tcPr>
            <w:tcW w:w="1262" w:type="dxa"/>
            <w:tcBorders>
              <w:left w:val="nil"/>
              <w:bottom w:val="nil"/>
              <w:right w:val="nil"/>
            </w:tcBorders>
            <w:vAlign w:val="center"/>
          </w:tcPr>
          <w:p w14:paraId="0F767DDF">
            <w:pPr>
              <w:adjustRightInd w:val="0"/>
              <w:snapToGrid w:val="0"/>
              <w:spacing w:line="216" w:lineRule="auto"/>
              <w:jc w:val="center"/>
              <w:rPr>
                <w:bCs/>
                <w:sz w:val="18"/>
                <w:szCs w:val="18"/>
              </w:rPr>
            </w:pPr>
            <w:r>
              <w:rPr>
                <w:bCs/>
                <w:sz w:val="18"/>
                <w:szCs w:val="18"/>
              </w:rPr>
              <w:t>0.70</w:t>
            </w:r>
          </w:p>
        </w:tc>
      </w:tr>
      <w:tr w14:paraId="6B7DA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Borders>
              <w:top w:val="nil"/>
              <w:left w:val="nil"/>
              <w:bottom w:val="nil"/>
              <w:right w:val="nil"/>
            </w:tcBorders>
            <w:vAlign w:val="center"/>
          </w:tcPr>
          <w:p w14:paraId="3332C8C4">
            <w:pPr>
              <w:adjustRightInd w:val="0"/>
              <w:snapToGrid w:val="0"/>
              <w:spacing w:line="216" w:lineRule="auto"/>
              <w:jc w:val="center"/>
              <w:rPr>
                <w:bCs/>
                <w:sz w:val="18"/>
                <w:szCs w:val="18"/>
              </w:rPr>
            </w:pPr>
            <w:r>
              <w:rPr>
                <w:bCs/>
                <w:sz w:val="18"/>
                <w:szCs w:val="18"/>
              </w:rPr>
              <w:t>0.4</w:t>
            </w:r>
          </w:p>
        </w:tc>
        <w:tc>
          <w:tcPr>
            <w:tcW w:w="1176" w:type="dxa"/>
            <w:tcBorders>
              <w:top w:val="nil"/>
              <w:left w:val="nil"/>
              <w:bottom w:val="nil"/>
              <w:right w:val="nil"/>
            </w:tcBorders>
            <w:vAlign w:val="center"/>
          </w:tcPr>
          <w:p w14:paraId="3E4CDB20">
            <w:pPr>
              <w:adjustRightInd w:val="0"/>
              <w:snapToGrid w:val="0"/>
              <w:spacing w:line="216" w:lineRule="auto"/>
              <w:jc w:val="center"/>
              <w:rPr>
                <w:b/>
                <w:sz w:val="18"/>
                <w:szCs w:val="18"/>
              </w:rPr>
            </w:pPr>
            <w:r>
              <w:rPr>
                <w:b/>
                <w:sz w:val="18"/>
                <w:szCs w:val="18"/>
              </w:rPr>
              <w:t>0.67</w:t>
            </w:r>
          </w:p>
        </w:tc>
        <w:tc>
          <w:tcPr>
            <w:tcW w:w="1324" w:type="dxa"/>
            <w:tcBorders>
              <w:top w:val="nil"/>
              <w:left w:val="nil"/>
              <w:bottom w:val="nil"/>
              <w:right w:val="nil"/>
            </w:tcBorders>
            <w:vAlign w:val="center"/>
          </w:tcPr>
          <w:p w14:paraId="257F1EE3">
            <w:pPr>
              <w:adjustRightInd w:val="0"/>
              <w:snapToGrid w:val="0"/>
              <w:spacing w:line="216" w:lineRule="auto"/>
              <w:jc w:val="center"/>
              <w:rPr>
                <w:b/>
                <w:sz w:val="18"/>
                <w:szCs w:val="18"/>
              </w:rPr>
            </w:pPr>
            <w:r>
              <w:rPr>
                <w:b/>
                <w:sz w:val="18"/>
                <w:szCs w:val="18"/>
              </w:rPr>
              <w:t>0.81</w:t>
            </w:r>
          </w:p>
        </w:tc>
        <w:tc>
          <w:tcPr>
            <w:tcW w:w="1436" w:type="dxa"/>
            <w:tcBorders>
              <w:top w:val="nil"/>
              <w:left w:val="nil"/>
              <w:bottom w:val="nil"/>
              <w:right w:val="nil"/>
            </w:tcBorders>
            <w:vAlign w:val="center"/>
          </w:tcPr>
          <w:p w14:paraId="18D0B027">
            <w:pPr>
              <w:adjustRightInd w:val="0"/>
              <w:snapToGrid w:val="0"/>
              <w:spacing w:line="216" w:lineRule="auto"/>
              <w:jc w:val="center"/>
              <w:rPr>
                <w:bCs/>
                <w:sz w:val="18"/>
                <w:szCs w:val="18"/>
              </w:rPr>
            </w:pPr>
            <w:r>
              <w:rPr>
                <w:bCs/>
                <w:sz w:val="18"/>
                <w:szCs w:val="18"/>
              </w:rPr>
              <w:t>0.73</w:t>
            </w:r>
          </w:p>
        </w:tc>
        <w:tc>
          <w:tcPr>
            <w:tcW w:w="1396" w:type="dxa"/>
            <w:tcBorders>
              <w:top w:val="nil"/>
              <w:left w:val="nil"/>
              <w:bottom w:val="nil"/>
              <w:right w:val="nil"/>
            </w:tcBorders>
            <w:vAlign w:val="center"/>
          </w:tcPr>
          <w:p w14:paraId="190278CD">
            <w:pPr>
              <w:adjustRightInd w:val="0"/>
              <w:snapToGrid w:val="0"/>
              <w:spacing w:line="216" w:lineRule="auto"/>
              <w:jc w:val="center"/>
              <w:rPr>
                <w:b/>
                <w:sz w:val="18"/>
                <w:szCs w:val="18"/>
              </w:rPr>
            </w:pPr>
            <w:r>
              <w:rPr>
                <w:b/>
                <w:sz w:val="18"/>
                <w:szCs w:val="18"/>
              </w:rPr>
              <w:t>0.82</w:t>
            </w:r>
          </w:p>
        </w:tc>
        <w:tc>
          <w:tcPr>
            <w:tcW w:w="1589" w:type="dxa"/>
            <w:tcBorders>
              <w:top w:val="nil"/>
              <w:left w:val="nil"/>
              <w:bottom w:val="nil"/>
              <w:right w:val="nil"/>
            </w:tcBorders>
            <w:vAlign w:val="center"/>
          </w:tcPr>
          <w:p w14:paraId="0EE0FF88">
            <w:pPr>
              <w:adjustRightInd w:val="0"/>
              <w:snapToGrid w:val="0"/>
              <w:spacing w:line="216" w:lineRule="auto"/>
              <w:jc w:val="center"/>
              <w:rPr>
                <w:b/>
                <w:sz w:val="18"/>
                <w:szCs w:val="18"/>
              </w:rPr>
            </w:pPr>
            <w:r>
              <w:rPr>
                <w:b/>
                <w:sz w:val="18"/>
                <w:szCs w:val="18"/>
              </w:rPr>
              <w:t>0.85</w:t>
            </w:r>
          </w:p>
        </w:tc>
        <w:tc>
          <w:tcPr>
            <w:tcW w:w="1262" w:type="dxa"/>
            <w:tcBorders>
              <w:top w:val="nil"/>
              <w:left w:val="nil"/>
              <w:bottom w:val="nil"/>
              <w:right w:val="nil"/>
            </w:tcBorders>
            <w:vAlign w:val="center"/>
          </w:tcPr>
          <w:p w14:paraId="68B7BA94">
            <w:pPr>
              <w:adjustRightInd w:val="0"/>
              <w:snapToGrid w:val="0"/>
              <w:spacing w:line="216" w:lineRule="auto"/>
              <w:jc w:val="center"/>
              <w:rPr>
                <w:bCs/>
                <w:sz w:val="18"/>
                <w:szCs w:val="18"/>
              </w:rPr>
            </w:pPr>
            <w:r>
              <w:rPr>
                <w:bCs/>
                <w:sz w:val="18"/>
                <w:szCs w:val="18"/>
              </w:rPr>
              <w:t>0.74</w:t>
            </w:r>
          </w:p>
        </w:tc>
      </w:tr>
      <w:tr w14:paraId="0D34C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Borders>
              <w:top w:val="nil"/>
              <w:left w:val="nil"/>
              <w:bottom w:val="nil"/>
              <w:right w:val="nil"/>
            </w:tcBorders>
            <w:vAlign w:val="center"/>
          </w:tcPr>
          <w:p w14:paraId="4E5AAB62">
            <w:pPr>
              <w:adjustRightInd w:val="0"/>
              <w:snapToGrid w:val="0"/>
              <w:spacing w:line="216" w:lineRule="auto"/>
              <w:jc w:val="center"/>
              <w:rPr>
                <w:bCs/>
                <w:sz w:val="18"/>
                <w:szCs w:val="18"/>
              </w:rPr>
            </w:pPr>
            <w:r>
              <w:rPr>
                <w:bCs/>
                <w:sz w:val="18"/>
                <w:szCs w:val="18"/>
              </w:rPr>
              <w:t>0.6</w:t>
            </w:r>
          </w:p>
        </w:tc>
        <w:tc>
          <w:tcPr>
            <w:tcW w:w="1176" w:type="dxa"/>
            <w:tcBorders>
              <w:top w:val="nil"/>
              <w:left w:val="nil"/>
              <w:bottom w:val="nil"/>
              <w:right w:val="nil"/>
            </w:tcBorders>
            <w:vAlign w:val="center"/>
          </w:tcPr>
          <w:p w14:paraId="076DAA64">
            <w:pPr>
              <w:adjustRightInd w:val="0"/>
              <w:snapToGrid w:val="0"/>
              <w:spacing w:line="216" w:lineRule="auto"/>
              <w:jc w:val="center"/>
              <w:rPr>
                <w:bCs/>
                <w:sz w:val="18"/>
                <w:szCs w:val="18"/>
              </w:rPr>
            </w:pPr>
            <w:r>
              <w:rPr>
                <w:bCs/>
                <w:sz w:val="18"/>
                <w:szCs w:val="18"/>
              </w:rPr>
              <w:t>0.63</w:t>
            </w:r>
          </w:p>
        </w:tc>
        <w:tc>
          <w:tcPr>
            <w:tcW w:w="1324" w:type="dxa"/>
            <w:tcBorders>
              <w:top w:val="nil"/>
              <w:left w:val="nil"/>
              <w:bottom w:val="nil"/>
              <w:right w:val="nil"/>
            </w:tcBorders>
            <w:vAlign w:val="center"/>
          </w:tcPr>
          <w:p w14:paraId="152E855D">
            <w:pPr>
              <w:adjustRightInd w:val="0"/>
              <w:snapToGrid w:val="0"/>
              <w:spacing w:line="216" w:lineRule="auto"/>
              <w:jc w:val="center"/>
              <w:rPr>
                <w:bCs/>
                <w:sz w:val="18"/>
                <w:szCs w:val="18"/>
              </w:rPr>
            </w:pPr>
            <w:r>
              <w:rPr>
                <w:bCs/>
                <w:sz w:val="18"/>
                <w:szCs w:val="18"/>
              </w:rPr>
              <w:t>0.77</w:t>
            </w:r>
          </w:p>
        </w:tc>
        <w:tc>
          <w:tcPr>
            <w:tcW w:w="1436" w:type="dxa"/>
            <w:tcBorders>
              <w:top w:val="nil"/>
              <w:left w:val="nil"/>
              <w:bottom w:val="nil"/>
              <w:right w:val="nil"/>
            </w:tcBorders>
            <w:vAlign w:val="center"/>
          </w:tcPr>
          <w:p w14:paraId="34BEFBC1">
            <w:pPr>
              <w:adjustRightInd w:val="0"/>
              <w:snapToGrid w:val="0"/>
              <w:spacing w:line="216" w:lineRule="auto"/>
              <w:jc w:val="center"/>
              <w:rPr>
                <w:bCs/>
                <w:sz w:val="18"/>
                <w:szCs w:val="18"/>
              </w:rPr>
            </w:pPr>
            <w:r>
              <w:rPr>
                <w:bCs/>
                <w:sz w:val="18"/>
                <w:szCs w:val="18"/>
              </w:rPr>
              <w:t>0.79</w:t>
            </w:r>
          </w:p>
        </w:tc>
        <w:tc>
          <w:tcPr>
            <w:tcW w:w="1396" w:type="dxa"/>
            <w:tcBorders>
              <w:top w:val="nil"/>
              <w:left w:val="nil"/>
              <w:bottom w:val="nil"/>
              <w:right w:val="nil"/>
            </w:tcBorders>
            <w:vAlign w:val="center"/>
          </w:tcPr>
          <w:p w14:paraId="1DCCF315">
            <w:pPr>
              <w:adjustRightInd w:val="0"/>
              <w:snapToGrid w:val="0"/>
              <w:spacing w:line="216" w:lineRule="auto"/>
              <w:jc w:val="center"/>
              <w:rPr>
                <w:bCs/>
                <w:sz w:val="18"/>
                <w:szCs w:val="18"/>
              </w:rPr>
            </w:pPr>
            <w:r>
              <w:rPr>
                <w:bCs/>
                <w:sz w:val="18"/>
                <w:szCs w:val="18"/>
              </w:rPr>
              <w:t>0.77</w:t>
            </w:r>
          </w:p>
        </w:tc>
        <w:tc>
          <w:tcPr>
            <w:tcW w:w="1589" w:type="dxa"/>
            <w:tcBorders>
              <w:top w:val="nil"/>
              <w:left w:val="nil"/>
              <w:bottom w:val="nil"/>
              <w:right w:val="nil"/>
            </w:tcBorders>
            <w:vAlign w:val="center"/>
          </w:tcPr>
          <w:p w14:paraId="5A96298B">
            <w:pPr>
              <w:adjustRightInd w:val="0"/>
              <w:snapToGrid w:val="0"/>
              <w:spacing w:line="216" w:lineRule="auto"/>
              <w:jc w:val="center"/>
              <w:rPr>
                <w:bCs/>
                <w:sz w:val="18"/>
                <w:szCs w:val="18"/>
              </w:rPr>
            </w:pPr>
            <w:r>
              <w:rPr>
                <w:bCs/>
                <w:sz w:val="18"/>
                <w:szCs w:val="18"/>
              </w:rPr>
              <w:t>0.84</w:t>
            </w:r>
          </w:p>
        </w:tc>
        <w:tc>
          <w:tcPr>
            <w:tcW w:w="1262" w:type="dxa"/>
            <w:tcBorders>
              <w:top w:val="nil"/>
              <w:left w:val="nil"/>
              <w:bottom w:val="nil"/>
              <w:right w:val="nil"/>
            </w:tcBorders>
            <w:vAlign w:val="center"/>
          </w:tcPr>
          <w:p w14:paraId="4DC4AD2F">
            <w:pPr>
              <w:adjustRightInd w:val="0"/>
              <w:snapToGrid w:val="0"/>
              <w:spacing w:line="216" w:lineRule="auto"/>
              <w:jc w:val="center"/>
              <w:rPr>
                <w:bCs/>
                <w:sz w:val="18"/>
                <w:szCs w:val="18"/>
              </w:rPr>
            </w:pPr>
            <w:r>
              <w:rPr>
                <w:b/>
                <w:sz w:val="18"/>
                <w:szCs w:val="18"/>
              </w:rPr>
              <w:t>0.76</w:t>
            </w:r>
          </w:p>
        </w:tc>
      </w:tr>
      <w:tr w14:paraId="2D00C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1" w:type="dxa"/>
            <w:tcBorders>
              <w:top w:val="nil"/>
              <w:left w:val="nil"/>
              <w:bottom w:val="single" w:color="auto" w:sz="4" w:space="0"/>
              <w:right w:val="nil"/>
            </w:tcBorders>
            <w:vAlign w:val="center"/>
          </w:tcPr>
          <w:p w14:paraId="3E016DAD">
            <w:pPr>
              <w:adjustRightInd w:val="0"/>
              <w:snapToGrid w:val="0"/>
              <w:spacing w:line="216" w:lineRule="auto"/>
              <w:jc w:val="center"/>
              <w:rPr>
                <w:bCs/>
                <w:sz w:val="18"/>
                <w:szCs w:val="18"/>
              </w:rPr>
            </w:pPr>
            <w:r>
              <w:rPr>
                <w:bCs/>
                <w:sz w:val="18"/>
                <w:szCs w:val="18"/>
              </w:rPr>
              <w:t>0.8</w:t>
            </w:r>
          </w:p>
        </w:tc>
        <w:tc>
          <w:tcPr>
            <w:tcW w:w="1176" w:type="dxa"/>
            <w:tcBorders>
              <w:top w:val="nil"/>
              <w:left w:val="nil"/>
              <w:bottom w:val="single" w:color="auto" w:sz="4" w:space="0"/>
              <w:right w:val="nil"/>
            </w:tcBorders>
            <w:vAlign w:val="center"/>
          </w:tcPr>
          <w:p w14:paraId="57D9623C">
            <w:pPr>
              <w:adjustRightInd w:val="0"/>
              <w:snapToGrid w:val="0"/>
              <w:spacing w:line="216" w:lineRule="auto"/>
              <w:jc w:val="center"/>
              <w:rPr>
                <w:bCs/>
                <w:sz w:val="18"/>
                <w:szCs w:val="18"/>
              </w:rPr>
            </w:pPr>
            <w:r>
              <w:rPr>
                <w:bCs/>
                <w:sz w:val="18"/>
                <w:szCs w:val="18"/>
              </w:rPr>
              <w:t>0.61</w:t>
            </w:r>
          </w:p>
        </w:tc>
        <w:tc>
          <w:tcPr>
            <w:tcW w:w="1324" w:type="dxa"/>
            <w:tcBorders>
              <w:top w:val="nil"/>
              <w:left w:val="nil"/>
              <w:bottom w:val="single" w:color="auto" w:sz="4" w:space="0"/>
              <w:right w:val="nil"/>
            </w:tcBorders>
            <w:vAlign w:val="center"/>
          </w:tcPr>
          <w:p w14:paraId="499A7036">
            <w:pPr>
              <w:adjustRightInd w:val="0"/>
              <w:snapToGrid w:val="0"/>
              <w:spacing w:line="216" w:lineRule="auto"/>
              <w:jc w:val="center"/>
              <w:rPr>
                <w:bCs/>
                <w:sz w:val="18"/>
                <w:szCs w:val="18"/>
              </w:rPr>
            </w:pPr>
            <w:r>
              <w:rPr>
                <w:bCs/>
                <w:sz w:val="18"/>
                <w:szCs w:val="18"/>
              </w:rPr>
              <w:t>0.73</w:t>
            </w:r>
          </w:p>
        </w:tc>
        <w:tc>
          <w:tcPr>
            <w:tcW w:w="1436" w:type="dxa"/>
            <w:tcBorders>
              <w:top w:val="nil"/>
              <w:left w:val="nil"/>
              <w:bottom w:val="single" w:color="auto" w:sz="4" w:space="0"/>
              <w:right w:val="nil"/>
            </w:tcBorders>
            <w:vAlign w:val="center"/>
          </w:tcPr>
          <w:p w14:paraId="44CFAE58">
            <w:pPr>
              <w:adjustRightInd w:val="0"/>
              <w:snapToGrid w:val="0"/>
              <w:spacing w:line="216" w:lineRule="auto"/>
              <w:jc w:val="center"/>
              <w:rPr>
                <w:bCs/>
                <w:sz w:val="18"/>
                <w:szCs w:val="18"/>
              </w:rPr>
            </w:pPr>
            <w:r>
              <w:rPr>
                <w:bCs/>
                <w:sz w:val="18"/>
                <w:szCs w:val="18"/>
              </w:rPr>
              <w:t>0.78</w:t>
            </w:r>
          </w:p>
        </w:tc>
        <w:tc>
          <w:tcPr>
            <w:tcW w:w="1396" w:type="dxa"/>
            <w:tcBorders>
              <w:top w:val="nil"/>
              <w:left w:val="nil"/>
              <w:bottom w:val="single" w:color="auto" w:sz="4" w:space="0"/>
              <w:right w:val="nil"/>
            </w:tcBorders>
            <w:vAlign w:val="center"/>
          </w:tcPr>
          <w:p w14:paraId="6E6040EE">
            <w:pPr>
              <w:adjustRightInd w:val="0"/>
              <w:snapToGrid w:val="0"/>
              <w:spacing w:line="216" w:lineRule="auto"/>
              <w:jc w:val="center"/>
              <w:rPr>
                <w:bCs/>
                <w:sz w:val="18"/>
                <w:szCs w:val="18"/>
              </w:rPr>
            </w:pPr>
            <w:r>
              <w:rPr>
                <w:bCs/>
                <w:sz w:val="18"/>
                <w:szCs w:val="18"/>
              </w:rPr>
              <w:t>0.70</w:t>
            </w:r>
          </w:p>
        </w:tc>
        <w:tc>
          <w:tcPr>
            <w:tcW w:w="1589" w:type="dxa"/>
            <w:tcBorders>
              <w:top w:val="nil"/>
              <w:left w:val="nil"/>
              <w:bottom w:val="single" w:color="auto" w:sz="4" w:space="0"/>
              <w:right w:val="nil"/>
            </w:tcBorders>
            <w:vAlign w:val="center"/>
          </w:tcPr>
          <w:p w14:paraId="7DA7D7EE">
            <w:pPr>
              <w:adjustRightInd w:val="0"/>
              <w:snapToGrid w:val="0"/>
              <w:spacing w:line="216" w:lineRule="auto"/>
              <w:jc w:val="center"/>
              <w:rPr>
                <w:bCs/>
                <w:sz w:val="18"/>
                <w:szCs w:val="18"/>
              </w:rPr>
            </w:pPr>
            <w:r>
              <w:rPr>
                <w:bCs/>
                <w:sz w:val="18"/>
                <w:szCs w:val="18"/>
              </w:rPr>
              <w:t>0.80</w:t>
            </w:r>
          </w:p>
        </w:tc>
        <w:tc>
          <w:tcPr>
            <w:tcW w:w="1262" w:type="dxa"/>
            <w:tcBorders>
              <w:top w:val="nil"/>
              <w:left w:val="nil"/>
              <w:bottom w:val="single" w:color="auto" w:sz="4" w:space="0"/>
              <w:right w:val="nil"/>
            </w:tcBorders>
            <w:vAlign w:val="center"/>
          </w:tcPr>
          <w:p w14:paraId="2B13ADD6">
            <w:pPr>
              <w:adjustRightInd w:val="0"/>
              <w:snapToGrid w:val="0"/>
              <w:spacing w:line="216" w:lineRule="auto"/>
              <w:jc w:val="center"/>
              <w:rPr>
                <w:bCs/>
                <w:sz w:val="18"/>
                <w:szCs w:val="18"/>
              </w:rPr>
            </w:pPr>
            <w:r>
              <w:rPr>
                <w:bCs/>
                <w:sz w:val="18"/>
                <w:szCs w:val="18"/>
              </w:rPr>
              <w:t>0.68</w:t>
            </w:r>
          </w:p>
        </w:tc>
      </w:tr>
    </w:tbl>
    <w:p w14:paraId="11AA97FE">
      <w:pPr>
        <w:pStyle w:val="6"/>
        <w:spacing w:line="360" w:lineRule="auto"/>
        <w:ind w:firstLine="0"/>
        <w:rPr>
          <w:rFonts w:ascii="宋体" w:hAnsi="宋体"/>
          <w:b/>
          <w:sz w:val="28"/>
          <w:szCs w:val="28"/>
        </w:rPr>
        <w:sectPr>
          <w:type w:val="continuous"/>
          <w:pgSz w:w="11906" w:h="16838"/>
          <w:pgMar w:top="1361" w:right="1134" w:bottom="1814" w:left="1134" w:header="1020" w:footer="1191" w:gutter="0"/>
          <w:cols w:space="720" w:num="1"/>
          <w:titlePg/>
          <w:docGrid w:type="lines" w:linePitch="312" w:charSpace="0"/>
        </w:sectPr>
      </w:pPr>
    </w:p>
    <w:p w14:paraId="5895B155">
      <w:pPr>
        <w:pStyle w:val="6"/>
        <w:spacing w:line="360" w:lineRule="auto"/>
        <w:ind w:firstLine="0"/>
        <w:rPr>
          <w:rFonts w:ascii="宋体" w:hAnsi="宋体" w:cs="黑体"/>
          <w:b/>
          <w:sz w:val="28"/>
          <w:szCs w:val="28"/>
        </w:rPr>
      </w:pPr>
      <w:del w:id="1499" w:author="LRC" w:date="2026-06-25T09:03:00Z">
        <w:r>
          <w:rPr>
            <w:rFonts w:hint="eastAsia" w:ascii="宋体" w:hAnsi="宋体"/>
            <w:b/>
            <w:sz w:val="28"/>
            <w:szCs w:val="28"/>
          </w:rPr>
          <w:delText>5</w:delText>
        </w:r>
      </w:del>
      <w:ins w:id="1500" w:author="LRC" w:date="2026-06-25T09:03:00Z">
        <w:r>
          <w:rPr>
            <w:rFonts w:ascii="宋体" w:hAnsi="宋体"/>
            <w:b/>
            <w:sz w:val="28"/>
            <w:szCs w:val="28"/>
          </w:rPr>
          <w:t>4</w:t>
        </w:r>
      </w:ins>
      <w:r>
        <w:rPr>
          <w:rFonts w:hint="eastAsia" w:ascii="宋体" w:hAnsi="宋体" w:cs="宋体"/>
          <w:b/>
          <w:sz w:val="28"/>
          <w:szCs w:val="28"/>
        </w:rPr>
        <w:t>结论</w:t>
      </w:r>
    </w:p>
    <w:p w14:paraId="01C0DD5A">
      <w:pPr>
        <w:pStyle w:val="13"/>
        <w:spacing w:before="0" w:beforeAutospacing="0" w:after="0" w:afterAutospacing="0"/>
        <w:ind w:firstLine="428" w:firstLineChars="200"/>
        <w:jc w:val="both"/>
        <w:rPr>
          <w:bCs/>
          <w:snapToGrid w:val="0"/>
          <w:spacing w:val="2"/>
          <w:sz w:val="21"/>
          <w:szCs w:val="21"/>
        </w:rPr>
      </w:pPr>
      <w:r>
        <w:rPr>
          <w:bCs/>
          <w:snapToGrid w:val="0"/>
          <w:spacing w:val="2"/>
          <w:sz w:val="21"/>
          <w:szCs w:val="21"/>
        </w:rPr>
        <w:t>本</w:t>
      </w:r>
      <w:del w:id="1501" w:author="LRC" w:date="2026-06-24T16:41:00Z">
        <w:r>
          <w:rPr>
            <w:rFonts w:hint="eastAsia"/>
            <w:bCs/>
            <w:snapToGrid w:val="0"/>
            <w:spacing w:val="2"/>
            <w:sz w:val="21"/>
            <w:szCs w:val="21"/>
          </w:rPr>
          <w:delText>文</w:delText>
        </w:r>
      </w:del>
      <w:ins w:id="1502" w:author="LRC" w:date="2026-06-24T16:41:00Z">
        <w:r>
          <w:rPr>
            <w:rFonts w:hint="eastAsia"/>
            <w:bCs/>
            <w:snapToGrid w:val="0"/>
            <w:spacing w:val="2"/>
            <w:sz w:val="21"/>
            <w:szCs w:val="21"/>
          </w:rPr>
          <w:t>研究</w:t>
        </w:r>
      </w:ins>
      <w:r>
        <w:rPr>
          <w:bCs/>
          <w:snapToGrid w:val="0"/>
          <w:spacing w:val="2"/>
          <w:sz w:val="21"/>
          <w:szCs w:val="21"/>
        </w:rPr>
        <w:t>提出</w:t>
      </w:r>
      <w:del w:id="1503" w:author="LRC" w:date="2026-06-24T16:41:00Z">
        <w:r>
          <w:rPr>
            <w:rFonts w:hint="eastAsia"/>
            <w:bCs/>
            <w:snapToGrid w:val="0"/>
            <w:spacing w:val="2"/>
            <w:sz w:val="21"/>
            <w:szCs w:val="21"/>
          </w:rPr>
          <w:delText>了一种新型的图模式感知采样方法</w:delText>
        </w:r>
      </w:del>
      <w:ins w:id="1504" w:author="LRC" w:date="2026-06-24T16:41:00Z">
        <w:r>
          <w:rPr>
            <w:rFonts w:hint="eastAsia"/>
            <w:bCs/>
            <w:snapToGrid w:val="0"/>
            <w:spacing w:val="2"/>
            <w:sz w:val="21"/>
            <w:szCs w:val="21"/>
          </w:rPr>
          <w:t>的</w:t>
        </w:r>
      </w:ins>
      <w:r>
        <w:rPr>
          <w:rFonts w:ascii="Times New Roman" w:hAnsi="Times New Roman"/>
          <w:bCs/>
          <w:snapToGrid w:val="0"/>
          <w:spacing w:val="2"/>
          <w:sz w:val="21"/>
          <w:szCs w:val="21"/>
        </w:rPr>
        <w:t>MGPA</w:t>
      </w:r>
      <w:del w:id="1505" w:author="LRC" w:date="2026-06-24T16:42:00Z">
        <w:r>
          <w:rPr>
            <w:rFonts w:hint="eastAsia"/>
            <w:bCs/>
            <w:snapToGrid w:val="0"/>
            <w:spacing w:val="2"/>
            <w:sz w:val="21"/>
            <w:szCs w:val="21"/>
          </w:rPr>
          <w:delText>，</w:delText>
        </w:r>
      </w:del>
      <w:ins w:id="1506" w:author="LRC" w:date="2026-06-24T16:42:00Z">
        <w:r>
          <w:rPr>
            <w:rFonts w:hint="eastAsia"/>
            <w:bCs/>
            <w:snapToGrid w:val="0"/>
            <w:spacing w:val="2"/>
            <w:sz w:val="21"/>
            <w:szCs w:val="21"/>
          </w:rPr>
          <w:t>方法能够</w:t>
        </w:r>
      </w:ins>
      <w:r>
        <w:rPr>
          <w:bCs/>
          <w:snapToGrid w:val="0"/>
          <w:spacing w:val="2"/>
          <w:sz w:val="21"/>
          <w:szCs w:val="21"/>
        </w:rPr>
        <w:t>有效解决</w:t>
      </w:r>
      <w:del w:id="1507" w:author="LRC" w:date="2026-06-24T16:42:00Z">
        <w:r>
          <w:rPr>
            <w:bCs/>
            <w:snapToGrid w:val="0"/>
            <w:spacing w:val="2"/>
            <w:sz w:val="21"/>
            <w:szCs w:val="21"/>
          </w:rPr>
          <w:delText>了</w:delText>
        </w:r>
      </w:del>
      <w:r>
        <w:rPr>
          <w:bCs/>
          <w:snapToGrid w:val="0"/>
          <w:spacing w:val="2"/>
          <w:sz w:val="21"/>
          <w:szCs w:val="21"/>
        </w:rPr>
        <w:t>现有图采样技术在频繁模式挖掘中的准确性问题。</w:t>
      </w:r>
      <w:r>
        <w:rPr>
          <w:rFonts w:ascii="Times New Roman" w:hAnsi="Times New Roman"/>
          <w:bCs/>
          <w:snapToGrid w:val="0"/>
          <w:spacing w:val="2"/>
          <w:sz w:val="21"/>
          <w:szCs w:val="21"/>
        </w:rPr>
        <w:t>MGPA的核心是</w:t>
      </w:r>
      <w:del w:id="1508" w:author="LRC" w:date="2026-06-24T16:42:00Z">
        <w:r>
          <w:rPr>
            <w:rFonts w:ascii="Times New Roman" w:hAnsi="Times New Roman"/>
            <w:bCs/>
            <w:snapToGrid w:val="0"/>
            <w:spacing w:val="2"/>
            <w:sz w:val="21"/>
            <w:szCs w:val="21"/>
          </w:rPr>
          <w:delText>一个带偏好的随机游走采样器</w:delText>
        </w:r>
      </w:del>
      <w:r>
        <w:rPr>
          <w:rFonts w:ascii="Times New Roman" w:hAnsi="Times New Roman"/>
          <w:bCs/>
          <w:snapToGrid w:val="0"/>
          <w:spacing w:val="2"/>
          <w:sz w:val="21"/>
          <w:szCs w:val="21"/>
        </w:rPr>
        <w:t>MIWS，</w:t>
      </w:r>
      <w:del w:id="1509" w:author="LRC" w:date="2026-06-24T16:42:00Z">
        <w:r>
          <w:rPr>
            <w:rFonts w:ascii="Times New Roman" w:hAnsi="Times New Roman"/>
            <w:bCs/>
            <w:snapToGrid w:val="0"/>
            <w:spacing w:val="2"/>
            <w:sz w:val="21"/>
            <w:szCs w:val="21"/>
          </w:rPr>
          <w:delText>它</w:delText>
        </w:r>
      </w:del>
      <w:r>
        <w:rPr>
          <w:rFonts w:ascii="Times New Roman" w:hAnsi="Times New Roman"/>
          <w:bCs/>
          <w:snapToGrid w:val="0"/>
          <w:spacing w:val="2"/>
          <w:sz w:val="21"/>
          <w:szCs w:val="21"/>
        </w:rPr>
        <w:t>通过利用节点权重优先探索图中富含频繁模式的区域。</w:t>
      </w:r>
      <w:del w:id="1510" w:author="LRC" w:date="2026-06-24T16:42:00Z">
        <w:r>
          <w:rPr>
            <w:rFonts w:ascii="Times New Roman" w:hAnsi="Times New Roman"/>
            <w:bCs/>
            <w:snapToGrid w:val="0"/>
            <w:spacing w:val="2"/>
            <w:sz w:val="21"/>
            <w:szCs w:val="21"/>
          </w:rPr>
          <w:delText>而</w:delText>
        </w:r>
      </w:del>
      <w:r>
        <w:rPr>
          <w:rFonts w:ascii="Times New Roman" w:hAnsi="Times New Roman"/>
          <w:bCs/>
          <w:snapToGrid w:val="0"/>
          <w:spacing w:val="2"/>
          <w:sz w:val="21"/>
          <w:szCs w:val="21"/>
        </w:rPr>
        <w:t>这些节点权重</w:t>
      </w:r>
      <w:del w:id="1511" w:author="LRC" w:date="2026-06-24T16:42:00Z">
        <w:r>
          <w:rPr>
            <w:rFonts w:ascii="Times New Roman" w:hAnsi="Times New Roman"/>
            <w:bCs/>
            <w:snapToGrid w:val="0"/>
            <w:spacing w:val="2"/>
            <w:sz w:val="21"/>
            <w:szCs w:val="21"/>
          </w:rPr>
          <w:delText>，则</w:delText>
        </w:r>
      </w:del>
      <w:r>
        <w:rPr>
          <w:rFonts w:ascii="Times New Roman" w:hAnsi="Times New Roman"/>
          <w:bCs/>
          <w:snapToGrid w:val="0"/>
          <w:spacing w:val="2"/>
          <w:sz w:val="21"/>
          <w:szCs w:val="21"/>
        </w:rPr>
        <w:t>由</w:t>
      </w:r>
      <w:del w:id="1512" w:author="LRC" w:date="2026-06-24T16:42:00Z">
        <w:r>
          <w:rPr>
            <w:rFonts w:ascii="Times New Roman" w:hAnsi="Times New Roman"/>
            <w:bCs/>
            <w:snapToGrid w:val="0"/>
            <w:spacing w:val="2"/>
            <w:sz w:val="21"/>
            <w:szCs w:val="21"/>
          </w:rPr>
          <w:delText>本文所提出的节点权重预测模型</w:delText>
        </w:r>
      </w:del>
      <w:r>
        <w:rPr>
          <w:rFonts w:ascii="Times New Roman" w:hAnsi="Times New Roman"/>
          <w:bCs/>
          <w:snapToGrid w:val="0"/>
          <w:spacing w:val="2"/>
          <w:sz w:val="21"/>
          <w:szCs w:val="21"/>
        </w:rPr>
        <w:t>EchoModel预测得</w:t>
      </w:r>
      <w:del w:id="1513" w:author="LRC" w:date="2026-06-24T16:43:00Z">
        <w:r>
          <w:rPr>
            <w:rFonts w:ascii="Times New Roman" w:hAnsi="Times New Roman"/>
            <w:bCs/>
            <w:snapToGrid w:val="0"/>
            <w:spacing w:val="2"/>
            <w:sz w:val="21"/>
            <w:szCs w:val="21"/>
          </w:rPr>
          <w:delText>出</w:delText>
        </w:r>
      </w:del>
      <w:ins w:id="1514" w:author="LRC" w:date="2026-06-24T16:43:00Z">
        <w:r>
          <w:rPr>
            <w:rFonts w:hint="eastAsia" w:ascii="Times New Roman" w:hAnsi="Times New Roman"/>
            <w:bCs/>
            <w:snapToGrid w:val="0"/>
            <w:spacing w:val="2"/>
            <w:sz w:val="21"/>
            <w:szCs w:val="21"/>
          </w:rPr>
          <w:t>到</w:t>
        </w:r>
      </w:ins>
      <w:r>
        <w:rPr>
          <w:rFonts w:ascii="Times New Roman" w:hAnsi="Times New Roman"/>
          <w:bCs/>
          <w:snapToGrid w:val="0"/>
          <w:spacing w:val="2"/>
          <w:sz w:val="21"/>
          <w:szCs w:val="21"/>
        </w:rPr>
        <w:t>。EchoModel通过学习从节点的局部特征到标签的复杂映射，为每个节点赋予一个权重</w:t>
      </w:r>
      <w:del w:id="1515" w:author="LRC" w:date="2026-06-24T16:43:00Z">
        <w:r>
          <w:rPr>
            <w:rFonts w:ascii="Times New Roman" w:hAnsi="Times New Roman"/>
            <w:bCs/>
            <w:snapToGrid w:val="0"/>
            <w:spacing w:val="2"/>
            <w:sz w:val="21"/>
            <w:szCs w:val="21"/>
          </w:rPr>
          <w:delText>值</w:delText>
        </w:r>
      </w:del>
      <w:r>
        <w:rPr>
          <w:rFonts w:ascii="Times New Roman" w:hAnsi="Times New Roman"/>
          <w:bCs/>
          <w:snapToGrid w:val="0"/>
          <w:spacing w:val="2"/>
          <w:sz w:val="21"/>
          <w:szCs w:val="21"/>
        </w:rPr>
        <w:t>。</w:t>
      </w:r>
      <w:del w:id="1516" w:author="LRC" w:date="2026-06-24T16:43:00Z">
        <w:r>
          <w:rPr>
            <w:rFonts w:ascii="Times New Roman" w:hAnsi="Times New Roman"/>
            <w:bCs/>
            <w:snapToGrid w:val="0"/>
            <w:spacing w:val="2"/>
            <w:sz w:val="21"/>
            <w:szCs w:val="21"/>
          </w:rPr>
          <w:delText>最后，</w:delText>
        </w:r>
      </w:del>
      <w:r>
        <w:rPr>
          <w:rFonts w:ascii="Times New Roman" w:hAnsi="Times New Roman"/>
          <w:bCs/>
          <w:snapToGrid w:val="0"/>
          <w:spacing w:val="2"/>
          <w:sz w:val="21"/>
          <w:szCs w:val="21"/>
        </w:rPr>
        <w:t>为</w:t>
      </w:r>
      <w:del w:id="1517" w:author="LRC" w:date="2026-06-24T16:43:00Z">
        <w:r>
          <w:rPr>
            <w:rFonts w:ascii="Times New Roman" w:hAnsi="Times New Roman"/>
            <w:bCs/>
            <w:snapToGrid w:val="0"/>
            <w:spacing w:val="2"/>
            <w:sz w:val="21"/>
            <w:szCs w:val="21"/>
          </w:rPr>
          <w:delText>实现对</w:delText>
        </w:r>
      </w:del>
      <w:ins w:id="1518" w:author="LRC" w:date="2026-06-24T16:43:00Z">
        <w:r>
          <w:rPr>
            <w:rFonts w:hint="eastAsia" w:ascii="Times New Roman" w:hAnsi="Times New Roman"/>
            <w:bCs/>
            <w:snapToGrid w:val="0"/>
            <w:spacing w:val="2"/>
            <w:sz w:val="21"/>
            <w:szCs w:val="21"/>
          </w:rPr>
          <w:t>有效训练</w:t>
        </w:r>
      </w:ins>
      <w:r>
        <w:rPr>
          <w:rFonts w:ascii="Times New Roman" w:hAnsi="Times New Roman"/>
          <w:bCs/>
          <w:snapToGrid w:val="0"/>
          <w:spacing w:val="2"/>
          <w:sz w:val="21"/>
          <w:szCs w:val="21"/>
        </w:rPr>
        <w:t>EchoModel</w:t>
      </w:r>
      <w:del w:id="1519" w:author="LRC" w:date="2026-06-24T16:44:00Z">
        <w:r>
          <w:rPr>
            <w:rFonts w:ascii="Times New Roman" w:hAnsi="Times New Roman"/>
            <w:bCs/>
            <w:snapToGrid w:val="0"/>
            <w:spacing w:val="2"/>
            <w:sz w:val="21"/>
            <w:szCs w:val="21"/>
          </w:rPr>
          <w:delText>的有效训练</w:delText>
        </w:r>
      </w:del>
      <w:r>
        <w:rPr>
          <w:rFonts w:ascii="Times New Roman" w:hAnsi="Times New Roman"/>
          <w:bCs/>
          <w:snapToGrid w:val="0"/>
          <w:spacing w:val="2"/>
          <w:sz w:val="21"/>
          <w:szCs w:val="21"/>
        </w:rPr>
        <w:t>，本</w:t>
      </w:r>
      <w:del w:id="1520" w:author="LRC" w:date="2026-06-24T16:44:00Z">
        <w:r>
          <w:rPr>
            <w:rFonts w:ascii="Times New Roman" w:hAnsi="Times New Roman"/>
            <w:bCs/>
            <w:snapToGrid w:val="0"/>
            <w:spacing w:val="2"/>
            <w:sz w:val="21"/>
            <w:szCs w:val="21"/>
          </w:rPr>
          <w:delText>文</w:delText>
        </w:r>
      </w:del>
      <w:ins w:id="1521" w:author="LRC" w:date="2026-06-24T16:44:00Z">
        <w:r>
          <w:rPr>
            <w:rFonts w:hint="eastAsia" w:ascii="Times New Roman" w:hAnsi="Times New Roman"/>
            <w:bCs/>
            <w:snapToGrid w:val="0"/>
            <w:spacing w:val="2"/>
            <w:sz w:val="21"/>
            <w:szCs w:val="21"/>
          </w:rPr>
          <w:t>研究</w:t>
        </w:r>
      </w:ins>
      <w:r>
        <w:rPr>
          <w:rFonts w:ascii="Times New Roman" w:hAnsi="Times New Roman"/>
          <w:bCs/>
          <w:snapToGrid w:val="0"/>
          <w:spacing w:val="2"/>
          <w:sz w:val="21"/>
          <w:szCs w:val="21"/>
        </w:rPr>
        <w:t>设计</w:t>
      </w:r>
      <w:del w:id="1522" w:author="LRC" w:date="2026-06-24T16:44:00Z">
        <w:r>
          <w:rPr>
            <w:rFonts w:ascii="Times New Roman" w:hAnsi="Times New Roman"/>
            <w:bCs/>
            <w:snapToGrid w:val="0"/>
            <w:spacing w:val="2"/>
            <w:sz w:val="21"/>
            <w:szCs w:val="21"/>
          </w:rPr>
          <w:delText>了</w:delText>
        </w:r>
      </w:del>
      <w:r>
        <w:rPr>
          <w:rFonts w:ascii="Times New Roman" w:hAnsi="Times New Roman"/>
          <w:bCs/>
          <w:snapToGrid w:val="0"/>
          <w:spacing w:val="2"/>
          <w:sz w:val="21"/>
          <w:szCs w:val="21"/>
        </w:rPr>
        <w:t>一种基于Motif的邻域匹配算法DomainMatching。该算法通过量化节点邻域与融合了高频属性的Motif模式的匹配度，为EchoModel的学习提供监督信号。</w:t>
      </w:r>
      <w:r>
        <w:rPr>
          <w:rFonts w:hint="eastAsia"/>
          <w:bCs/>
          <w:snapToGrid w:val="0"/>
          <w:spacing w:val="2"/>
          <w:sz w:val="21"/>
          <w:szCs w:val="21"/>
        </w:rPr>
        <w:t>试验</w:t>
      </w:r>
      <w:r>
        <w:rPr>
          <w:bCs/>
          <w:snapToGrid w:val="0"/>
          <w:spacing w:val="2"/>
          <w:sz w:val="21"/>
          <w:szCs w:val="21"/>
        </w:rPr>
        <w:t>结果表明，</w:t>
      </w:r>
      <w:r>
        <w:rPr>
          <w:rFonts w:ascii="Times New Roman" w:hAnsi="Times New Roman"/>
          <w:bCs/>
          <w:snapToGrid w:val="0"/>
          <w:spacing w:val="2"/>
          <w:sz w:val="21"/>
          <w:szCs w:val="21"/>
        </w:rPr>
        <w:t>MGPA</w:t>
      </w:r>
      <w:r>
        <w:rPr>
          <w:rFonts w:hint="eastAsia"/>
          <w:bCs/>
          <w:snapToGrid w:val="0"/>
          <w:spacing w:val="2"/>
          <w:sz w:val="21"/>
          <w:szCs w:val="21"/>
        </w:rPr>
        <w:t>总体上表现出色</w:t>
      </w:r>
      <w:r>
        <w:rPr>
          <w:bCs/>
          <w:snapToGrid w:val="0"/>
          <w:spacing w:val="2"/>
          <w:sz w:val="21"/>
          <w:szCs w:val="21"/>
        </w:rPr>
        <w:t>。在</w:t>
      </w:r>
      <w:r>
        <w:rPr>
          <w:rFonts w:ascii="Times New Roman" w:hAnsi="Times New Roman"/>
          <w:bCs/>
          <w:snapToGrid w:val="0"/>
          <w:spacing w:val="2"/>
          <w:sz w:val="21"/>
          <w:szCs w:val="21"/>
        </w:rPr>
        <w:t>top</w:t>
      </w:r>
      <w:r>
        <w:rPr>
          <w:bCs/>
          <w:snapToGrid w:val="0"/>
          <w:spacing w:val="2"/>
          <w:sz w:val="21"/>
          <w:szCs w:val="21"/>
        </w:rPr>
        <w:t>-</w:t>
      </w:r>
      <m:oMath>
        <m:r>
          <m:rPr/>
          <w:rPr>
            <w:rFonts w:ascii="Cambria Math" w:hAnsi="Cambria Math"/>
            <w:snapToGrid w:val="0"/>
            <w:spacing w:val="2"/>
            <w:sz w:val="21"/>
            <w:szCs w:val="21"/>
          </w:rPr>
          <m:t>k</m:t>
        </m:r>
      </m:oMath>
      <w:r>
        <w:rPr>
          <w:rFonts w:hint="eastAsia" w:hAnsi="Cambria Math"/>
          <w:snapToGrid w:val="0"/>
          <w:spacing w:val="2"/>
          <w:sz w:val="21"/>
          <w:szCs w:val="21"/>
        </w:rPr>
        <w:t>频繁</w:t>
      </w:r>
      <w:r>
        <w:rPr>
          <w:bCs/>
          <w:snapToGrid w:val="0"/>
          <w:spacing w:val="2"/>
          <w:sz w:val="21"/>
          <w:szCs w:val="21"/>
        </w:rPr>
        <w:t>模式挖掘任务</w:t>
      </w:r>
      <w:r>
        <w:rPr>
          <w:rFonts w:hint="eastAsia"/>
          <w:bCs/>
          <w:snapToGrid w:val="0"/>
          <w:spacing w:val="2"/>
          <w:sz w:val="21"/>
          <w:szCs w:val="21"/>
        </w:rPr>
        <w:t>中，</w:t>
      </w:r>
      <w:r>
        <w:rPr>
          <w:rFonts w:ascii="Times New Roman" w:hAnsi="Times New Roman"/>
          <w:bCs/>
          <w:snapToGrid w:val="0"/>
          <w:spacing w:val="2"/>
          <w:sz w:val="21"/>
          <w:szCs w:val="21"/>
        </w:rPr>
        <w:t>MGPA</w:t>
      </w:r>
      <w:r>
        <w:rPr>
          <w:bCs/>
          <w:snapToGrid w:val="0"/>
          <w:spacing w:val="2"/>
          <w:sz w:val="21"/>
          <w:szCs w:val="21"/>
        </w:rPr>
        <w:t>在采样率为</w:t>
      </w:r>
      <w:r>
        <w:rPr>
          <w:rFonts w:ascii="Times New Roman" w:hAnsi="Times New Roman"/>
          <w:bCs/>
          <w:snapToGrid w:val="0"/>
          <w:spacing w:val="2"/>
          <w:sz w:val="21"/>
          <w:szCs w:val="21"/>
        </w:rPr>
        <w:t>20%</w:t>
      </w:r>
      <w:r>
        <w:rPr>
          <w:bCs/>
          <w:snapToGrid w:val="0"/>
          <w:spacing w:val="2"/>
          <w:sz w:val="21"/>
          <w:szCs w:val="21"/>
        </w:rPr>
        <w:t>时，最高达到了</w:t>
      </w:r>
      <w:r>
        <w:rPr>
          <w:rFonts w:ascii="Times New Roman" w:hAnsi="Times New Roman"/>
          <w:bCs/>
          <w:snapToGrid w:val="0"/>
          <w:spacing w:val="2"/>
          <w:sz w:val="21"/>
          <w:szCs w:val="21"/>
        </w:rPr>
        <w:t>96%</w:t>
      </w:r>
      <w:r>
        <w:rPr>
          <w:bCs/>
          <w:snapToGrid w:val="0"/>
          <w:spacing w:val="2"/>
          <w:sz w:val="21"/>
          <w:szCs w:val="21"/>
        </w:rPr>
        <w:t>的准确率。</w:t>
      </w:r>
    </w:p>
    <w:p w14:paraId="5EF88682">
      <w:pPr>
        <w:pStyle w:val="13"/>
        <w:spacing w:before="0" w:beforeAutospacing="0" w:after="0" w:afterAutospacing="0"/>
        <w:ind w:firstLine="428" w:firstLineChars="200"/>
        <w:jc w:val="both"/>
        <w:rPr>
          <w:bCs/>
          <w:snapToGrid w:val="0"/>
          <w:spacing w:val="2"/>
          <w:sz w:val="21"/>
          <w:szCs w:val="21"/>
        </w:rPr>
      </w:pPr>
      <w:r>
        <w:rPr>
          <w:bCs/>
          <w:snapToGrid w:val="0"/>
          <w:spacing w:val="2"/>
          <w:sz w:val="21"/>
          <w:szCs w:val="21"/>
        </w:rPr>
        <w:t>未来的工作将把</w:t>
      </w:r>
      <w:r>
        <w:rPr>
          <w:rFonts w:ascii="Times New Roman" w:hAnsi="Times New Roman"/>
          <w:bCs/>
          <w:snapToGrid w:val="0"/>
          <w:spacing w:val="2"/>
          <w:sz w:val="21"/>
          <w:szCs w:val="21"/>
        </w:rPr>
        <w:t>MGPA</w:t>
      </w:r>
      <w:r>
        <w:rPr>
          <w:bCs/>
          <w:snapToGrid w:val="0"/>
          <w:spacing w:val="2"/>
          <w:sz w:val="21"/>
          <w:szCs w:val="21"/>
        </w:rPr>
        <w:t>与分布式计算框架结合，以满足大规模图（十亿条边）的采样需求。同时，优化节点特征矩阵和</w:t>
      </w:r>
      <w:r>
        <w:rPr>
          <w:rFonts w:ascii="Times New Roman" w:hAnsi="Times New Roman"/>
          <w:bCs/>
          <w:snapToGrid w:val="0"/>
          <w:spacing w:val="2"/>
          <w:sz w:val="21"/>
          <w:szCs w:val="21"/>
        </w:rPr>
        <w:t>Motif</w:t>
      </w:r>
      <w:r>
        <w:rPr>
          <w:bCs/>
          <w:snapToGrid w:val="0"/>
          <w:spacing w:val="2"/>
          <w:sz w:val="21"/>
          <w:szCs w:val="21"/>
        </w:rPr>
        <w:t>的存储方式，采用稀疏表示或压缩技术来减少内存消耗。对于属性分布高度集中的数据集，设计更精细的权重分配机制，平衡高频节点和低频节点的保留比例。本研究提出的方法为大规模图数据的高效分析和模式挖掘提供了一种新的技术途径，其理论价值和实际应用性通过</w:t>
      </w:r>
      <w:r>
        <w:rPr>
          <w:rFonts w:hint="eastAsia"/>
          <w:bCs/>
          <w:snapToGrid w:val="0"/>
          <w:spacing w:val="2"/>
          <w:sz w:val="21"/>
          <w:szCs w:val="21"/>
        </w:rPr>
        <w:t>试验</w:t>
      </w:r>
      <w:r>
        <w:rPr>
          <w:bCs/>
          <w:snapToGrid w:val="0"/>
          <w:spacing w:val="2"/>
          <w:sz w:val="21"/>
          <w:szCs w:val="21"/>
        </w:rPr>
        <w:t>得到了验证。</w:t>
      </w:r>
    </w:p>
    <w:p w14:paraId="7F4D07A3">
      <w:pPr>
        <w:pStyle w:val="6"/>
        <w:ind w:firstLine="0"/>
        <w:jc w:val="left"/>
        <w:rPr>
          <w:rFonts w:ascii="宋体" w:hAnsi="宋体" w:cs="Arial"/>
          <w:b/>
          <w:color w:val="000000" w:themeColor="text1"/>
          <w:sz w:val="18"/>
          <w:szCs w:val="18"/>
          <w14:textFill>
            <w14:solidFill>
              <w14:schemeClr w14:val="tx1"/>
            </w14:solidFill>
          </w14:textFill>
        </w:rPr>
      </w:pPr>
      <w:r>
        <w:rPr>
          <w:rFonts w:ascii="宋体" w:hAnsi="宋体" w:cs="Arial"/>
          <w:b/>
          <w:color w:val="000000" w:themeColor="text1"/>
          <w:sz w:val="18"/>
          <w:szCs w:val="18"/>
          <w14:textFill>
            <w14:solidFill>
              <w14:schemeClr w14:val="tx1"/>
            </w14:solidFill>
          </w14:textFill>
        </w:rPr>
        <w:t xml:space="preserve">参考文献: </w:t>
      </w:r>
    </w:p>
    <w:p w14:paraId="492AE3F6">
      <w:pPr>
        <w:pStyle w:val="35"/>
        <w:numPr>
          <w:ilvl w:val="0"/>
          <w:numId w:val="5"/>
        </w:numPr>
        <w:ind w:firstLineChars="0"/>
        <w:rPr>
          <w:rFonts w:ascii="Times New Roman" w:hAnsi="Times New Roman" w:eastAsia="宋体" w:cs="Times New Roman"/>
          <w:sz w:val="18"/>
          <w:szCs w:val="18"/>
        </w:rPr>
      </w:pPr>
      <w:bookmarkStart w:id="16" w:name="_Ref209034429"/>
      <w:r>
        <w:rPr>
          <w:rFonts w:ascii="Times New Roman" w:hAnsi="Times New Roman" w:eastAsia="宋体" w:cs="Times New Roman"/>
          <w:sz w:val="18"/>
          <w:szCs w:val="18"/>
        </w:rPr>
        <w:t>D</w:t>
      </w:r>
      <w:ins w:id="1523" w:author="LRC" w:date="2026-06-15T14:53:00Z">
        <w:r>
          <w:rPr>
            <w:rFonts w:ascii="Times New Roman" w:hAnsi="Times New Roman" w:eastAsia="宋体" w:cs="Times New Roman"/>
            <w:sz w:val="18"/>
            <w:szCs w:val="18"/>
          </w:rPr>
          <w:t>aud</w:t>
        </w:r>
      </w:ins>
      <w:del w:id="1524" w:author="LRC" w:date="2026-06-15T14:53:00Z">
        <w:r>
          <w:rPr>
            <w:rFonts w:ascii="Times New Roman" w:hAnsi="Times New Roman" w:eastAsia="宋体" w:cs="Times New Roman"/>
            <w:sz w:val="18"/>
            <w:szCs w:val="18"/>
          </w:rPr>
          <w:delText>AUD</w:delText>
        </w:r>
      </w:del>
      <w:r>
        <w:rPr>
          <w:rFonts w:ascii="Times New Roman" w:hAnsi="Times New Roman" w:eastAsia="宋体" w:cs="Times New Roman"/>
          <w:sz w:val="18"/>
          <w:szCs w:val="18"/>
        </w:rPr>
        <w:t xml:space="preserve"> N N, A</w:t>
      </w:r>
      <w:ins w:id="1525" w:author="LRC" w:date="2026-06-15T14:53:00Z">
        <w:r>
          <w:rPr>
            <w:rFonts w:ascii="Times New Roman" w:hAnsi="Times New Roman" w:eastAsia="宋体" w:cs="Times New Roman"/>
            <w:sz w:val="18"/>
            <w:szCs w:val="18"/>
          </w:rPr>
          <w:t>b</w:t>
        </w:r>
      </w:ins>
      <w:del w:id="1526" w:author="LRC" w:date="2026-06-15T14:53:00Z">
        <w:r>
          <w:rPr>
            <w:rFonts w:ascii="Times New Roman" w:hAnsi="Times New Roman" w:eastAsia="宋体" w:cs="Times New Roman"/>
            <w:sz w:val="18"/>
            <w:szCs w:val="18"/>
          </w:rPr>
          <w:delText>B</w:delText>
        </w:r>
      </w:del>
      <w:r>
        <w:rPr>
          <w:rFonts w:ascii="Times New Roman" w:hAnsi="Times New Roman" w:eastAsia="宋体" w:cs="Times New Roman"/>
          <w:sz w:val="18"/>
          <w:szCs w:val="18"/>
        </w:rPr>
        <w:t xml:space="preserve"> H</w:t>
      </w:r>
      <w:ins w:id="1527" w:author="LRC" w:date="2026-06-15T14:54:00Z">
        <w:r>
          <w:rPr>
            <w:rFonts w:ascii="Times New Roman" w:hAnsi="Times New Roman" w:eastAsia="宋体" w:cs="Times New Roman"/>
            <w:sz w:val="18"/>
            <w:szCs w:val="18"/>
          </w:rPr>
          <w:t>amid</w:t>
        </w:r>
      </w:ins>
      <w:del w:id="1528" w:author="LRC" w:date="2026-06-15T14:54:00Z">
        <w:r>
          <w:rPr>
            <w:rFonts w:ascii="Times New Roman" w:hAnsi="Times New Roman" w:eastAsia="宋体" w:cs="Times New Roman"/>
            <w:sz w:val="18"/>
            <w:szCs w:val="18"/>
          </w:rPr>
          <w:delText>AMID</w:delText>
        </w:r>
      </w:del>
      <w:r>
        <w:rPr>
          <w:rFonts w:ascii="Times New Roman" w:hAnsi="Times New Roman" w:eastAsia="宋体" w:cs="Times New Roman"/>
          <w:sz w:val="18"/>
          <w:szCs w:val="18"/>
        </w:rPr>
        <w:t xml:space="preserve"> S H, S</w:t>
      </w:r>
      <w:ins w:id="1529" w:author="LRC" w:date="2026-06-15T14:54:00Z">
        <w:r>
          <w:rPr>
            <w:rFonts w:ascii="Times New Roman" w:hAnsi="Times New Roman" w:eastAsia="宋体" w:cs="Times New Roman"/>
            <w:sz w:val="18"/>
            <w:szCs w:val="18"/>
          </w:rPr>
          <w:t>aadoon</w:t>
        </w:r>
      </w:ins>
      <w:del w:id="1530" w:author="LRC" w:date="2026-06-15T14:54:00Z">
        <w:r>
          <w:rPr>
            <w:rFonts w:ascii="Times New Roman" w:hAnsi="Times New Roman" w:eastAsia="宋体" w:cs="Times New Roman"/>
            <w:sz w:val="18"/>
            <w:szCs w:val="18"/>
          </w:rPr>
          <w:delText>AADOON</w:delText>
        </w:r>
      </w:del>
      <w:r>
        <w:rPr>
          <w:rFonts w:ascii="Times New Roman" w:hAnsi="Times New Roman" w:eastAsia="宋体" w:cs="Times New Roman"/>
          <w:sz w:val="18"/>
          <w:szCs w:val="18"/>
        </w:rPr>
        <w:t xml:space="preserve"> M, et al. Applications of link prediction in social networks: </w:t>
      </w:r>
      <w:del w:id="1531" w:author="LRC" w:date="2026-06-15T14:54:00Z">
        <w:r>
          <w:rPr>
            <w:rFonts w:ascii="Times New Roman" w:hAnsi="Times New Roman" w:eastAsia="宋体" w:cs="Times New Roman"/>
            <w:sz w:val="18"/>
            <w:szCs w:val="18"/>
          </w:rPr>
          <w:delText>A</w:delText>
        </w:r>
      </w:del>
      <w:ins w:id="1532" w:author="LRC" w:date="2026-06-15T14:54:00Z">
        <w:r>
          <w:rPr>
            <w:rFonts w:ascii="Times New Roman" w:hAnsi="Times New Roman" w:eastAsia="宋体" w:cs="Times New Roman"/>
            <w:sz w:val="18"/>
            <w:szCs w:val="18"/>
          </w:rPr>
          <w:t>a</w:t>
        </w:r>
      </w:ins>
      <w:r>
        <w:rPr>
          <w:rFonts w:ascii="Times New Roman" w:hAnsi="Times New Roman" w:eastAsia="宋体" w:cs="Times New Roman"/>
          <w:sz w:val="18"/>
          <w:szCs w:val="18"/>
        </w:rPr>
        <w:t xml:space="preserve"> review[J]. Journal of Network and Computer Applications, 2020, 166: 102716.</w:t>
      </w:r>
      <w:bookmarkEnd w:id="16"/>
      <w:bookmarkStart w:id="17" w:name="_Ref209034442"/>
    </w:p>
    <w:p w14:paraId="0D783601">
      <w:pPr>
        <w:pStyle w:val="35"/>
        <w:numPr>
          <w:ilvl w:val="0"/>
          <w:numId w:val="5"/>
        </w:numPr>
        <w:ind w:firstLineChars="0"/>
        <w:rPr>
          <w:rFonts w:ascii="Times New Roman" w:hAnsi="Times New Roman" w:eastAsia="宋体" w:cs="Times New Roman"/>
          <w:sz w:val="18"/>
          <w:szCs w:val="18"/>
        </w:rPr>
      </w:pPr>
      <w:bookmarkStart w:id="18" w:name="_Ref23794"/>
      <w:r>
        <w:rPr>
          <w:rFonts w:ascii="Times New Roman" w:hAnsi="Times New Roman" w:eastAsia="宋体" w:cs="Times New Roman"/>
          <w:sz w:val="18"/>
          <w:szCs w:val="18"/>
        </w:rPr>
        <w:t>Q</w:t>
      </w:r>
      <w:ins w:id="1533" w:author="LRC" w:date="2026-06-15T14:54:00Z">
        <w:r>
          <w:rPr>
            <w:rFonts w:ascii="Times New Roman" w:hAnsi="Times New Roman" w:eastAsia="宋体" w:cs="Times New Roman"/>
            <w:sz w:val="18"/>
            <w:szCs w:val="18"/>
          </w:rPr>
          <w:t>ian</w:t>
        </w:r>
      </w:ins>
      <w:del w:id="1534" w:author="LRC" w:date="2026-06-15T14:54:00Z">
        <w:r>
          <w:rPr>
            <w:rFonts w:ascii="Times New Roman" w:hAnsi="Times New Roman" w:eastAsia="宋体" w:cs="Times New Roman"/>
            <w:sz w:val="18"/>
            <w:szCs w:val="18"/>
          </w:rPr>
          <w:delText>IAN</w:delText>
        </w:r>
      </w:del>
      <w:r>
        <w:rPr>
          <w:rFonts w:ascii="Times New Roman" w:hAnsi="Times New Roman" w:eastAsia="宋体" w:cs="Times New Roman"/>
          <w:sz w:val="18"/>
          <w:szCs w:val="18"/>
        </w:rPr>
        <w:t xml:space="preserve"> Y</w:t>
      </w:r>
      <w:ins w:id="1535" w:author="LRC" w:date="2026-06-15T15:14:00Z">
        <w:r>
          <w:rPr>
            <w:rFonts w:ascii="Times New Roman" w:hAnsi="Times New Roman" w:eastAsia="宋体" w:cs="Times New Roman"/>
            <w:sz w:val="18"/>
            <w:szCs w:val="18"/>
          </w:rPr>
          <w:t xml:space="preserve"> J</w:t>
        </w:r>
      </w:ins>
      <w:r>
        <w:rPr>
          <w:rFonts w:ascii="Times New Roman" w:hAnsi="Times New Roman" w:eastAsia="宋体" w:cs="Times New Roman"/>
          <w:sz w:val="18"/>
          <w:szCs w:val="18"/>
        </w:rPr>
        <w:t>, G</w:t>
      </w:r>
      <w:ins w:id="1536" w:author="LRC" w:date="2026-06-15T14:54:00Z">
        <w:r>
          <w:rPr>
            <w:rFonts w:ascii="Times New Roman" w:hAnsi="Times New Roman" w:eastAsia="宋体" w:cs="Times New Roman"/>
            <w:sz w:val="18"/>
            <w:szCs w:val="18"/>
          </w:rPr>
          <w:t>uo</w:t>
        </w:r>
      </w:ins>
      <w:del w:id="1537" w:author="LRC" w:date="2026-06-15T14:54:00Z">
        <w:r>
          <w:rPr>
            <w:rFonts w:ascii="Times New Roman" w:hAnsi="Times New Roman" w:eastAsia="宋体" w:cs="Times New Roman"/>
            <w:sz w:val="18"/>
            <w:szCs w:val="18"/>
          </w:rPr>
          <w:delText>UO</w:delText>
        </w:r>
      </w:del>
      <w:r>
        <w:rPr>
          <w:rFonts w:ascii="Times New Roman" w:hAnsi="Times New Roman" w:eastAsia="宋体" w:cs="Times New Roman"/>
          <w:sz w:val="18"/>
          <w:szCs w:val="18"/>
        </w:rPr>
        <w:t xml:space="preserve"> J, T</w:t>
      </w:r>
      <w:ins w:id="1538" w:author="LRC" w:date="2026-06-15T14:54:00Z">
        <w:r>
          <w:rPr>
            <w:rFonts w:ascii="Times New Roman" w:hAnsi="Times New Roman" w:eastAsia="宋体" w:cs="Times New Roman"/>
            <w:sz w:val="18"/>
            <w:szCs w:val="18"/>
          </w:rPr>
          <w:t>u</w:t>
        </w:r>
      </w:ins>
      <w:del w:id="1539" w:author="LRC" w:date="2026-06-15T14:54:00Z">
        <w:r>
          <w:rPr>
            <w:rFonts w:ascii="Times New Roman" w:hAnsi="Times New Roman" w:eastAsia="宋体" w:cs="Times New Roman"/>
            <w:sz w:val="18"/>
            <w:szCs w:val="18"/>
          </w:rPr>
          <w:delText>U</w:delText>
        </w:r>
      </w:del>
      <w:r>
        <w:rPr>
          <w:rFonts w:ascii="Times New Roman" w:hAnsi="Times New Roman" w:eastAsia="宋体" w:cs="Times New Roman"/>
          <w:sz w:val="18"/>
          <w:szCs w:val="18"/>
        </w:rPr>
        <w:t xml:space="preserve"> Z</w:t>
      </w:r>
      <w:ins w:id="1540" w:author="LRC" w:date="2026-06-15T15:14:00Z">
        <w:r>
          <w:rPr>
            <w:rFonts w:ascii="Times New Roman" w:hAnsi="Times New Roman" w:eastAsia="宋体" w:cs="Times New Roman"/>
            <w:sz w:val="18"/>
            <w:szCs w:val="18"/>
          </w:rPr>
          <w:t xml:space="preserve"> K</w:t>
        </w:r>
      </w:ins>
      <w:r>
        <w:rPr>
          <w:rFonts w:ascii="Times New Roman" w:hAnsi="Times New Roman" w:eastAsia="宋体" w:cs="Times New Roman"/>
          <w:sz w:val="18"/>
          <w:szCs w:val="18"/>
        </w:rPr>
        <w:t>, et al. MolScribe: robust molecular structure recognition with image-to-graph generation[J].</w:t>
      </w:r>
      <w:ins w:id="1541" w:author="LRC" w:date="2026-06-15T14:54: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 xml:space="preserve">Journal of </w:t>
      </w:r>
      <w:del w:id="1542" w:author="LRC" w:date="2026-06-15T14:54:00Z">
        <w:r>
          <w:rPr>
            <w:rFonts w:ascii="Times New Roman" w:hAnsi="Times New Roman" w:eastAsia="宋体" w:cs="Times New Roman"/>
            <w:sz w:val="18"/>
            <w:szCs w:val="18"/>
          </w:rPr>
          <w:delText>c</w:delText>
        </w:r>
      </w:del>
      <w:ins w:id="1543" w:author="LRC" w:date="2026-06-15T14:54:00Z">
        <w:r>
          <w:rPr>
            <w:rFonts w:ascii="Times New Roman" w:hAnsi="Times New Roman" w:eastAsia="宋体" w:cs="Times New Roman"/>
            <w:sz w:val="18"/>
            <w:szCs w:val="18"/>
          </w:rPr>
          <w:t>C</w:t>
        </w:r>
      </w:ins>
      <w:r>
        <w:rPr>
          <w:rFonts w:ascii="Times New Roman" w:hAnsi="Times New Roman" w:eastAsia="宋体" w:cs="Times New Roman"/>
          <w:sz w:val="18"/>
          <w:szCs w:val="18"/>
        </w:rPr>
        <w:t xml:space="preserve">hemical </w:t>
      </w:r>
      <w:del w:id="1544" w:author="LRC" w:date="2026-06-15T14:54:00Z">
        <w:r>
          <w:rPr>
            <w:rFonts w:ascii="Times New Roman" w:hAnsi="Times New Roman" w:eastAsia="宋体" w:cs="Times New Roman"/>
            <w:sz w:val="18"/>
            <w:szCs w:val="18"/>
          </w:rPr>
          <w:delText>i</w:delText>
        </w:r>
      </w:del>
      <w:ins w:id="1545" w:author="LRC" w:date="2026-06-15T14:54:00Z">
        <w:r>
          <w:rPr>
            <w:rFonts w:ascii="Times New Roman" w:hAnsi="Times New Roman" w:eastAsia="宋体" w:cs="Times New Roman"/>
            <w:sz w:val="18"/>
            <w:szCs w:val="18"/>
          </w:rPr>
          <w:t>I</w:t>
        </w:r>
      </w:ins>
      <w:r>
        <w:rPr>
          <w:rFonts w:ascii="Times New Roman" w:hAnsi="Times New Roman" w:eastAsia="宋体" w:cs="Times New Roman"/>
          <w:sz w:val="18"/>
          <w:szCs w:val="18"/>
        </w:rPr>
        <w:t xml:space="preserve">nformation and </w:t>
      </w:r>
      <w:del w:id="1546" w:author="LRC" w:date="2026-06-15T14:54:00Z">
        <w:r>
          <w:rPr>
            <w:rFonts w:ascii="Times New Roman" w:hAnsi="Times New Roman" w:eastAsia="宋体" w:cs="Times New Roman"/>
            <w:sz w:val="18"/>
            <w:szCs w:val="18"/>
          </w:rPr>
          <w:delText>m</w:delText>
        </w:r>
      </w:del>
      <w:ins w:id="1547" w:author="LRC" w:date="2026-06-15T14:54:00Z">
        <w:r>
          <w:rPr>
            <w:rFonts w:ascii="Times New Roman" w:hAnsi="Times New Roman" w:eastAsia="宋体" w:cs="Times New Roman"/>
            <w:sz w:val="18"/>
            <w:szCs w:val="18"/>
          </w:rPr>
          <w:t>M</w:t>
        </w:r>
      </w:ins>
      <w:r>
        <w:rPr>
          <w:rFonts w:ascii="Times New Roman" w:hAnsi="Times New Roman" w:eastAsia="宋体" w:cs="Times New Roman"/>
          <w:sz w:val="18"/>
          <w:szCs w:val="18"/>
        </w:rPr>
        <w:t>odeling,</w:t>
      </w:r>
      <w:ins w:id="1548" w:author="LRC" w:date="2026-06-15T14:54: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2023, 63(7): 1925-1934.</w:t>
      </w:r>
      <w:bookmarkEnd w:id="17"/>
      <w:bookmarkEnd w:id="18"/>
    </w:p>
    <w:p w14:paraId="57BC6B7A">
      <w:pPr>
        <w:pStyle w:val="35"/>
        <w:numPr>
          <w:ilvl w:val="0"/>
          <w:numId w:val="5"/>
        </w:numPr>
        <w:ind w:firstLineChars="0"/>
        <w:rPr>
          <w:rFonts w:ascii="Times New Roman" w:hAnsi="Times New Roman" w:eastAsia="宋体" w:cs="Times New Roman"/>
          <w:sz w:val="18"/>
          <w:szCs w:val="18"/>
        </w:rPr>
      </w:pPr>
      <w:bookmarkStart w:id="19" w:name="_Ref209034694"/>
      <w:r>
        <w:rPr>
          <w:rFonts w:ascii="Times New Roman" w:hAnsi="Times New Roman" w:eastAsia="宋体" w:cs="Times New Roman"/>
          <w:sz w:val="18"/>
          <w:szCs w:val="18"/>
        </w:rPr>
        <w:t>N</w:t>
      </w:r>
      <w:ins w:id="1549" w:author="LRC" w:date="2026-06-15T14:55:00Z">
        <w:r>
          <w:rPr>
            <w:rFonts w:ascii="Times New Roman" w:hAnsi="Times New Roman" w:eastAsia="宋体" w:cs="Times New Roman"/>
            <w:sz w:val="18"/>
            <w:szCs w:val="18"/>
          </w:rPr>
          <w:t>guyen</w:t>
        </w:r>
      </w:ins>
      <w:del w:id="1550" w:author="LRC" w:date="2026-06-15T14:55:00Z">
        <w:r>
          <w:rPr>
            <w:rFonts w:ascii="Times New Roman" w:hAnsi="Times New Roman" w:eastAsia="宋体" w:cs="Times New Roman"/>
            <w:sz w:val="18"/>
            <w:szCs w:val="18"/>
          </w:rPr>
          <w:delText>GUYEN</w:delText>
        </w:r>
      </w:del>
      <w:r>
        <w:rPr>
          <w:rFonts w:ascii="Times New Roman" w:hAnsi="Times New Roman" w:eastAsia="宋体" w:cs="Times New Roman"/>
          <w:sz w:val="18"/>
          <w:szCs w:val="18"/>
        </w:rPr>
        <w:t xml:space="preserve"> L B Q, Z</w:t>
      </w:r>
      <w:ins w:id="1551" w:author="LRC" w:date="2026-06-15T14:55:00Z">
        <w:r>
          <w:rPr>
            <w:rFonts w:ascii="Times New Roman" w:hAnsi="Times New Roman" w:eastAsia="宋体" w:cs="Times New Roman"/>
            <w:sz w:val="18"/>
            <w:szCs w:val="18"/>
          </w:rPr>
          <w:t>elinka</w:t>
        </w:r>
      </w:ins>
      <w:del w:id="1552" w:author="LRC" w:date="2026-06-15T14:55:00Z">
        <w:r>
          <w:rPr>
            <w:rFonts w:ascii="Times New Roman" w:hAnsi="Times New Roman" w:eastAsia="宋体" w:cs="Times New Roman"/>
            <w:sz w:val="18"/>
            <w:szCs w:val="18"/>
          </w:rPr>
          <w:delText>ELINKA</w:delText>
        </w:r>
      </w:del>
      <w:r>
        <w:rPr>
          <w:rFonts w:ascii="Times New Roman" w:hAnsi="Times New Roman" w:eastAsia="宋体" w:cs="Times New Roman"/>
          <w:sz w:val="18"/>
          <w:szCs w:val="18"/>
        </w:rPr>
        <w:t xml:space="preserve"> I, S</w:t>
      </w:r>
      <w:ins w:id="1553" w:author="LRC" w:date="2026-06-15T14:55:00Z">
        <w:r>
          <w:rPr>
            <w:rFonts w:ascii="Times New Roman" w:hAnsi="Times New Roman" w:eastAsia="宋体" w:cs="Times New Roman"/>
            <w:sz w:val="18"/>
            <w:szCs w:val="18"/>
          </w:rPr>
          <w:t>nasel</w:t>
        </w:r>
      </w:ins>
      <w:del w:id="1554" w:author="LRC" w:date="2026-06-15T14:55:00Z">
        <w:r>
          <w:rPr>
            <w:rFonts w:ascii="Times New Roman" w:hAnsi="Times New Roman" w:eastAsia="宋体" w:cs="Times New Roman"/>
            <w:sz w:val="18"/>
            <w:szCs w:val="18"/>
          </w:rPr>
          <w:delText>NASEL</w:delText>
        </w:r>
      </w:del>
      <w:r>
        <w:rPr>
          <w:rFonts w:ascii="Times New Roman" w:hAnsi="Times New Roman" w:eastAsia="宋体" w:cs="Times New Roman"/>
          <w:sz w:val="18"/>
          <w:szCs w:val="18"/>
        </w:rPr>
        <w:t xml:space="preserve"> V, et al. Subgraph mining in a large graph: </w:t>
      </w:r>
      <w:del w:id="1555" w:author="LRC" w:date="2026-06-15T14:55:00Z">
        <w:r>
          <w:rPr>
            <w:rFonts w:ascii="Times New Roman" w:hAnsi="Times New Roman" w:eastAsia="宋体" w:cs="Times New Roman"/>
            <w:sz w:val="18"/>
            <w:szCs w:val="18"/>
          </w:rPr>
          <w:delText>A</w:delText>
        </w:r>
      </w:del>
      <w:ins w:id="1556" w:author="LRC" w:date="2026-06-15T14:55:00Z">
        <w:r>
          <w:rPr>
            <w:rFonts w:ascii="Times New Roman" w:hAnsi="Times New Roman" w:eastAsia="宋体" w:cs="Times New Roman"/>
            <w:sz w:val="18"/>
            <w:szCs w:val="18"/>
          </w:rPr>
          <w:t>a</w:t>
        </w:r>
      </w:ins>
      <w:r>
        <w:rPr>
          <w:rFonts w:ascii="Times New Roman" w:hAnsi="Times New Roman" w:eastAsia="宋体" w:cs="Times New Roman"/>
          <w:sz w:val="18"/>
          <w:szCs w:val="18"/>
        </w:rPr>
        <w:t xml:space="preserve"> review[J]. </w:t>
      </w:r>
      <w:del w:id="1557" w:author="LRC" w:date="2026-06-15T15:22:00Z">
        <w:r>
          <w:rPr>
            <w:rFonts w:ascii="Times New Roman" w:hAnsi="Times New Roman" w:eastAsia="宋体" w:cs="Times New Roman"/>
            <w:sz w:val="18"/>
            <w:szCs w:val="18"/>
          </w:rPr>
          <w:delText>Wiley Interdisciplinary Reviews:</w:delText>
        </w:r>
      </w:del>
      <w:ins w:id="1558" w:author="LRC" w:date="2026-06-15T15:22:00Z">
        <w:r>
          <w:rPr>
            <w:rFonts w:ascii="Times New Roman" w:hAnsi="Times New Roman" w:eastAsia="宋体" w:cs="Times New Roman"/>
            <w:sz w:val="18"/>
            <w:szCs w:val="18"/>
          </w:rPr>
          <w:t>WIREs</w:t>
        </w:r>
      </w:ins>
      <w:r>
        <w:rPr>
          <w:rFonts w:ascii="Times New Roman" w:hAnsi="Times New Roman" w:eastAsia="宋体" w:cs="Times New Roman"/>
          <w:sz w:val="18"/>
          <w:szCs w:val="18"/>
        </w:rPr>
        <w:t xml:space="preserve"> Data Mining and Knowledge Discovery, 2022, 12(4): e1454.</w:t>
      </w:r>
      <w:bookmarkEnd w:id="19"/>
    </w:p>
    <w:p w14:paraId="7273FA1D">
      <w:pPr>
        <w:pStyle w:val="35"/>
        <w:numPr>
          <w:ilvl w:val="0"/>
          <w:numId w:val="5"/>
        </w:numPr>
        <w:ind w:firstLineChars="0"/>
        <w:rPr>
          <w:rFonts w:ascii="Times New Roman" w:hAnsi="Times New Roman" w:eastAsia="宋体" w:cs="Times New Roman"/>
          <w:sz w:val="18"/>
          <w:szCs w:val="18"/>
        </w:rPr>
      </w:pPr>
      <w:bookmarkStart w:id="20" w:name="_Ref209035027"/>
      <w:r>
        <w:rPr>
          <w:rFonts w:ascii="Times New Roman" w:hAnsi="Times New Roman" w:eastAsia="宋体" w:cs="Times New Roman"/>
          <w:sz w:val="18"/>
          <w:szCs w:val="18"/>
        </w:rPr>
        <w:t>S</w:t>
      </w:r>
      <w:ins w:id="1559" w:author="LRC" w:date="2026-06-15T14:55:00Z">
        <w:r>
          <w:rPr>
            <w:rFonts w:ascii="Times New Roman" w:hAnsi="Times New Roman" w:eastAsia="宋体" w:cs="Times New Roman"/>
            <w:sz w:val="18"/>
            <w:szCs w:val="18"/>
          </w:rPr>
          <w:t>tumpf</w:t>
        </w:r>
      </w:ins>
      <w:del w:id="1560" w:author="LRC" w:date="2026-06-15T14:55:00Z">
        <w:r>
          <w:rPr>
            <w:rFonts w:ascii="Times New Roman" w:hAnsi="Times New Roman" w:eastAsia="宋体" w:cs="Times New Roman"/>
            <w:sz w:val="18"/>
            <w:szCs w:val="18"/>
          </w:rPr>
          <w:delText>TUMPF</w:delText>
        </w:r>
      </w:del>
      <w:r>
        <w:rPr>
          <w:rFonts w:ascii="Times New Roman" w:hAnsi="Times New Roman" w:eastAsia="宋体" w:cs="Times New Roman"/>
          <w:sz w:val="18"/>
          <w:szCs w:val="18"/>
        </w:rPr>
        <w:t xml:space="preserve"> M P H, W</w:t>
      </w:r>
      <w:ins w:id="1561" w:author="LRC" w:date="2026-06-15T14:55:00Z">
        <w:r>
          <w:rPr>
            <w:rFonts w:ascii="Times New Roman" w:hAnsi="Times New Roman" w:eastAsia="宋体" w:cs="Times New Roman"/>
            <w:sz w:val="18"/>
            <w:szCs w:val="18"/>
          </w:rPr>
          <w:t>iuf</w:t>
        </w:r>
      </w:ins>
      <w:del w:id="1562" w:author="LRC" w:date="2026-06-15T14:55:00Z">
        <w:r>
          <w:rPr>
            <w:rFonts w:ascii="Times New Roman" w:hAnsi="Times New Roman" w:eastAsia="宋体" w:cs="Times New Roman"/>
            <w:sz w:val="18"/>
            <w:szCs w:val="18"/>
          </w:rPr>
          <w:delText>IUF</w:delText>
        </w:r>
      </w:del>
      <w:r>
        <w:rPr>
          <w:rFonts w:ascii="Times New Roman" w:hAnsi="Times New Roman" w:eastAsia="宋体" w:cs="Times New Roman"/>
          <w:sz w:val="18"/>
          <w:szCs w:val="18"/>
        </w:rPr>
        <w:t xml:space="preserve"> C, M</w:t>
      </w:r>
      <w:ins w:id="1563" w:author="LRC" w:date="2026-06-15T14:55:00Z">
        <w:r>
          <w:rPr>
            <w:rFonts w:ascii="Times New Roman" w:hAnsi="Times New Roman" w:eastAsia="宋体" w:cs="Times New Roman"/>
            <w:sz w:val="18"/>
            <w:szCs w:val="18"/>
          </w:rPr>
          <w:t>ay</w:t>
        </w:r>
      </w:ins>
      <w:del w:id="1564" w:author="LRC" w:date="2026-06-15T14:55:00Z">
        <w:r>
          <w:rPr>
            <w:rFonts w:ascii="Times New Roman" w:hAnsi="Times New Roman" w:eastAsia="宋体" w:cs="Times New Roman"/>
            <w:sz w:val="18"/>
            <w:szCs w:val="18"/>
          </w:rPr>
          <w:delText>AY</w:delText>
        </w:r>
      </w:del>
      <w:r>
        <w:rPr>
          <w:rFonts w:ascii="Times New Roman" w:hAnsi="Times New Roman" w:eastAsia="宋体" w:cs="Times New Roman"/>
          <w:sz w:val="18"/>
          <w:szCs w:val="18"/>
        </w:rPr>
        <w:t xml:space="preserve"> R M. Subnets of scale-free networks are not scale-free: sampling properties of networks[J]. Proceedings of the National Academy of Sciences</w:t>
      </w:r>
      <w:ins w:id="1565" w:author="LRC" w:date="2026-06-15T15:26:00Z">
        <w:r>
          <w:rPr>
            <w:rFonts w:ascii="Times New Roman" w:hAnsi="Times New Roman" w:eastAsia="宋体" w:cs="Times New Roman"/>
            <w:sz w:val="18"/>
            <w:szCs w:val="18"/>
          </w:rPr>
          <w:t xml:space="preserve"> of the United States of America</w:t>
        </w:r>
      </w:ins>
      <w:r>
        <w:rPr>
          <w:rFonts w:ascii="Times New Roman" w:hAnsi="Times New Roman" w:eastAsia="宋体" w:cs="Times New Roman"/>
          <w:sz w:val="18"/>
          <w:szCs w:val="18"/>
        </w:rPr>
        <w:t>, 2005, 102(12): 4221-4224.</w:t>
      </w:r>
      <w:bookmarkEnd w:id="20"/>
    </w:p>
    <w:p w14:paraId="664F1FB9">
      <w:pPr>
        <w:pStyle w:val="35"/>
        <w:numPr>
          <w:ilvl w:val="0"/>
          <w:numId w:val="5"/>
        </w:numPr>
        <w:ind w:firstLineChars="0"/>
        <w:rPr>
          <w:rFonts w:ascii="Times New Roman" w:hAnsi="Times New Roman" w:eastAsia="宋体" w:cs="Times New Roman"/>
          <w:sz w:val="18"/>
          <w:szCs w:val="18"/>
        </w:rPr>
      </w:pPr>
      <w:bookmarkStart w:id="21" w:name="_Ref213402509"/>
      <w:bookmarkStart w:id="22" w:name="_Ref209035028"/>
      <w:r>
        <w:rPr>
          <w:rFonts w:ascii="Times New Roman" w:hAnsi="Times New Roman" w:eastAsia="宋体" w:cs="Times New Roman"/>
          <w:sz w:val="18"/>
          <w:szCs w:val="18"/>
        </w:rPr>
        <w:t>N</w:t>
      </w:r>
      <w:ins w:id="1566" w:author="LRC" w:date="2026-06-15T14:55:00Z">
        <w:r>
          <w:rPr>
            <w:rFonts w:ascii="Times New Roman" w:hAnsi="Times New Roman" w:eastAsia="宋体" w:cs="Times New Roman"/>
            <w:sz w:val="18"/>
            <w:szCs w:val="18"/>
          </w:rPr>
          <w:t>akajima</w:t>
        </w:r>
      </w:ins>
      <w:del w:id="1567" w:author="LRC" w:date="2026-06-15T14:55:00Z">
        <w:r>
          <w:rPr>
            <w:rFonts w:ascii="Times New Roman" w:hAnsi="Times New Roman" w:eastAsia="宋体" w:cs="Times New Roman"/>
            <w:sz w:val="18"/>
            <w:szCs w:val="18"/>
          </w:rPr>
          <w:delText>AKAJIMA</w:delText>
        </w:r>
      </w:del>
      <w:r>
        <w:rPr>
          <w:rFonts w:ascii="Times New Roman" w:hAnsi="Times New Roman" w:eastAsia="宋体" w:cs="Times New Roman"/>
          <w:sz w:val="18"/>
          <w:szCs w:val="18"/>
        </w:rPr>
        <w:t xml:space="preserve"> K, S</w:t>
      </w:r>
      <w:ins w:id="1568" w:author="LRC" w:date="2026-06-15T14:55:00Z">
        <w:r>
          <w:rPr>
            <w:rFonts w:ascii="Times New Roman" w:hAnsi="Times New Roman" w:eastAsia="宋体" w:cs="Times New Roman"/>
            <w:sz w:val="18"/>
            <w:szCs w:val="18"/>
          </w:rPr>
          <w:t>hudo</w:t>
        </w:r>
      </w:ins>
      <w:del w:id="1569" w:author="LRC" w:date="2026-06-15T14:55:00Z">
        <w:r>
          <w:rPr>
            <w:rFonts w:ascii="Times New Roman" w:hAnsi="Times New Roman" w:eastAsia="宋体" w:cs="Times New Roman"/>
            <w:sz w:val="18"/>
            <w:szCs w:val="18"/>
          </w:rPr>
          <w:delText>HUDO</w:delText>
        </w:r>
      </w:del>
      <w:r>
        <w:rPr>
          <w:rFonts w:ascii="Times New Roman" w:hAnsi="Times New Roman" w:eastAsia="宋体" w:cs="Times New Roman"/>
          <w:sz w:val="18"/>
          <w:szCs w:val="18"/>
        </w:rPr>
        <w:t xml:space="preserve"> K. Social graph restoration via random walk sampling[C]//2022 IEEE 38th International Conference on Data Engineering (ICDE). </w:t>
      </w:r>
      <w:ins w:id="1570" w:author="LRC" w:date="2026-06-15T15:28:00Z">
        <w:r>
          <w:rPr>
            <w:rFonts w:ascii="Times New Roman" w:hAnsi="Times New Roman" w:eastAsia="宋体" w:cs="Times New Roman"/>
            <w:sz w:val="18"/>
            <w:szCs w:val="18"/>
          </w:rPr>
          <w:t xml:space="preserve">Kuala Lumpur, Malaysia: </w:t>
        </w:r>
      </w:ins>
      <w:r>
        <w:rPr>
          <w:rFonts w:ascii="Times New Roman" w:hAnsi="Times New Roman" w:eastAsia="宋体" w:cs="Times New Roman"/>
          <w:sz w:val="18"/>
          <w:szCs w:val="18"/>
        </w:rPr>
        <w:t xml:space="preserve">IEEE, 2022: </w:t>
      </w:r>
      <w:del w:id="1571" w:author="LRC" w:date="2026-06-15T15:29:00Z">
        <w:r>
          <w:rPr>
            <w:rFonts w:ascii="Times New Roman" w:hAnsi="Times New Roman" w:eastAsia="宋体" w:cs="Times New Roman"/>
            <w:sz w:val="18"/>
            <w:szCs w:val="18"/>
          </w:rPr>
          <w:delText>01-14</w:delText>
        </w:r>
      </w:del>
      <w:ins w:id="1572" w:author="LRC" w:date="2026-06-15T15:29:00Z">
        <w:r>
          <w:rPr>
            <w:rFonts w:ascii="Times New Roman" w:hAnsi="Times New Roman" w:eastAsia="宋体" w:cs="Times New Roman"/>
            <w:sz w:val="18"/>
            <w:szCs w:val="18"/>
          </w:rPr>
          <w:t>806-819</w:t>
        </w:r>
      </w:ins>
      <w:r>
        <w:rPr>
          <w:rFonts w:ascii="Times New Roman" w:hAnsi="Times New Roman" w:eastAsia="宋体" w:cs="Times New Roman"/>
          <w:sz w:val="18"/>
          <w:szCs w:val="18"/>
        </w:rPr>
        <w:t>.</w:t>
      </w:r>
      <w:bookmarkEnd w:id="21"/>
      <w:r>
        <w:rPr>
          <w:rFonts w:ascii="Times New Roman" w:hAnsi="Times New Roman" w:eastAsia="宋体" w:cs="Times New Roman"/>
          <w:sz w:val="18"/>
          <w:szCs w:val="18"/>
        </w:rPr>
        <w:t xml:space="preserve"> </w:t>
      </w:r>
      <w:bookmarkEnd w:id="22"/>
    </w:p>
    <w:p w14:paraId="0480D959">
      <w:pPr>
        <w:pStyle w:val="35"/>
        <w:numPr>
          <w:ilvl w:val="0"/>
          <w:numId w:val="5"/>
        </w:numPr>
        <w:ind w:firstLineChars="0"/>
        <w:rPr>
          <w:rFonts w:ascii="Times New Roman" w:hAnsi="Times New Roman" w:eastAsia="宋体" w:cs="Times New Roman"/>
          <w:sz w:val="18"/>
          <w:szCs w:val="18"/>
        </w:rPr>
      </w:pPr>
      <w:bookmarkStart w:id="23" w:name="_Ref230531207"/>
      <w:r>
        <w:rPr>
          <w:rFonts w:ascii="Times New Roman" w:hAnsi="Times New Roman" w:eastAsia="宋体" w:cs="Times New Roman"/>
          <w:sz w:val="18"/>
          <w:szCs w:val="18"/>
        </w:rPr>
        <w:t>Y</w:t>
      </w:r>
      <w:ins w:id="1573" w:author="LRC" w:date="2026-06-15T14:56:00Z">
        <w:r>
          <w:rPr>
            <w:rFonts w:ascii="Times New Roman" w:hAnsi="Times New Roman" w:eastAsia="宋体" w:cs="Times New Roman"/>
            <w:sz w:val="18"/>
            <w:szCs w:val="18"/>
          </w:rPr>
          <w:t>ous</w:t>
        </w:r>
      </w:ins>
      <w:ins w:id="1574" w:author="LRC" w:date="2026-06-15T15:29:00Z">
        <w:r>
          <w:rPr>
            <w:rFonts w:ascii="Times New Roman" w:hAnsi="Times New Roman" w:eastAsia="宋体" w:cs="Times New Roman"/>
            <w:sz w:val="18"/>
            <w:szCs w:val="18"/>
          </w:rPr>
          <w:t>u</w:t>
        </w:r>
      </w:ins>
      <w:ins w:id="1575" w:author="LRC" w:date="2026-06-15T14:56:00Z">
        <w:r>
          <w:rPr>
            <w:rFonts w:ascii="Times New Roman" w:hAnsi="Times New Roman" w:eastAsia="宋体" w:cs="Times New Roman"/>
            <w:sz w:val="18"/>
            <w:szCs w:val="18"/>
          </w:rPr>
          <w:t>f</w:t>
        </w:r>
      </w:ins>
      <w:del w:id="1576" w:author="LRC" w:date="2026-06-15T14:56:00Z">
        <w:r>
          <w:rPr>
            <w:rFonts w:ascii="Times New Roman" w:hAnsi="Times New Roman" w:eastAsia="宋体" w:cs="Times New Roman"/>
            <w:sz w:val="18"/>
            <w:szCs w:val="18"/>
          </w:rPr>
          <w:delText>OUSOF</w:delText>
        </w:r>
      </w:del>
      <w:r>
        <w:rPr>
          <w:rFonts w:ascii="Times New Roman" w:hAnsi="Times New Roman" w:eastAsia="宋体" w:cs="Times New Roman"/>
          <w:sz w:val="18"/>
          <w:szCs w:val="18"/>
        </w:rPr>
        <w:t xml:space="preserve"> M I, KIM S.  List sampling for large graphs[J]. Intelligent Data Analysis, 2018, 22(2): 261-295.</w:t>
      </w:r>
      <w:bookmarkEnd w:id="23"/>
    </w:p>
    <w:p w14:paraId="5E1ED657">
      <w:pPr>
        <w:pStyle w:val="35"/>
        <w:numPr>
          <w:ilvl w:val="0"/>
          <w:numId w:val="5"/>
        </w:numPr>
        <w:ind w:firstLineChars="0"/>
        <w:rPr>
          <w:rFonts w:ascii="Times New Roman" w:hAnsi="Times New Roman" w:eastAsia="宋体" w:cs="Times New Roman"/>
          <w:sz w:val="18"/>
          <w:szCs w:val="18"/>
        </w:rPr>
      </w:pPr>
      <w:bookmarkStart w:id="24" w:name="_Ref230531275"/>
      <w:r>
        <w:rPr>
          <w:rFonts w:ascii="Times New Roman" w:hAnsi="Times New Roman" w:eastAsia="宋体" w:cs="Times New Roman"/>
          <w:sz w:val="18"/>
          <w:szCs w:val="18"/>
        </w:rPr>
        <w:t>A</w:t>
      </w:r>
      <w:ins w:id="1577" w:author="LRC" w:date="2026-06-15T14:56:00Z">
        <w:r>
          <w:rPr>
            <w:rFonts w:ascii="Times New Roman" w:hAnsi="Times New Roman" w:eastAsia="宋体" w:cs="Times New Roman"/>
            <w:sz w:val="18"/>
            <w:szCs w:val="18"/>
          </w:rPr>
          <w:t>hmed</w:t>
        </w:r>
      </w:ins>
      <w:del w:id="1578" w:author="LRC" w:date="2026-06-15T14:56:00Z">
        <w:r>
          <w:rPr>
            <w:rFonts w:ascii="Times New Roman" w:hAnsi="Times New Roman" w:eastAsia="宋体" w:cs="Times New Roman"/>
            <w:sz w:val="18"/>
            <w:szCs w:val="18"/>
          </w:rPr>
          <w:delText>HMED</w:delText>
        </w:r>
      </w:del>
      <w:r>
        <w:rPr>
          <w:rFonts w:ascii="Times New Roman" w:hAnsi="Times New Roman" w:eastAsia="宋体" w:cs="Times New Roman"/>
          <w:sz w:val="18"/>
          <w:szCs w:val="18"/>
        </w:rPr>
        <w:t xml:space="preserve"> N K, N</w:t>
      </w:r>
      <w:ins w:id="1579" w:author="LRC" w:date="2026-06-15T14:56:00Z">
        <w:r>
          <w:rPr>
            <w:rFonts w:ascii="Times New Roman" w:hAnsi="Times New Roman" w:eastAsia="宋体" w:cs="Times New Roman"/>
            <w:sz w:val="18"/>
            <w:szCs w:val="18"/>
          </w:rPr>
          <w:t>eville</w:t>
        </w:r>
      </w:ins>
      <w:del w:id="1580" w:author="LRC" w:date="2026-06-15T14:56:00Z">
        <w:r>
          <w:rPr>
            <w:rFonts w:ascii="Times New Roman" w:hAnsi="Times New Roman" w:eastAsia="宋体" w:cs="Times New Roman"/>
            <w:sz w:val="18"/>
            <w:szCs w:val="18"/>
          </w:rPr>
          <w:delText>EVILLE</w:delText>
        </w:r>
      </w:del>
      <w:r>
        <w:rPr>
          <w:rFonts w:ascii="Times New Roman" w:hAnsi="Times New Roman" w:eastAsia="宋体" w:cs="Times New Roman"/>
          <w:sz w:val="18"/>
          <w:szCs w:val="18"/>
        </w:rPr>
        <w:t xml:space="preserve"> J, K</w:t>
      </w:r>
      <w:ins w:id="1581" w:author="LRC" w:date="2026-06-15T14:56:00Z">
        <w:r>
          <w:rPr>
            <w:rFonts w:ascii="Times New Roman" w:hAnsi="Times New Roman" w:eastAsia="宋体" w:cs="Times New Roman"/>
            <w:sz w:val="18"/>
            <w:szCs w:val="18"/>
          </w:rPr>
          <w:t>ompella</w:t>
        </w:r>
      </w:ins>
      <w:del w:id="1582" w:author="LRC" w:date="2026-06-15T14:56:00Z">
        <w:r>
          <w:rPr>
            <w:rFonts w:ascii="Times New Roman" w:hAnsi="Times New Roman" w:eastAsia="宋体" w:cs="Times New Roman"/>
            <w:sz w:val="18"/>
            <w:szCs w:val="18"/>
          </w:rPr>
          <w:delText>OMPELLA</w:delText>
        </w:r>
      </w:del>
      <w:r>
        <w:rPr>
          <w:rFonts w:ascii="Times New Roman" w:hAnsi="Times New Roman" w:eastAsia="宋体" w:cs="Times New Roman"/>
          <w:sz w:val="18"/>
          <w:szCs w:val="18"/>
        </w:rPr>
        <w:t xml:space="preserve"> R. Network sampling: </w:t>
      </w:r>
      <w:del w:id="1583" w:author="LRC" w:date="2026-06-15T15:30:00Z">
        <w:r>
          <w:rPr>
            <w:rFonts w:ascii="Times New Roman" w:hAnsi="Times New Roman" w:eastAsia="宋体" w:cs="Times New Roman"/>
            <w:sz w:val="18"/>
            <w:szCs w:val="18"/>
          </w:rPr>
          <w:delText>F</w:delText>
        </w:r>
      </w:del>
      <w:ins w:id="1584" w:author="LRC" w:date="2026-06-15T15:30:00Z">
        <w:r>
          <w:rPr>
            <w:rFonts w:ascii="Times New Roman" w:hAnsi="Times New Roman" w:eastAsia="宋体" w:cs="Times New Roman"/>
            <w:sz w:val="18"/>
            <w:szCs w:val="18"/>
          </w:rPr>
          <w:t>f</w:t>
        </w:r>
      </w:ins>
      <w:r>
        <w:rPr>
          <w:rFonts w:ascii="Times New Roman" w:hAnsi="Times New Roman" w:eastAsia="宋体" w:cs="Times New Roman"/>
          <w:sz w:val="18"/>
          <w:szCs w:val="18"/>
        </w:rPr>
        <w:t>rom static to streaming graphs[J]. ACM Transactions on Knowledge Discovery from Data</w:t>
      </w:r>
      <w:del w:id="1585" w:author="LRC" w:date="2026-06-15T15:30:00Z">
        <w:r>
          <w:rPr>
            <w:rFonts w:ascii="Times New Roman" w:hAnsi="Times New Roman" w:eastAsia="宋体" w:cs="Times New Roman"/>
            <w:sz w:val="18"/>
            <w:szCs w:val="18"/>
          </w:rPr>
          <w:delText xml:space="preserve"> (TKDD)</w:delText>
        </w:r>
      </w:del>
      <w:r>
        <w:rPr>
          <w:rFonts w:ascii="Times New Roman" w:hAnsi="Times New Roman" w:eastAsia="宋体" w:cs="Times New Roman"/>
          <w:sz w:val="18"/>
          <w:szCs w:val="18"/>
        </w:rPr>
        <w:t xml:space="preserve">, </w:t>
      </w:r>
      <w:del w:id="1586" w:author="LRC" w:date="2026-06-15T15:30:00Z">
        <w:r>
          <w:rPr>
            <w:rFonts w:ascii="Times New Roman" w:hAnsi="Times New Roman" w:eastAsia="宋体" w:cs="Times New Roman"/>
            <w:sz w:val="18"/>
            <w:szCs w:val="18"/>
          </w:rPr>
          <w:delText>2013</w:delText>
        </w:r>
      </w:del>
      <w:ins w:id="1587" w:author="LRC" w:date="2026-06-15T15:30:00Z">
        <w:r>
          <w:rPr>
            <w:rFonts w:ascii="Times New Roman" w:hAnsi="Times New Roman" w:eastAsia="宋体" w:cs="Times New Roman"/>
            <w:sz w:val="18"/>
            <w:szCs w:val="18"/>
          </w:rPr>
          <w:t>2014</w:t>
        </w:r>
      </w:ins>
      <w:r>
        <w:rPr>
          <w:rFonts w:ascii="Times New Roman" w:hAnsi="Times New Roman" w:eastAsia="宋体" w:cs="Times New Roman"/>
          <w:sz w:val="18"/>
          <w:szCs w:val="18"/>
        </w:rPr>
        <w:t xml:space="preserve">, 8(2): </w:t>
      </w:r>
      <w:del w:id="1588" w:author="LRC" w:date="2026-06-15T15:31:00Z">
        <w:r>
          <w:rPr>
            <w:rFonts w:ascii="Times New Roman" w:hAnsi="Times New Roman" w:eastAsia="宋体" w:cs="Times New Roman"/>
            <w:sz w:val="18"/>
            <w:szCs w:val="18"/>
          </w:rPr>
          <w:delText>1-56</w:delText>
        </w:r>
      </w:del>
      <w:ins w:id="1589" w:author="LRC" w:date="2026-06-15T15:31:00Z">
        <w:r>
          <w:rPr>
            <w:rFonts w:ascii="Times New Roman" w:hAnsi="Times New Roman" w:eastAsia="宋体" w:cs="Times New Roman"/>
            <w:sz w:val="18"/>
            <w:szCs w:val="18"/>
          </w:rPr>
          <w:t>7</w:t>
        </w:r>
      </w:ins>
      <w:r>
        <w:rPr>
          <w:rFonts w:ascii="Times New Roman" w:hAnsi="Times New Roman" w:eastAsia="宋体" w:cs="Times New Roman"/>
          <w:sz w:val="18"/>
          <w:szCs w:val="18"/>
        </w:rPr>
        <w:t>.</w:t>
      </w:r>
      <w:bookmarkEnd w:id="24"/>
    </w:p>
    <w:p w14:paraId="6011AB7C">
      <w:pPr>
        <w:pStyle w:val="35"/>
        <w:numPr>
          <w:ilvl w:val="0"/>
          <w:numId w:val="5"/>
        </w:numPr>
        <w:ind w:firstLineChars="0"/>
        <w:rPr>
          <w:rFonts w:ascii="Times New Roman" w:hAnsi="Times New Roman" w:eastAsia="宋体" w:cs="Times New Roman"/>
          <w:sz w:val="18"/>
          <w:szCs w:val="18"/>
        </w:rPr>
      </w:pPr>
      <w:bookmarkStart w:id="25" w:name="_Ref230531296"/>
      <w:r>
        <w:rPr>
          <w:rFonts w:ascii="Times New Roman" w:hAnsi="Times New Roman" w:eastAsia="宋体" w:cs="Times New Roman"/>
          <w:sz w:val="18"/>
          <w:szCs w:val="18"/>
        </w:rPr>
        <w:t>Z</w:t>
      </w:r>
      <w:ins w:id="1590" w:author="LRC" w:date="2026-06-15T14:56:00Z">
        <w:r>
          <w:rPr>
            <w:rFonts w:ascii="Times New Roman" w:hAnsi="Times New Roman" w:eastAsia="宋体" w:cs="Times New Roman"/>
            <w:sz w:val="18"/>
            <w:szCs w:val="18"/>
          </w:rPr>
          <w:t>hou</w:t>
        </w:r>
      </w:ins>
      <w:del w:id="1591" w:author="LRC" w:date="2026-06-15T14:56:00Z">
        <w:r>
          <w:rPr>
            <w:rFonts w:ascii="Times New Roman" w:hAnsi="Times New Roman" w:eastAsia="宋体" w:cs="Times New Roman"/>
            <w:sz w:val="18"/>
            <w:szCs w:val="18"/>
          </w:rPr>
          <w:delText>HOU</w:delText>
        </w:r>
      </w:del>
      <w:r>
        <w:rPr>
          <w:rFonts w:ascii="Times New Roman" w:hAnsi="Times New Roman" w:eastAsia="宋体" w:cs="Times New Roman"/>
          <w:sz w:val="18"/>
          <w:szCs w:val="18"/>
        </w:rPr>
        <w:t xml:space="preserve"> Z</w:t>
      </w:r>
      <w:ins w:id="1592" w:author="LRC" w:date="2026-06-15T15:32:00Z">
        <w:r>
          <w:rPr>
            <w:rFonts w:ascii="Times New Roman" w:hAnsi="Times New Roman" w:eastAsia="宋体" w:cs="Times New Roman"/>
            <w:sz w:val="18"/>
            <w:szCs w:val="18"/>
          </w:rPr>
          <w:t xml:space="preserve"> G</w:t>
        </w:r>
      </w:ins>
      <w:r>
        <w:rPr>
          <w:rFonts w:ascii="Times New Roman" w:hAnsi="Times New Roman" w:eastAsia="宋体" w:cs="Times New Roman"/>
          <w:sz w:val="18"/>
          <w:szCs w:val="18"/>
        </w:rPr>
        <w:t>, S</w:t>
      </w:r>
      <w:ins w:id="1593" w:author="LRC" w:date="2026-06-15T14:56:00Z">
        <w:r>
          <w:rPr>
            <w:rFonts w:ascii="Times New Roman" w:hAnsi="Times New Roman" w:eastAsia="宋体" w:cs="Times New Roman"/>
            <w:sz w:val="18"/>
            <w:szCs w:val="18"/>
          </w:rPr>
          <w:t>hi</w:t>
        </w:r>
      </w:ins>
      <w:del w:id="1594" w:author="LRC" w:date="2026-06-15T14:56:00Z">
        <w:r>
          <w:rPr>
            <w:rFonts w:ascii="Times New Roman" w:hAnsi="Times New Roman" w:eastAsia="宋体" w:cs="Times New Roman"/>
            <w:sz w:val="18"/>
            <w:szCs w:val="18"/>
          </w:rPr>
          <w:delText>HI</w:delText>
        </w:r>
      </w:del>
      <w:r>
        <w:rPr>
          <w:rFonts w:ascii="Times New Roman" w:hAnsi="Times New Roman" w:eastAsia="宋体" w:cs="Times New Roman"/>
          <w:sz w:val="18"/>
          <w:szCs w:val="18"/>
        </w:rPr>
        <w:t xml:space="preserve"> C, S</w:t>
      </w:r>
      <w:ins w:id="1595" w:author="LRC" w:date="2026-06-15T14:56:00Z">
        <w:r>
          <w:rPr>
            <w:rFonts w:ascii="Times New Roman" w:hAnsi="Times New Roman" w:eastAsia="宋体" w:cs="Times New Roman"/>
            <w:sz w:val="18"/>
            <w:szCs w:val="18"/>
          </w:rPr>
          <w:t>hen</w:t>
        </w:r>
      </w:ins>
      <w:del w:id="1596" w:author="LRC" w:date="2026-06-15T14:56:00Z">
        <w:r>
          <w:rPr>
            <w:rFonts w:ascii="Times New Roman" w:hAnsi="Times New Roman" w:eastAsia="宋体" w:cs="Times New Roman"/>
            <w:sz w:val="18"/>
            <w:szCs w:val="18"/>
          </w:rPr>
          <w:delText>HEN</w:delText>
        </w:r>
      </w:del>
      <w:r>
        <w:rPr>
          <w:rFonts w:ascii="Times New Roman" w:hAnsi="Times New Roman" w:eastAsia="宋体" w:cs="Times New Roman"/>
          <w:sz w:val="18"/>
          <w:szCs w:val="18"/>
        </w:rPr>
        <w:t xml:space="preserve"> X</w:t>
      </w:r>
      <w:ins w:id="1597" w:author="LRC" w:date="2026-06-15T15:32:00Z">
        <w:r>
          <w:rPr>
            <w:rFonts w:ascii="Times New Roman" w:hAnsi="Times New Roman" w:eastAsia="宋体" w:cs="Times New Roman"/>
            <w:sz w:val="18"/>
            <w:szCs w:val="18"/>
          </w:rPr>
          <w:t xml:space="preserve"> L</w:t>
        </w:r>
      </w:ins>
      <w:r>
        <w:rPr>
          <w:rFonts w:ascii="Times New Roman" w:hAnsi="Times New Roman" w:eastAsia="宋体" w:cs="Times New Roman"/>
          <w:sz w:val="18"/>
          <w:szCs w:val="18"/>
        </w:rPr>
        <w:t xml:space="preserve">, et al. Context-aware sampling of large networks via graph representation learning[J]. IEEE Transactions on Visualization and Computer Graphics, </w:t>
      </w:r>
      <w:del w:id="1598" w:author="LRC" w:date="2026-06-15T15:32:00Z">
        <w:r>
          <w:rPr>
            <w:rFonts w:ascii="Times New Roman" w:hAnsi="Times New Roman" w:eastAsia="宋体" w:cs="Times New Roman"/>
            <w:sz w:val="18"/>
            <w:szCs w:val="18"/>
          </w:rPr>
          <w:delText>2020</w:delText>
        </w:r>
      </w:del>
      <w:ins w:id="1599" w:author="LRC" w:date="2026-06-15T15:32:00Z">
        <w:r>
          <w:rPr>
            <w:rFonts w:ascii="Times New Roman" w:hAnsi="Times New Roman" w:eastAsia="宋体" w:cs="Times New Roman"/>
            <w:sz w:val="18"/>
            <w:szCs w:val="18"/>
          </w:rPr>
          <w:t>2021</w:t>
        </w:r>
      </w:ins>
      <w:r>
        <w:rPr>
          <w:rFonts w:ascii="Times New Roman" w:hAnsi="Times New Roman" w:eastAsia="宋体" w:cs="Times New Roman"/>
          <w:sz w:val="18"/>
          <w:szCs w:val="18"/>
        </w:rPr>
        <w:t>, 27(2): 1709-1719.</w:t>
      </w:r>
      <w:bookmarkEnd w:id="25"/>
    </w:p>
    <w:p w14:paraId="20EC92C2">
      <w:pPr>
        <w:pStyle w:val="35"/>
        <w:numPr>
          <w:ilvl w:val="0"/>
          <w:numId w:val="5"/>
        </w:numPr>
        <w:ind w:firstLineChars="0"/>
        <w:rPr>
          <w:rFonts w:ascii="Times New Roman" w:hAnsi="Times New Roman" w:eastAsia="宋体" w:cs="Times New Roman"/>
          <w:sz w:val="18"/>
          <w:szCs w:val="18"/>
        </w:rPr>
      </w:pPr>
      <w:bookmarkStart w:id="26" w:name="_Ref230531308"/>
      <w:r>
        <w:rPr>
          <w:rFonts w:ascii="Times New Roman" w:hAnsi="Times New Roman" w:eastAsia="宋体" w:cs="Times New Roman"/>
          <w:sz w:val="18"/>
          <w:szCs w:val="18"/>
        </w:rPr>
        <w:t>Z</w:t>
      </w:r>
      <w:ins w:id="1600" w:author="LRC" w:date="2026-06-15T14:56:00Z">
        <w:r>
          <w:rPr>
            <w:rFonts w:ascii="Times New Roman" w:hAnsi="Times New Roman" w:eastAsia="宋体" w:cs="Times New Roman"/>
            <w:sz w:val="18"/>
            <w:szCs w:val="18"/>
          </w:rPr>
          <w:t>hang</w:t>
        </w:r>
      </w:ins>
      <w:del w:id="1601" w:author="LRC" w:date="2026-06-15T14:56:00Z">
        <w:r>
          <w:rPr>
            <w:rFonts w:ascii="Times New Roman" w:hAnsi="Times New Roman" w:eastAsia="宋体" w:cs="Times New Roman"/>
            <w:sz w:val="18"/>
            <w:szCs w:val="18"/>
          </w:rPr>
          <w:delText>HANG</w:delText>
        </w:r>
      </w:del>
      <w:r>
        <w:rPr>
          <w:rFonts w:ascii="Times New Roman" w:hAnsi="Times New Roman" w:eastAsia="宋体" w:cs="Times New Roman"/>
          <w:sz w:val="18"/>
          <w:szCs w:val="18"/>
        </w:rPr>
        <w:t xml:space="preserve"> X, N</w:t>
      </w:r>
      <w:ins w:id="1602" w:author="LRC" w:date="2026-06-15T14:56:00Z">
        <w:r>
          <w:rPr>
            <w:rFonts w:ascii="Times New Roman" w:hAnsi="Times New Roman" w:eastAsia="宋体" w:cs="Times New Roman"/>
            <w:sz w:val="18"/>
            <w:szCs w:val="18"/>
          </w:rPr>
          <w:t>i</w:t>
        </w:r>
      </w:ins>
      <w:del w:id="1603" w:author="LRC" w:date="2026-06-15T14:56:00Z">
        <w:r>
          <w:rPr>
            <w:rFonts w:ascii="Times New Roman" w:hAnsi="Times New Roman" w:eastAsia="宋体" w:cs="Times New Roman"/>
            <w:sz w:val="18"/>
            <w:szCs w:val="18"/>
          </w:rPr>
          <w:delText>I</w:delText>
        </w:r>
      </w:del>
      <w:r>
        <w:rPr>
          <w:rFonts w:ascii="Times New Roman" w:hAnsi="Times New Roman" w:eastAsia="宋体" w:cs="Times New Roman"/>
          <w:sz w:val="18"/>
          <w:szCs w:val="18"/>
        </w:rPr>
        <w:t xml:space="preserve"> Y</w:t>
      </w:r>
      <w:ins w:id="1604" w:author="LRC" w:date="2026-06-15T14:57:00Z">
        <w:r>
          <w:rPr>
            <w:rFonts w:ascii="Times New Roman" w:hAnsi="Times New Roman" w:eastAsia="宋体" w:cs="Times New Roman"/>
            <w:sz w:val="18"/>
            <w:szCs w:val="18"/>
          </w:rPr>
          <w:t xml:space="preserve"> N, </w:t>
        </w:r>
      </w:ins>
      <w:r>
        <w:rPr>
          <w:rFonts w:ascii="Times New Roman" w:hAnsi="Times New Roman" w:eastAsia="宋体" w:cs="Times New Roman"/>
          <w:sz w:val="18"/>
          <w:szCs w:val="18"/>
        </w:rPr>
        <w:t>L</w:t>
      </w:r>
      <w:ins w:id="1605" w:author="LRC" w:date="2026-06-15T14:57:00Z">
        <w:r>
          <w:rPr>
            <w:rFonts w:ascii="Times New Roman" w:hAnsi="Times New Roman" w:eastAsia="宋体" w:cs="Times New Roman"/>
            <w:sz w:val="18"/>
            <w:szCs w:val="18"/>
          </w:rPr>
          <w:t xml:space="preserve">i </w:t>
        </w:r>
      </w:ins>
      <w:r>
        <w:rPr>
          <w:rFonts w:ascii="Times New Roman" w:hAnsi="Times New Roman" w:eastAsia="宋体" w:cs="Times New Roman"/>
          <w:sz w:val="18"/>
          <w:szCs w:val="18"/>
        </w:rPr>
        <w:t>S</w:t>
      </w:r>
      <w:ins w:id="1606" w:author="LRC" w:date="2026-06-15T14:57:00Z">
        <w:r>
          <w:rPr>
            <w:rFonts w:ascii="Times New Roman" w:hAnsi="Times New Roman" w:eastAsia="宋体" w:cs="Times New Roman"/>
            <w:sz w:val="18"/>
            <w:szCs w:val="18"/>
          </w:rPr>
          <w:t xml:space="preserve"> Y</w:t>
        </w:r>
      </w:ins>
      <w:r>
        <w:rPr>
          <w:rFonts w:ascii="Times New Roman" w:hAnsi="Times New Roman" w:eastAsia="宋体" w:cs="Times New Roman"/>
          <w:sz w:val="18"/>
          <w:szCs w:val="18"/>
        </w:rPr>
        <w:t>,</w:t>
      </w:r>
      <w:del w:id="1607" w:author="LRC" w:date="2026-06-15T14:57:00Z">
        <w:r>
          <w:rPr>
            <w:rFonts w:ascii="Times New Roman" w:hAnsi="Times New Roman" w:eastAsia="宋体" w:cs="Times New Roman"/>
            <w:sz w:val="18"/>
            <w:szCs w:val="18"/>
          </w:rPr>
          <w:delText xml:space="preserve"> GAO G,</w:delText>
        </w:r>
      </w:del>
      <w:r>
        <w:rPr>
          <w:rFonts w:ascii="Times New Roman" w:hAnsi="Times New Roman" w:eastAsia="宋体" w:cs="Times New Roman"/>
          <w:sz w:val="18"/>
          <w:szCs w:val="18"/>
        </w:rPr>
        <w:t xml:space="preserve"> et al. A survey of large graph sampling techniques[J]. Journal of Computer-Aided Design &amp; Computer Graphics, 2022, 34(12): 1805-1814.</w:t>
      </w:r>
      <w:bookmarkEnd w:id="26"/>
    </w:p>
    <w:p w14:paraId="2EC6E6BB">
      <w:pPr>
        <w:pStyle w:val="35"/>
        <w:numPr>
          <w:ilvl w:val="0"/>
          <w:numId w:val="5"/>
        </w:numPr>
        <w:ind w:firstLineChars="0"/>
        <w:rPr>
          <w:rFonts w:ascii="Times New Roman" w:hAnsi="Times New Roman" w:eastAsia="宋体" w:cs="Times New Roman"/>
          <w:sz w:val="18"/>
          <w:szCs w:val="18"/>
        </w:rPr>
      </w:pPr>
      <w:bookmarkStart w:id="27" w:name="_Ref230532896"/>
      <w:r>
        <w:rPr>
          <w:rFonts w:ascii="Times New Roman" w:hAnsi="Times New Roman" w:eastAsia="宋体" w:cs="Times New Roman"/>
          <w:sz w:val="18"/>
          <w:szCs w:val="18"/>
        </w:rPr>
        <w:t>R</w:t>
      </w:r>
      <w:ins w:id="1608" w:author="LRC" w:date="2026-06-15T14:58:00Z">
        <w:r>
          <w:rPr>
            <w:rFonts w:ascii="Times New Roman" w:hAnsi="Times New Roman" w:eastAsia="宋体" w:cs="Times New Roman"/>
            <w:sz w:val="18"/>
            <w:szCs w:val="18"/>
          </w:rPr>
          <w:t>icaud</w:t>
        </w:r>
      </w:ins>
      <w:del w:id="1609" w:author="LRC" w:date="2026-06-15T14:58:00Z">
        <w:r>
          <w:rPr>
            <w:rFonts w:ascii="Times New Roman" w:hAnsi="Times New Roman" w:eastAsia="宋体" w:cs="Times New Roman"/>
            <w:sz w:val="18"/>
            <w:szCs w:val="18"/>
          </w:rPr>
          <w:delText>ICAUD</w:delText>
        </w:r>
      </w:del>
      <w:r>
        <w:rPr>
          <w:rFonts w:ascii="Times New Roman" w:hAnsi="Times New Roman" w:eastAsia="宋体" w:cs="Times New Roman"/>
          <w:sz w:val="18"/>
          <w:szCs w:val="18"/>
        </w:rPr>
        <w:t xml:space="preserve"> B, A</w:t>
      </w:r>
      <w:ins w:id="1610" w:author="LRC" w:date="2026-06-15T14:58:00Z">
        <w:r>
          <w:rPr>
            <w:rFonts w:ascii="Times New Roman" w:hAnsi="Times New Roman" w:eastAsia="宋体" w:cs="Times New Roman"/>
            <w:sz w:val="18"/>
            <w:szCs w:val="18"/>
          </w:rPr>
          <w:t>spert</w:t>
        </w:r>
      </w:ins>
      <w:del w:id="1611" w:author="LRC" w:date="2026-06-15T14:58:00Z">
        <w:r>
          <w:rPr>
            <w:rFonts w:ascii="Times New Roman" w:hAnsi="Times New Roman" w:eastAsia="宋体" w:cs="Times New Roman"/>
            <w:sz w:val="18"/>
            <w:szCs w:val="18"/>
          </w:rPr>
          <w:delText>SPERT</w:delText>
        </w:r>
      </w:del>
      <w:r>
        <w:rPr>
          <w:rFonts w:ascii="Times New Roman" w:hAnsi="Times New Roman" w:eastAsia="宋体" w:cs="Times New Roman"/>
          <w:sz w:val="18"/>
          <w:szCs w:val="18"/>
        </w:rPr>
        <w:t xml:space="preserve"> N, M</w:t>
      </w:r>
      <w:ins w:id="1612" w:author="LRC" w:date="2026-06-15T14:58:00Z">
        <w:r>
          <w:rPr>
            <w:rFonts w:ascii="Times New Roman" w:hAnsi="Times New Roman" w:eastAsia="宋体" w:cs="Times New Roman"/>
            <w:sz w:val="18"/>
            <w:szCs w:val="18"/>
          </w:rPr>
          <w:t>iz</w:t>
        </w:r>
      </w:ins>
      <w:del w:id="1613" w:author="LRC" w:date="2026-06-15T14:58:00Z">
        <w:r>
          <w:rPr>
            <w:rFonts w:ascii="Times New Roman" w:hAnsi="Times New Roman" w:eastAsia="宋体" w:cs="Times New Roman"/>
            <w:sz w:val="18"/>
            <w:szCs w:val="18"/>
          </w:rPr>
          <w:delText>IZ</w:delText>
        </w:r>
      </w:del>
      <w:r>
        <w:rPr>
          <w:rFonts w:ascii="Times New Roman" w:hAnsi="Times New Roman" w:eastAsia="宋体" w:cs="Times New Roman"/>
          <w:sz w:val="18"/>
          <w:szCs w:val="18"/>
        </w:rPr>
        <w:t xml:space="preserve"> V</w:t>
      </w:r>
      <w:del w:id="1614" w:author="LRC" w:date="2026-06-15T14:58:00Z">
        <w:r>
          <w:rPr>
            <w:rFonts w:ascii="Times New Roman" w:hAnsi="Times New Roman" w:eastAsia="宋体" w:cs="Times New Roman"/>
            <w:sz w:val="18"/>
            <w:szCs w:val="18"/>
          </w:rPr>
          <w:delText>,</w:delText>
        </w:r>
      </w:del>
      <w:ins w:id="1615" w:author="LRC" w:date="2026-06-15T14:58:00Z">
        <w:r>
          <w:rPr>
            <w:rFonts w:ascii="Times New Roman" w:hAnsi="Times New Roman" w:eastAsia="宋体" w:cs="Times New Roman"/>
            <w:sz w:val="18"/>
            <w:szCs w:val="18"/>
          </w:rPr>
          <w:t>.</w:t>
        </w:r>
      </w:ins>
      <w:r>
        <w:rPr>
          <w:rFonts w:ascii="Times New Roman" w:hAnsi="Times New Roman" w:eastAsia="宋体" w:cs="Times New Roman"/>
          <w:sz w:val="18"/>
          <w:szCs w:val="18"/>
        </w:rPr>
        <w:t xml:space="preserve"> Spikyball sampling: </w:t>
      </w:r>
      <w:del w:id="1616" w:author="LRC" w:date="2026-06-15T15:33:00Z">
        <w:r>
          <w:rPr>
            <w:rFonts w:ascii="Times New Roman" w:hAnsi="Times New Roman" w:eastAsia="宋体" w:cs="Times New Roman"/>
            <w:sz w:val="18"/>
            <w:szCs w:val="18"/>
          </w:rPr>
          <w:delText>E</w:delText>
        </w:r>
      </w:del>
      <w:ins w:id="1617" w:author="LRC" w:date="2026-06-15T15:33:00Z">
        <w:r>
          <w:rPr>
            <w:rFonts w:ascii="Times New Roman" w:hAnsi="Times New Roman" w:eastAsia="宋体" w:cs="Times New Roman"/>
            <w:sz w:val="18"/>
            <w:szCs w:val="18"/>
          </w:rPr>
          <w:t>e</w:t>
        </w:r>
      </w:ins>
      <w:r>
        <w:rPr>
          <w:rFonts w:ascii="Times New Roman" w:hAnsi="Times New Roman" w:eastAsia="宋体" w:cs="Times New Roman"/>
          <w:sz w:val="18"/>
          <w:szCs w:val="18"/>
        </w:rPr>
        <w:t>xploring large networks via an inhomogeneous filtered diffusion[J]. Algorithms, 2020, 13(11): 275.</w:t>
      </w:r>
      <w:bookmarkEnd w:id="27"/>
    </w:p>
    <w:p w14:paraId="1F8E6E00">
      <w:pPr>
        <w:pStyle w:val="35"/>
        <w:numPr>
          <w:ilvl w:val="0"/>
          <w:numId w:val="5"/>
        </w:numPr>
        <w:ind w:firstLineChars="0"/>
        <w:rPr>
          <w:rFonts w:ascii="Times New Roman" w:hAnsi="Times New Roman" w:eastAsia="宋体" w:cs="Times New Roman"/>
          <w:sz w:val="18"/>
          <w:szCs w:val="18"/>
        </w:rPr>
      </w:pPr>
      <w:bookmarkStart w:id="28" w:name="_Ref213402637"/>
      <w:bookmarkStart w:id="29" w:name="_Ref230531419"/>
      <w:bookmarkStart w:id="30" w:name="_Ref209035407"/>
      <w:r>
        <w:rPr>
          <w:rFonts w:ascii="Times New Roman" w:hAnsi="Times New Roman" w:eastAsia="宋体" w:cs="Times New Roman"/>
          <w:sz w:val="18"/>
          <w:szCs w:val="18"/>
        </w:rPr>
        <w:t>Li Y</w:t>
      </w:r>
      <w:ins w:id="1618" w:author="LRC" w:date="2026-06-15T15:34:00Z">
        <w:r>
          <w:rPr>
            <w:rFonts w:ascii="Times New Roman" w:hAnsi="Times New Roman" w:eastAsia="宋体" w:cs="Times New Roman"/>
            <w:sz w:val="18"/>
            <w:szCs w:val="18"/>
          </w:rPr>
          <w:t xml:space="preserve"> K</w:t>
        </w:r>
      </w:ins>
      <w:r>
        <w:rPr>
          <w:rFonts w:ascii="Times New Roman" w:hAnsi="Times New Roman" w:eastAsia="宋体" w:cs="Times New Roman"/>
          <w:sz w:val="18"/>
          <w:szCs w:val="18"/>
        </w:rPr>
        <w:t>, W</w:t>
      </w:r>
      <w:ins w:id="1619" w:author="LRC" w:date="2026-06-15T14:59:00Z">
        <w:r>
          <w:rPr>
            <w:rFonts w:ascii="Times New Roman" w:hAnsi="Times New Roman" w:eastAsia="宋体" w:cs="Times New Roman"/>
            <w:sz w:val="18"/>
            <w:szCs w:val="18"/>
          </w:rPr>
          <w:t>u</w:t>
        </w:r>
      </w:ins>
      <w:del w:id="1620" w:author="LRC" w:date="2026-06-15T14:59:00Z">
        <w:r>
          <w:rPr>
            <w:rFonts w:ascii="Times New Roman" w:hAnsi="Times New Roman" w:eastAsia="宋体" w:cs="Times New Roman"/>
            <w:sz w:val="18"/>
            <w:szCs w:val="18"/>
          </w:rPr>
          <w:delText>U</w:delText>
        </w:r>
      </w:del>
      <w:r>
        <w:rPr>
          <w:rFonts w:ascii="Times New Roman" w:hAnsi="Times New Roman" w:eastAsia="宋体" w:cs="Times New Roman"/>
          <w:sz w:val="18"/>
          <w:szCs w:val="18"/>
        </w:rPr>
        <w:t xml:space="preserve"> Z</w:t>
      </w:r>
      <w:ins w:id="1621" w:author="LRC" w:date="2026-06-15T15:34:00Z">
        <w:r>
          <w:rPr>
            <w:rFonts w:ascii="Times New Roman" w:hAnsi="Times New Roman" w:eastAsia="宋体" w:cs="Times New Roman"/>
            <w:sz w:val="18"/>
            <w:szCs w:val="18"/>
          </w:rPr>
          <w:t xml:space="preserve"> Y</w:t>
        </w:r>
      </w:ins>
      <w:r>
        <w:rPr>
          <w:rFonts w:ascii="Times New Roman" w:hAnsi="Times New Roman" w:eastAsia="宋体" w:cs="Times New Roman"/>
          <w:sz w:val="18"/>
          <w:szCs w:val="18"/>
        </w:rPr>
        <w:t>, L</w:t>
      </w:r>
      <w:ins w:id="1622" w:author="LRC" w:date="2026-06-15T14:59:00Z">
        <w:r>
          <w:rPr>
            <w:rFonts w:ascii="Times New Roman" w:hAnsi="Times New Roman" w:eastAsia="宋体" w:cs="Times New Roman"/>
            <w:sz w:val="18"/>
            <w:szCs w:val="18"/>
          </w:rPr>
          <w:t>in</w:t>
        </w:r>
      </w:ins>
      <w:del w:id="1623" w:author="LRC" w:date="2026-06-15T14:59:00Z">
        <w:r>
          <w:rPr>
            <w:rFonts w:ascii="Times New Roman" w:hAnsi="Times New Roman" w:eastAsia="宋体" w:cs="Times New Roman"/>
            <w:sz w:val="18"/>
            <w:szCs w:val="18"/>
          </w:rPr>
          <w:delText>IN</w:delText>
        </w:r>
      </w:del>
      <w:r>
        <w:rPr>
          <w:rFonts w:ascii="Times New Roman" w:hAnsi="Times New Roman" w:eastAsia="宋体" w:cs="Times New Roman"/>
          <w:sz w:val="18"/>
          <w:szCs w:val="18"/>
        </w:rPr>
        <w:t xml:space="preserve"> S, et al. Walking with perception: </w:t>
      </w:r>
      <w:del w:id="1624" w:author="LRC" w:date="2026-06-15T15:34:00Z">
        <w:r>
          <w:rPr>
            <w:rFonts w:ascii="Times New Roman" w:hAnsi="Times New Roman" w:eastAsia="宋体" w:cs="Times New Roman"/>
            <w:sz w:val="18"/>
            <w:szCs w:val="18"/>
          </w:rPr>
          <w:delText>E</w:delText>
        </w:r>
      </w:del>
      <w:ins w:id="1625" w:author="LRC" w:date="2026-06-15T15:34:00Z">
        <w:r>
          <w:rPr>
            <w:rFonts w:ascii="Times New Roman" w:hAnsi="Times New Roman" w:eastAsia="宋体" w:cs="Times New Roman"/>
            <w:sz w:val="18"/>
            <w:szCs w:val="18"/>
          </w:rPr>
          <w:t>e</w:t>
        </w:r>
      </w:ins>
      <w:r>
        <w:rPr>
          <w:rFonts w:ascii="Times New Roman" w:hAnsi="Times New Roman" w:eastAsia="宋体" w:cs="Times New Roman"/>
          <w:sz w:val="18"/>
          <w:szCs w:val="18"/>
        </w:rPr>
        <w:t xml:space="preserve">fficient random walk sampling via common neighbor awareness[C]//2019 IEEE 35th International Conference on Data Engineering (ICDE). </w:t>
      </w:r>
      <w:ins w:id="1626" w:author="LRC" w:date="2026-06-15T15:34:00Z">
        <w:r>
          <w:rPr>
            <w:rFonts w:ascii="Times New Roman" w:hAnsi="Times New Roman" w:eastAsia="宋体" w:cs="Times New Roman"/>
            <w:sz w:val="18"/>
            <w:szCs w:val="18"/>
          </w:rPr>
          <w:t xml:space="preserve">Macao, China: </w:t>
        </w:r>
      </w:ins>
      <w:r>
        <w:rPr>
          <w:rFonts w:ascii="Times New Roman" w:hAnsi="Times New Roman" w:eastAsia="宋体" w:cs="Times New Roman"/>
          <w:sz w:val="18"/>
          <w:szCs w:val="18"/>
        </w:rPr>
        <w:t>IEEE, 2019: 962-973.</w:t>
      </w:r>
      <w:bookmarkEnd w:id="28"/>
      <w:r>
        <w:rPr>
          <w:rFonts w:ascii="Times New Roman" w:hAnsi="Times New Roman" w:eastAsia="宋体" w:cs="Times New Roman"/>
          <w:sz w:val="18"/>
          <w:szCs w:val="18"/>
        </w:rPr>
        <w:t xml:space="preserve"> </w:t>
      </w:r>
      <w:bookmarkEnd w:id="29"/>
      <w:bookmarkEnd w:id="30"/>
    </w:p>
    <w:p w14:paraId="361EB637">
      <w:pPr>
        <w:pStyle w:val="35"/>
        <w:numPr>
          <w:ilvl w:val="0"/>
          <w:numId w:val="5"/>
        </w:numPr>
        <w:ind w:firstLineChars="0"/>
        <w:rPr>
          <w:rFonts w:ascii="Times New Roman" w:hAnsi="Times New Roman" w:eastAsia="宋体" w:cs="Times New Roman"/>
          <w:sz w:val="18"/>
          <w:szCs w:val="18"/>
        </w:rPr>
      </w:pPr>
      <w:bookmarkStart w:id="31" w:name="_Ref230532351"/>
      <w:r>
        <w:rPr>
          <w:rFonts w:ascii="宋体" w:hAnsi="宋体" w:eastAsia="宋体" w:cs="Times New Roman"/>
          <w:sz w:val="18"/>
          <w:szCs w:val="18"/>
        </w:rPr>
        <w:t>王鑫隆</w:t>
      </w:r>
      <w:r>
        <w:rPr>
          <w:rFonts w:ascii="Times New Roman" w:hAnsi="Times New Roman" w:eastAsia="宋体" w:cs="Times New Roman"/>
          <w:sz w:val="18"/>
          <w:szCs w:val="18"/>
        </w:rPr>
        <w:t>,</w:t>
      </w:r>
      <w:ins w:id="1627" w:author="LRC" w:date="2026-06-15T14:59:00Z">
        <w:r>
          <w:rPr>
            <w:rFonts w:ascii="Times New Roman" w:hAnsi="Times New Roman" w:eastAsia="宋体" w:cs="Times New Roman"/>
            <w:sz w:val="18"/>
            <w:szCs w:val="18"/>
          </w:rPr>
          <w:t xml:space="preserve"> </w:t>
        </w:r>
      </w:ins>
      <w:r>
        <w:rPr>
          <w:rFonts w:ascii="宋体" w:hAnsi="宋体" w:eastAsia="宋体" w:cs="Times New Roman"/>
          <w:sz w:val="18"/>
          <w:szCs w:val="18"/>
        </w:rPr>
        <w:t>胡睿</w:t>
      </w:r>
      <w:r>
        <w:rPr>
          <w:rFonts w:ascii="Times New Roman" w:hAnsi="Times New Roman" w:eastAsia="宋体" w:cs="Times New Roman"/>
          <w:sz w:val="18"/>
          <w:szCs w:val="18"/>
        </w:rPr>
        <w:t>,</w:t>
      </w:r>
      <w:ins w:id="1628" w:author="LRC" w:date="2026-06-15T14:59:00Z">
        <w:r>
          <w:rPr>
            <w:rFonts w:ascii="Times New Roman" w:hAnsi="Times New Roman" w:eastAsia="宋体" w:cs="Times New Roman"/>
            <w:sz w:val="18"/>
            <w:szCs w:val="18"/>
          </w:rPr>
          <w:t xml:space="preserve"> </w:t>
        </w:r>
      </w:ins>
      <w:r>
        <w:rPr>
          <w:rFonts w:ascii="宋体" w:hAnsi="宋体" w:eastAsia="宋体" w:cs="Times New Roman"/>
          <w:sz w:val="18"/>
          <w:szCs w:val="18"/>
        </w:rPr>
        <w:t>郭亚梁</w:t>
      </w:r>
      <w:r>
        <w:rPr>
          <w:rFonts w:ascii="Times New Roman" w:hAnsi="Times New Roman" w:eastAsia="宋体" w:cs="Times New Roman"/>
          <w:sz w:val="18"/>
          <w:szCs w:val="18"/>
        </w:rPr>
        <w:t>,</w:t>
      </w:r>
      <w:ins w:id="1629" w:author="LRC" w:date="2026-06-15T14:59:00Z">
        <w:r>
          <w:rPr>
            <w:rFonts w:ascii="Times New Roman" w:hAnsi="Times New Roman" w:eastAsia="宋体" w:cs="Times New Roman"/>
            <w:sz w:val="18"/>
            <w:szCs w:val="18"/>
          </w:rPr>
          <w:t xml:space="preserve"> </w:t>
        </w:r>
      </w:ins>
      <w:r>
        <w:rPr>
          <w:rFonts w:ascii="宋体" w:hAnsi="宋体" w:eastAsia="宋体" w:cs="Times New Roman"/>
          <w:sz w:val="18"/>
          <w:szCs w:val="18"/>
        </w:rPr>
        <w:t>等.</w:t>
      </w:r>
      <w:ins w:id="1630" w:author="LRC" w:date="2026-06-15T14:59:00Z">
        <w:r>
          <w:rPr>
            <w:rFonts w:ascii="宋体" w:hAnsi="宋体" w:eastAsia="宋体" w:cs="Times New Roman"/>
            <w:sz w:val="18"/>
            <w:szCs w:val="18"/>
          </w:rPr>
          <w:t xml:space="preserve"> </w:t>
        </w:r>
      </w:ins>
      <w:r>
        <w:rPr>
          <w:rFonts w:ascii="宋体" w:hAnsi="宋体" w:eastAsia="宋体" w:cs="Times New Roman"/>
          <w:sz w:val="18"/>
          <w:szCs w:val="18"/>
        </w:rPr>
        <w:t>面向节点分类任务的节点级自适应图卷积神经网络</w:t>
      </w:r>
      <w:r>
        <w:rPr>
          <w:rFonts w:ascii="Times New Roman" w:hAnsi="Times New Roman" w:eastAsia="宋体" w:cs="Times New Roman"/>
          <w:sz w:val="18"/>
          <w:szCs w:val="18"/>
        </w:rPr>
        <w:t>[J].</w:t>
      </w:r>
      <w:ins w:id="1631" w:author="LRC" w:date="2026-06-15T14:5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模式识别与人工智</w:t>
      </w:r>
      <w:r>
        <w:rPr>
          <w:rFonts w:hint="eastAsia" w:ascii="Times New Roman" w:hAnsi="Times New Roman" w:eastAsia="宋体" w:cs="Times New Roman"/>
          <w:sz w:val="18"/>
          <w:szCs w:val="18"/>
        </w:rPr>
        <w:t>能，</w:t>
      </w:r>
      <w:r>
        <w:rPr>
          <w:rFonts w:ascii="Times New Roman" w:hAnsi="Times New Roman" w:eastAsia="宋体" w:cs="Times New Roman"/>
          <w:sz w:val="18"/>
          <w:szCs w:val="18"/>
        </w:rPr>
        <w:t>2024,</w:t>
      </w:r>
      <w:ins w:id="1632" w:author="LRC" w:date="2026-06-15T14:5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37(</w:t>
      </w:r>
      <w:del w:id="1633" w:author="LRC" w:date="2026-06-15T14:59:00Z">
        <w:r>
          <w:rPr>
            <w:rFonts w:ascii="Times New Roman" w:hAnsi="Times New Roman" w:eastAsia="宋体" w:cs="Times New Roman"/>
            <w:sz w:val="18"/>
            <w:szCs w:val="18"/>
          </w:rPr>
          <w:delText>0</w:delText>
        </w:r>
      </w:del>
      <w:r>
        <w:rPr>
          <w:rFonts w:ascii="Times New Roman" w:hAnsi="Times New Roman" w:eastAsia="宋体" w:cs="Times New Roman"/>
          <w:sz w:val="18"/>
          <w:szCs w:val="18"/>
        </w:rPr>
        <w:t>4):</w:t>
      </w:r>
      <w:ins w:id="1634" w:author="LRC" w:date="2026-06-15T14:5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287-298.</w:t>
      </w:r>
      <w:ins w:id="1635" w:author="LRC" w:date="2026-06-15T14:59:00Z">
        <w:r>
          <w:rPr>
            <w:rFonts w:ascii="Times New Roman" w:hAnsi="Times New Roman" w:eastAsia="宋体" w:cs="Times New Roman"/>
            <w:sz w:val="18"/>
            <w:szCs w:val="18"/>
          </w:rPr>
          <w:t xml:space="preserve"> </w:t>
        </w:r>
      </w:ins>
      <w:del w:id="1636" w:author="LRC" w:date="2026-06-15T14:59:00Z">
        <w:r>
          <w:rPr>
            <w:rFonts w:ascii="Times New Roman" w:hAnsi="Times New Roman" w:eastAsia="宋体" w:cs="Times New Roman"/>
            <w:sz w:val="18"/>
            <w:szCs w:val="18"/>
          </w:rPr>
          <w:delText>DOI:10.16451/j.cnki.issn1003-6059.202404001.</w:delText>
        </w:r>
      </w:del>
      <w:r>
        <w:rPr>
          <w:rFonts w:ascii="Times New Roman" w:hAnsi="Times New Roman" w:eastAsia="宋体" w:cs="Times New Roman"/>
          <w:sz w:val="18"/>
          <w:szCs w:val="18"/>
        </w:rPr>
        <w:br w:type="textWrapping"/>
      </w:r>
      <w:r>
        <w:rPr>
          <w:rFonts w:ascii="Times New Roman" w:hAnsi="Times New Roman" w:eastAsia="宋体" w:cs="Times New Roman"/>
          <w:sz w:val="18"/>
          <w:szCs w:val="18"/>
        </w:rPr>
        <w:t>W</w:t>
      </w:r>
      <w:ins w:id="1637" w:author="LRC" w:date="2026-06-15T14:59:00Z">
        <w:r>
          <w:rPr>
            <w:rFonts w:ascii="Times New Roman" w:hAnsi="Times New Roman" w:eastAsia="宋体" w:cs="Times New Roman"/>
            <w:sz w:val="18"/>
            <w:szCs w:val="18"/>
          </w:rPr>
          <w:t>ang</w:t>
        </w:r>
      </w:ins>
      <w:del w:id="1638" w:author="LRC" w:date="2026-06-15T14:59:00Z">
        <w:r>
          <w:rPr>
            <w:rFonts w:ascii="Times New Roman" w:hAnsi="Times New Roman" w:eastAsia="宋体" w:cs="Times New Roman"/>
            <w:sz w:val="18"/>
            <w:szCs w:val="18"/>
          </w:rPr>
          <w:delText>ANG</w:delText>
        </w:r>
      </w:del>
      <w:r>
        <w:rPr>
          <w:rFonts w:ascii="Times New Roman" w:hAnsi="Times New Roman" w:eastAsia="宋体" w:cs="Times New Roman"/>
          <w:sz w:val="18"/>
          <w:szCs w:val="18"/>
        </w:rPr>
        <w:t xml:space="preserve"> Xinlong, H</w:t>
      </w:r>
      <w:ins w:id="1639" w:author="LRC" w:date="2026-06-15T14:59:00Z">
        <w:r>
          <w:rPr>
            <w:rFonts w:ascii="Times New Roman" w:hAnsi="Times New Roman" w:eastAsia="宋体" w:cs="Times New Roman"/>
            <w:sz w:val="18"/>
            <w:szCs w:val="18"/>
          </w:rPr>
          <w:t>u</w:t>
        </w:r>
      </w:ins>
      <w:del w:id="1640" w:author="LRC" w:date="2026-06-15T14:59:00Z">
        <w:r>
          <w:rPr>
            <w:rFonts w:ascii="Times New Roman" w:hAnsi="Times New Roman" w:eastAsia="宋体" w:cs="Times New Roman"/>
            <w:sz w:val="18"/>
            <w:szCs w:val="18"/>
          </w:rPr>
          <w:delText>U</w:delText>
        </w:r>
      </w:del>
      <w:r>
        <w:rPr>
          <w:rFonts w:ascii="Times New Roman" w:hAnsi="Times New Roman" w:eastAsia="宋体" w:cs="Times New Roman"/>
          <w:sz w:val="18"/>
          <w:szCs w:val="18"/>
        </w:rPr>
        <w:t xml:space="preserve"> Rui, G</w:t>
      </w:r>
      <w:ins w:id="1641" w:author="LRC" w:date="2026-06-15T14:59:00Z">
        <w:r>
          <w:rPr>
            <w:rFonts w:ascii="Times New Roman" w:hAnsi="Times New Roman" w:eastAsia="宋体" w:cs="Times New Roman"/>
            <w:sz w:val="18"/>
            <w:szCs w:val="18"/>
          </w:rPr>
          <w:t>uo</w:t>
        </w:r>
      </w:ins>
      <w:del w:id="1642" w:author="LRC" w:date="2026-06-15T15:00:00Z">
        <w:r>
          <w:rPr>
            <w:rFonts w:ascii="Times New Roman" w:hAnsi="Times New Roman" w:eastAsia="宋体" w:cs="Times New Roman"/>
            <w:sz w:val="18"/>
            <w:szCs w:val="18"/>
          </w:rPr>
          <w:delText>UO</w:delText>
        </w:r>
      </w:del>
      <w:r>
        <w:rPr>
          <w:rFonts w:ascii="Times New Roman" w:hAnsi="Times New Roman" w:eastAsia="宋体" w:cs="Times New Roman"/>
          <w:sz w:val="18"/>
          <w:szCs w:val="18"/>
        </w:rPr>
        <w:t xml:space="preserve"> Yaliang, et al. </w:t>
      </w:r>
      <w:del w:id="1643" w:author="LRC" w:date="2026-06-15T15:35:00Z">
        <w:r>
          <w:rPr>
            <w:rFonts w:ascii="Times New Roman" w:hAnsi="Times New Roman" w:eastAsia="宋体" w:cs="Times New Roman"/>
            <w:sz w:val="18"/>
            <w:szCs w:val="18"/>
          </w:rPr>
          <w:delText xml:space="preserve">Node </w:delText>
        </w:r>
      </w:del>
      <w:ins w:id="1644" w:author="LRC" w:date="2026-06-15T15:35:00Z">
        <w:r>
          <w:rPr>
            <w:rFonts w:ascii="Times New Roman" w:hAnsi="Times New Roman" w:eastAsia="宋体" w:cs="Times New Roman"/>
            <w:sz w:val="18"/>
            <w:szCs w:val="18"/>
          </w:rPr>
          <w:t>Node-</w:t>
        </w:r>
      </w:ins>
      <w:r>
        <w:rPr>
          <w:rFonts w:ascii="Times New Roman" w:hAnsi="Times New Roman" w:eastAsia="宋体" w:cs="Times New Roman"/>
          <w:sz w:val="18"/>
          <w:szCs w:val="18"/>
        </w:rPr>
        <w:t>level adaptive graph convolutional neural network for node classification tasks[J]. Pattern Recognition and Artificial Intelligence, 2024, 37(</w:t>
      </w:r>
      <w:del w:id="1645" w:author="LRC" w:date="2026-06-15T15:36:00Z">
        <w:r>
          <w:rPr>
            <w:rFonts w:ascii="Times New Roman" w:hAnsi="Times New Roman" w:eastAsia="宋体" w:cs="Times New Roman"/>
            <w:sz w:val="18"/>
            <w:szCs w:val="18"/>
          </w:rPr>
          <w:delText>0</w:delText>
        </w:r>
      </w:del>
      <w:r>
        <w:rPr>
          <w:rFonts w:ascii="Times New Roman" w:hAnsi="Times New Roman" w:eastAsia="宋体" w:cs="Times New Roman"/>
          <w:sz w:val="18"/>
          <w:szCs w:val="18"/>
        </w:rPr>
        <w:t>4): 287-298.</w:t>
      </w:r>
      <w:del w:id="1646" w:author="LRC" w:date="2026-06-15T15:00:00Z">
        <w:r>
          <w:rPr>
            <w:rFonts w:ascii="Times New Roman" w:hAnsi="Times New Roman" w:eastAsia="宋体" w:cs="Times New Roman"/>
            <w:sz w:val="18"/>
            <w:szCs w:val="18"/>
          </w:rPr>
          <w:delText xml:space="preserve"> DOI: 10.16451/j.cnki. issn1003-6059.202404001.</w:delText>
        </w:r>
        <w:bookmarkEnd w:id="31"/>
      </w:del>
    </w:p>
    <w:p w14:paraId="53412902">
      <w:pPr>
        <w:pStyle w:val="35"/>
        <w:numPr>
          <w:ilvl w:val="0"/>
          <w:numId w:val="5"/>
        </w:numPr>
        <w:ind w:firstLineChars="0"/>
        <w:rPr>
          <w:rFonts w:ascii="Times New Roman" w:hAnsi="Times New Roman" w:eastAsia="宋体" w:cs="Times New Roman"/>
          <w:sz w:val="18"/>
          <w:szCs w:val="18"/>
        </w:rPr>
      </w:pPr>
      <w:r>
        <w:rPr>
          <w:rFonts w:ascii="Times New Roman" w:hAnsi="Times New Roman" w:eastAsia="宋体" w:cs="Times New Roman"/>
          <w:sz w:val="18"/>
          <w:szCs w:val="18"/>
        </w:rPr>
        <w:t>Z</w:t>
      </w:r>
      <w:ins w:id="1647" w:author="LRC" w:date="2026-06-15T15:00:00Z">
        <w:r>
          <w:rPr>
            <w:rFonts w:ascii="Times New Roman" w:hAnsi="Times New Roman" w:eastAsia="宋体" w:cs="Times New Roman"/>
            <w:sz w:val="18"/>
            <w:szCs w:val="18"/>
          </w:rPr>
          <w:t>hang</w:t>
        </w:r>
      </w:ins>
      <w:del w:id="1648" w:author="LRC" w:date="2026-06-15T15:00:00Z">
        <w:r>
          <w:rPr>
            <w:rFonts w:ascii="Times New Roman" w:hAnsi="Times New Roman" w:eastAsia="宋体" w:cs="Times New Roman"/>
            <w:sz w:val="18"/>
            <w:szCs w:val="18"/>
          </w:rPr>
          <w:delText>HANG</w:delText>
        </w:r>
      </w:del>
      <w:r>
        <w:rPr>
          <w:rFonts w:ascii="Times New Roman" w:hAnsi="Times New Roman" w:eastAsia="宋体" w:cs="Times New Roman"/>
          <w:sz w:val="18"/>
          <w:szCs w:val="18"/>
        </w:rPr>
        <w:t xml:space="preserve"> L</w:t>
      </w:r>
      <w:ins w:id="1649" w:author="LRC" w:date="2026-06-15T15:35:00Z">
        <w:r>
          <w:rPr>
            <w:rFonts w:ascii="Times New Roman" w:hAnsi="Times New Roman" w:eastAsia="宋体" w:cs="Times New Roman"/>
            <w:sz w:val="18"/>
            <w:szCs w:val="18"/>
          </w:rPr>
          <w:t xml:space="preserve"> L</w:t>
        </w:r>
      </w:ins>
      <w:r>
        <w:rPr>
          <w:rFonts w:ascii="Times New Roman" w:hAnsi="Times New Roman" w:eastAsia="宋体" w:cs="Times New Roman"/>
          <w:sz w:val="18"/>
          <w:szCs w:val="18"/>
        </w:rPr>
        <w:t>, J</w:t>
      </w:r>
      <w:ins w:id="1650" w:author="LRC" w:date="2026-06-15T15:00:00Z">
        <w:r>
          <w:rPr>
            <w:rFonts w:ascii="Times New Roman" w:hAnsi="Times New Roman" w:eastAsia="宋体" w:cs="Times New Roman"/>
            <w:sz w:val="18"/>
            <w:szCs w:val="18"/>
          </w:rPr>
          <w:t>iang</w:t>
        </w:r>
      </w:ins>
      <w:del w:id="1651" w:author="LRC" w:date="2026-06-15T15:00:00Z">
        <w:r>
          <w:rPr>
            <w:rFonts w:ascii="Times New Roman" w:hAnsi="Times New Roman" w:eastAsia="宋体" w:cs="Times New Roman"/>
            <w:sz w:val="18"/>
            <w:szCs w:val="18"/>
          </w:rPr>
          <w:delText>IANG</w:delText>
        </w:r>
      </w:del>
      <w:r>
        <w:rPr>
          <w:rFonts w:ascii="Times New Roman" w:hAnsi="Times New Roman" w:eastAsia="宋体" w:cs="Times New Roman"/>
          <w:sz w:val="18"/>
          <w:szCs w:val="18"/>
        </w:rPr>
        <w:t xml:space="preserve"> H, W</w:t>
      </w:r>
      <w:ins w:id="1652" w:author="LRC" w:date="2026-06-15T15:00:00Z">
        <w:r>
          <w:rPr>
            <w:rFonts w:ascii="Times New Roman" w:hAnsi="Times New Roman" w:eastAsia="宋体" w:cs="Times New Roman"/>
            <w:sz w:val="18"/>
            <w:szCs w:val="18"/>
          </w:rPr>
          <w:t>ang</w:t>
        </w:r>
      </w:ins>
      <w:del w:id="1653" w:author="LRC" w:date="2026-06-15T15:00:00Z">
        <w:r>
          <w:rPr>
            <w:rFonts w:ascii="Times New Roman" w:hAnsi="Times New Roman" w:eastAsia="宋体" w:cs="Times New Roman"/>
            <w:sz w:val="18"/>
            <w:szCs w:val="18"/>
          </w:rPr>
          <w:delText>ANG</w:delText>
        </w:r>
      </w:del>
      <w:r>
        <w:rPr>
          <w:rFonts w:ascii="Times New Roman" w:hAnsi="Times New Roman" w:eastAsia="宋体" w:cs="Times New Roman"/>
          <w:sz w:val="18"/>
          <w:szCs w:val="18"/>
        </w:rPr>
        <w:t xml:space="preserve"> F, et al. DRaWS: </w:t>
      </w:r>
      <w:del w:id="1654" w:author="LRC" w:date="2026-06-15T15:00:00Z">
        <w:r>
          <w:rPr>
            <w:rFonts w:ascii="Times New Roman" w:hAnsi="Times New Roman" w:eastAsia="宋体" w:cs="Times New Roman"/>
            <w:sz w:val="18"/>
            <w:szCs w:val="18"/>
          </w:rPr>
          <w:delText>A</w:delText>
        </w:r>
      </w:del>
      <w:ins w:id="1655" w:author="LRC" w:date="2026-06-15T15:00:00Z">
        <w:r>
          <w:rPr>
            <w:rFonts w:ascii="Times New Roman" w:hAnsi="Times New Roman" w:eastAsia="宋体" w:cs="Times New Roman"/>
            <w:sz w:val="18"/>
            <w:szCs w:val="18"/>
          </w:rPr>
          <w:t>a</w:t>
        </w:r>
      </w:ins>
      <w:r>
        <w:rPr>
          <w:rFonts w:ascii="Times New Roman" w:hAnsi="Times New Roman" w:eastAsia="宋体" w:cs="Times New Roman"/>
          <w:sz w:val="18"/>
          <w:szCs w:val="18"/>
        </w:rPr>
        <w:t xml:space="preserve"> dual random-walk based sampling method to efficiently estimate distributions of degree and clique size over social networks[J]. Knowledge-Based Systems, 2020, 198: 105891. </w:t>
      </w:r>
    </w:p>
    <w:p w14:paraId="05CF0114">
      <w:pPr>
        <w:pStyle w:val="35"/>
        <w:numPr>
          <w:ilvl w:val="0"/>
          <w:numId w:val="5"/>
        </w:numPr>
        <w:ind w:firstLineChars="0"/>
        <w:rPr>
          <w:rFonts w:ascii="Times New Roman" w:hAnsi="Times New Roman" w:eastAsia="宋体" w:cs="Times New Roman"/>
          <w:sz w:val="18"/>
          <w:szCs w:val="18"/>
        </w:rPr>
      </w:pPr>
      <w:bookmarkStart w:id="32" w:name="_Ref209035409"/>
      <w:r>
        <w:rPr>
          <w:rFonts w:ascii="Times New Roman" w:hAnsi="Times New Roman" w:eastAsia="宋体" w:cs="Times New Roman"/>
          <w:sz w:val="18"/>
          <w:szCs w:val="18"/>
        </w:rPr>
        <w:t>X</w:t>
      </w:r>
      <w:ins w:id="1656" w:author="LRC" w:date="2026-06-15T15:01:00Z">
        <w:r>
          <w:rPr>
            <w:rFonts w:ascii="Times New Roman" w:hAnsi="Times New Roman" w:eastAsia="宋体" w:cs="Times New Roman"/>
            <w:sz w:val="18"/>
            <w:szCs w:val="18"/>
          </w:rPr>
          <w:t>ie</w:t>
        </w:r>
      </w:ins>
      <w:del w:id="1657" w:author="LRC" w:date="2026-06-15T15:01:00Z">
        <w:r>
          <w:rPr>
            <w:rFonts w:ascii="Times New Roman" w:hAnsi="Times New Roman" w:eastAsia="宋体" w:cs="Times New Roman"/>
            <w:sz w:val="18"/>
            <w:szCs w:val="18"/>
          </w:rPr>
          <w:delText>IE</w:delText>
        </w:r>
      </w:del>
      <w:r>
        <w:rPr>
          <w:rFonts w:ascii="Times New Roman" w:hAnsi="Times New Roman" w:eastAsia="宋体" w:cs="Times New Roman"/>
          <w:sz w:val="18"/>
          <w:szCs w:val="18"/>
        </w:rPr>
        <w:t xml:space="preserve"> H, Y</w:t>
      </w:r>
      <w:ins w:id="1658" w:author="LRC" w:date="2026-06-15T15:01:00Z">
        <w:r>
          <w:rPr>
            <w:rFonts w:ascii="Times New Roman" w:hAnsi="Times New Roman" w:eastAsia="宋体" w:cs="Times New Roman"/>
            <w:sz w:val="18"/>
            <w:szCs w:val="18"/>
          </w:rPr>
          <w:t>i</w:t>
        </w:r>
      </w:ins>
      <w:del w:id="1659" w:author="LRC" w:date="2026-06-15T15:01:00Z">
        <w:r>
          <w:rPr>
            <w:rFonts w:ascii="Times New Roman" w:hAnsi="Times New Roman" w:eastAsia="宋体" w:cs="Times New Roman"/>
            <w:sz w:val="18"/>
            <w:szCs w:val="18"/>
          </w:rPr>
          <w:delText>I</w:delText>
        </w:r>
      </w:del>
      <w:r>
        <w:rPr>
          <w:rFonts w:ascii="Times New Roman" w:hAnsi="Times New Roman" w:eastAsia="宋体" w:cs="Times New Roman"/>
          <w:sz w:val="18"/>
          <w:szCs w:val="18"/>
        </w:rPr>
        <w:t xml:space="preserve"> P, L</w:t>
      </w:r>
      <w:ins w:id="1660" w:author="LRC" w:date="2026-06-15T15:01:00Z">
        <w:r>
          <w:rPr>
            <w:rFonts w:ascii="Times New Roman" w:hAnsi="Times New Roman" w:eastAsia="宋体" w:cs="Times New Roman"/>
            <w:sz w:val="18"/>
            <w:szCs w:val="18"/>
          </w:rPr>
          <w:t>i</w:t>
        </w:r>
      </w:ins>
      <w:del w:id="1661" w:author="LRC" w:date="2026-06-15T15:01:00Z">
        <w:r>
          <w:rPr>
            <w:rFonts w:ascii="Times New Roman" w:hAnsi="Times New Roman" w:eastAsia="宋体" w:cs="Times New Roman"/>
            <w:sz w:val="18"/>
            <w:szCs w:val="18"/>
          </w:rPr>
          <w:delText>I</w:delText>
        </w:r>
      </w:del>
      <w:r>
        <w:rPr>
          <w:rFonts w:ascii="Times New Roman" w:hAnsi="Times New Roman" w:eastAsia="宋体" w:cs="Times New Roman"/>
          <w:sz w:val="18"/>
          <w:szCs w:val="18"/>
        </w:rPr>
        <w:t xml:space="preserve"> Y</w:t>
      </w:r>
      <w:ins w:id="1662" w:author="LRC" w:date="2026-06-15T15:36:00Z">
        <w:r>
          <w:rPr>
            <w:rFonts w:ascii="Times New Roman" w:hAnsi="Times New Roman" w:eastAsia="宋体" w:cs="Times New Roman"/>
            <w:sz w:val="18"/>
            <w:szCs w:val="18"/>
          </w:rPr>
          <w:t xml:space="preserve"> K</w:t>
        </w:r>
      </w:ins>
      <w:r>
        <w:rPr>
          <w:rFonts w:ascii="Times New Roman" w:hAnsi="Times New Roman" w:eastAsia="宋体" w:cs="Times New Roman"/>
          <w:sz w:val="18"/>
          <w:szCs w:val="18"/>
        </w:rPr>
        <w:t xml:space="preserve">, et al. Optimizing random walk based statistical estimation over graphs via bootstrapping[J]. IEEE Transactions on Knowledge and Data Engineering, </w:t>
      </w:r>
      <w:del w:id="1663" w:author="LRC" w:date="2026-06-15T15:37:00Z">
        <w:r>
          <w:rPr>
            <w:rFonts w:ascii="Times New Roman" w:hAnsi="Times New Roman" w:eastAsia="宋体" w:cs="Times New Roman"/>
            <w:sz w:val="18"/>
            <w:szCs w:val="18"/>
          </w:rPr>
          <w:delText>2021</w:delText>
        </w:r>
      </w:del>
      <w:ins w:id="1664" w:author="LRC" w:date="2026-06-15T15:37:00Z">
        <w:r>
          <w:rPr>
            <w:rFonts w:ascii="Times New Roman" w:hAnsi="Times New Roman" w:eastAsia="宋体" w:cs="Times New Roman"/>
            <w:sz w:val="18"/>
            <w:szCs w:val="18"/>
          </w:rPr>
          <w:t>2023</w:t>
        </w:r>
      </w:ins>
      <w:r>
        <w:rPr>
          <w:rFonts w:ascii="Times New Roman" w:hAnsi="Times New Roman" w:eastAsia="宋体" w:cs="Times New Roman"/>
          <w:sz w:val="18"/>
          <w:szCs w:val="18"/>
        </w:rPr>
        <w:t>, 35(3): 2916-2929.</w:t>
      </w:r>
      <w:bookmarkEnd w:id="32"/>
    </w:p>
    <w:p w14:paraId="71691D73">
      <w:pPr>
        <w:pStyle w:val="35"/>
        <w:numPr>
          <w:ilvl w:val="0"/>
          <w:numId w:val="5"/>
        </w:numPr>
        <w:ind w:firstLineChars="0"/>
        <w:rPr>
          <w:rFonts w:ascii="Times New Roman" w:hAnsi="Times New Roman" w:eastAsia="宋体" w:cs="Times New Roman"/>
          <w:sz w:val="18"/>
          <w:szCs w:val="18"/>
        </w:rPr>
      </w:pPr>
      <w:bookmarkStart w:id="33" w:name="_Ref230532452"/>
      <w:r>
        <w:rPr>
          <w:rFonts w:ascii="Times New Roman" w:hAnsi="Times New Roman" w:eastAsia="宋体" w:cs="Times New Roman"/>
          <w:sz w:val="18"/>
          <w:szCs w:val="18"/>
        </w:rPr>
        <w:t>A</w:t>
      </w:r>
      <w:ins w:id="1665" w:author="LRC" w:date="2026-06-15T15:01:00Z">
        <w:r>
          <w:rPr>
            <w:rFonts w:ascii="Times New Roman" w:hAnsi="Times New Roman" w:eastAsia="宋体" w:cs="Times New Roman"/>
            <w:sz w:val="18"/>
            <w:szCs w:val="18"/>
          </w:rPr>
          <w:t>li</w:t>
        </w:r>
      </w:ins>
      <w:del w:id="1666" w:author="LRC" w:date="2026-06-15T15:01:00Z">
        <w:r>
          <w:rPr>
            <w:rFonts w:ascii="Times New Roman" w:hAnsi="Times New Roman" w:eastAsia="宋体" w:cs="Times New Roman"/>
            <w:sz w:val="18"/>
            <w:szCs w:val="18"/>
          </w:rPr>
          <w:delText>LI</w:delText>
        </w:r>
      </w:del>
      <w:r>
        <w:rPr>
          <w:rFonts w:ascii="Times New Roman" w:hAnsi="Times New Roman" w:eastAsia="宋体" w:cs="Times New Roman"/>
          <w:sz w:val="18"/>
          <w:szCs w:val="18"/>
        </w:rPr>
        <w:t xml:space="preserve"> S, A</w:t>
      </w:r>
      <w:ins w:id="1667" w:author="LRC" w:date="2026-06-15T15:01:00Z">
        <w:r>
          <w:rPr>
            <w:rFonts w:ascii="Times New Roman" w:hAnsi="Times New Roman" w:eastAsia="宋体" w:cs="Times New Roman"/>
            <w:sz w:val="18"/>
            <w:szCs w:val="18"/>
          </w:rPr>
          <w:t>hmad</w:t>
        </w:r>
      </w:ins>
      <w:del w:id="1668" w:author="LRC" w:date="2026-06-15T15:01:00Z">
        <w:r>
          <w:rPr>
            <w:rFonts w:ascii="Times New Roman" w:hAnsi="Times New Roman" w:eastAsia="宋体" w:cs="Times New Roman"/>
            <w:sz w:val="18"/>
            <w:szCs w:val="18"/>
          </w:rPr>
          <w:delText>HMAD</w:delText>
        </w:r>
      </w:del>
      <w:r>
        <w:rPr>
          <w:rFonts w:ascii="Times New Roman" w:hAnsi="Times New Roman" w:eastAsia="宋体" w:cs="Times New Roman"/>
          <w:sz w:val="18"/>
          <w:szCs w:val="18"/>
        </w:rPr>
        <w:t xml:space="preserve"> M, B</w:t>
      </w:r>
      <w:ins w:id="1669" w:author="LRC" w:date="2026-06-15T15:01:00Z">
        <w:r>
          <w:rPr>
            <w:rFonts w:ascii="Times New Roman" w:hAnsi="Times New Roman" w:eastAsia="宋体" w:cs="Times New Roman"/>
            <w:sz w:val="18"/>
            <w:szCs w:val="18"/>
          </w:rPr>
          <w:t>eg</w:t>
        </w:r>
      </w:ins>
      <w:del w:id="1670" w:author="LRC" w:date="2026-06-15T15:01:00Z">
        <w:r>
          <w:rPr>
            <w:rFonts w:ascii="Times New Roman" w:hAnsi="Times New Roman" w:eastAsia="宋体" w:cs="Times New Roman"/>
            <w:sz w:val="18"/>
            <w:szCs w:val="18"/>
          </w:rPr>
          <w:delText>EG</w:delText>
        </w:r>
      </w:del>
      <w:r>
        <w:rPr>
          <w:rFonts w:ascii="Times New Roman" w:hAnsi="Times New Roman" w:eastAsia="宋体" w:cs="Times New Roman"/>
          <w:sz w:val="18"/>
          <w:szCs w:val="18"/>
        </w:rPr>
        <w:t xml:space="preserve"> M</w:t>
      </w:r>
      <w:ins w:id="1671" w:author="LRC" w:date="2026-06-15T15:01: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 xml:space="preserve">A, et al. </w:t>
      </w:r>
      <w:del w:id="1672" w:author="LRC" w:date="2026-06-15T15:37:00Z">
        <w:r>
          <w:rPr>
            <w:rFonts w:ascii="Times New Roman" w:hAnsi="Times New Roman" w:eastAsia="宋体" w:cs="Times New Roman"/>
            <w:sz w:val="18"/>
            <w:szCs w:val="18"/>
          </w:rPr>
          <w:delText>Ssag</w:delText>
        </w:r>
      </w:del>
      <w:ins w:id="1673" w:author="LRC" w:date="2026-06-15T15:37:00Z">
        <w:r>
          <w:rPr>
            <w:rFonts w:ascii="Times New Roman" w:hAnsi="Times New Roman" w:eastAsia="宋体" w:cs="Times New Roman"/>
            <w:sz w:val="18"/>
            <w:szCs w:val="18"/>
          </w:rPr>
          <w:t>SsAG</w:t>
        </w:r>
      </w:ins>
      <w:r>
        <w:rPr>
          <w:rFonts w:ascii="Times New Roman" w:hAnsi="Times New Roman" w:eastAsia="宋体" w:cs="Times New Roman"/>
          <w:sz w:val="18"/>
          <w:szCs w:val="18"/>
        </w:rPr>
        <w:t xml:space="preserve">: </w:t>
      </w:r>
      <w:del w:id="1674" w:author="LRC" w:date="2026-06-15T15:37:00Z">
        <w:r>
          <w:rPr>
            <w:rFonts w:ascii="Times New Roman" w:hAnsi="Times New Roman" w:eastAsia="宋体" w:cs="Times New Roman"/>
            <w:sz w:val="18"/>
            <w:szCs w:val="18"/>
          </w:rPr>
          <w:delText>S</w:delText>
        </w:r>
      </w:del>
      <w:ins w:id="1675" w:author="LRC" w:date="2026-06-15T15:37:00Z">
        <w:r>
          <w:rPr>
            <w:rFonts w:ascii="Times New Roman" w:hAnsi="Times New Roman" w:eastAsia="宋体" w:cs="Times New Roman"/>
            <w:sz w:val="18"/>
            <w:szCs w:val="18"/>
          </w:rPr>
          <w:t>s</w:t>
        </w:r>
      </w:ins>
      <w:r>
        <w:rPr>
          <w:rFonts w:ascii="Times New Roman" w:hAnsi="Times New Roman" w:eastAsia="宋体" w:cs="Times New Roman"/>
          <w:sz w:val="18"/>
          <w:szCs w:val="18"/>
        </w:rPr>
        <w:t xml:space="preserve">ummarization and sparsification of attributed graphs[J]. ACM Transactions on Knowledge Discovery from Data, 2024, 18(6): </w:t>
      </w:r>
      <w:del w:id="1676" w:author="LRC" w:date="2026-06-15T15:38:00Z">
        <w:r>
          <w:rPr>
            <w:rFonts w:ascii="Times New Roman" w:hAnsi="Times New Roman" w:eastAsia="宋体" w:cs="Times New Roman"/>
            <w:sz w:val="18"/>
            <w:szCs w:val="18"/>
          </w:rPr>
          <w:delText>1-22</w:delText>
        </w:r>
      </w:del>
      <w:ins w:id="1677" w:author="LRC" w:date="2026-06-15T15:38:00Z">
        <w:r>
          <w:rPr>
            <w:rFonts w:ascii="Times New Roman" w:hAnsi="Times New Roman" w:eastAsia="宋体" w:cs="Times New Roman"/>
            <w:sz w:val="18"/>
            <w:szCs w:val="18"/>
          </w:rPr>
          <w:t>141</w:t>
        </w:r>
      </w:ins>
      <w:r>
        <w:rPr>
          <w:rFonts w:ascii="Times New Roman" w:hAnsi="Times New Roman" w:eastAsia="宋体" w:cs="Times New Roman"/>
          <w:sz w:val="18"/>
          <w:szCs w:val="18"/>
        </w:rPr>
        <w:t>.</w:t>
      </w:r>
      <w:bookmarkEnd w:id="33"/>
    </w:p>
    <w:p w14:paraId="689BC607">
      <w:pPr>
        <w:pStyle w:val="35"/>
        <w:numPr>
          <w:ilvl w:val="0"/>
          <w:numId w:val="5"/>
        </w:numPr>
        <w:ind w:firstLineChars="0"/>
        <w:rPr>
          <w:rFonts w:ascii="Times New Roman" w:hAnsi="Times New Roman" w:eastAsia="宋体" w:cs="Times New Roman"/>
          <w:sz w:val="18"/>
          <w:szCs w:val="18"/>
        </w:rPr>
      </w:pPr>
      <w:bookmarkStart w:id="34" w:name="_Ref10801"/>
      <w:r>
        <w:rPr>
          <w:rFonts w:ascii="Times New Roman" w:hAnsi="Times New Roman" w:eastAsia="宋体" w:cs="Times New Roman"/>
          <w:sz w:val="18"/>
          <w:szCs w:val="18"/>
        </w:rPr>
        <w:t>L</w:t>
      </w:r>
      <w:ins w:id="1678" w:author="LRC" w:date="2026-06-15T15:01:00Z">
        <w:r>
          <w:rPr>
            <w:rFonts w:ascii="Times New Roman" w:hAnsi="Times New Roman" w:eastAsia="宋体" w:cs="Times New Roman"/>
            <w:sz w:val="18"/>
            <w:szCs w:val="18"/>
          </w:rPr>
          <w:t>ee</w:t>
        </w:r>
      </w:ins>
      <w:del w:id="1679" w:author="LRC" w:date="2026-06-15T15:01:00Z">
        <w:r>
          <w:rPr>
            <w:rFonts w:ascii="Times New Roman" w:hAnsi="Times New Roman" w:eastAsia="宋体" w:cs="Times New Roman"/>
            <w:sz w:val="18"/>
            <w:szCs w:val="18"/>
          </w:rPr>
          <w:delText>EE</w:delText>
        </w:r>
      </w:del>
      <w:r>
        <w:rPr>
          <w:rFonts w:ascii="Times New Roman" w:hAnsi="Times New Roman" w:eastAsia="宋体" w:cs="Times New Roman"/>
          <w:sz w:val="18"/>
          <w:szCs w:val="18"/>
        </w:rPr>
        <w:t xml:space="preserve"> K, J</w:t>
      </w:r>
      <w:ins w:id="1680" w:author="LRC" w:date="2026-06-15T15:01:00Z">
        <w:r>
          <w:rPr>
            <w:rFonts w:ascii="Times New Roman" w:hAnsi="Times New Roman" w:eastAsia="宋体" w:cs="Times New Roman"/>
            <w:sz w:val="18"/>
            <w:szCs w:val="18"/>
          </w:rPr>
          <w:t>o</w:t>
        </w:r>
      </w:ins>
      <w:del w:id="1681" w:author="LRC" w:date="2026-06-15T15:01:00Z">
        <w:r>
          <w:rPr>
            <w:rFonts w:ascii="Times New Roman" w:hAnsi="Times New Roman" w:eastAsia="宋体" w:cs="Times New Roman"/>
            <w:sz w:val="18"/>
            <w:szCs w:val="18"/>
          </w:rPr>
          <w:delText>O</w:delText>
        </w:r>
      </w:del>
      <w:r>
        <w:rPr>
          <w:rFonts w:ascii="Times New Roman" w:hAnsi="Times New Roman" w:eastAsia="宋体" w:cs="Times New Roman"/>
          <w:sz w:val="18"/>
          <w:szCs w:val="18"/>
        </w:rPr>
        <w:t xml:space="preserve"> H, K</w:t>
      </w:r>
      <w:ins w:id="1682" w:author="LRC" w:date="2026-06-15T15:01:00Z">
        <w:r>
          <w:rPr>
            <w:rFonts w:ascii="Times New Roman" w:hAnsi="Times New Roman" w:eastAsia="宋体" w:cs="Times New Roman"/>
            <w:sz w:val="18"/>
            <w:szCs w:val="18"/>
          </w:rPr>
          <w:t>o</w:t>
        </w:r>
      </w:ins>
      <w:del w:id="1683" w:author="LRC" w:date="2026-06-15T15:01:00Z">
        <w:r>
          <w:rPr>
            <w:rFonts w:ascii="Times New Roman" w:hAnsi="Times New Roman" w:eastAsia="宋体" w:cs="Times New Roman"/>
            <w:sz w:val="18"/>
            <w:szCs w:val="18"/>
          </w:rPr>
          <w:delText>O</w:delText>
        </w:r>
      </w:del>
      <w:r>
        <w:rPr>
          <w:rFonts w:ascii="Times New Roman" w:hAnsi="Times New Roman" w:eastAsia="宋体" w:cs="Times New Roman"/>
          <w:sz w:val="18"/>
          <w:szCs w:val="18"/>
        </w:rPr>
        <w:t xml:space="preserve"> J, et al. </w:t>
      </w:r>
      <w:del w:id="1684" w:author="LRC" w:date="2026-06-15T15:38:00Z">
        <w:r>
          <w:rPr>
            <w:rFonts w:ascii="Times New Roman" w:hAnsi="Times New Roman" w:eastAsia="宋体" w:cs="Times New Roman"/>
            <w:sz w:val="18"/>
            <w:szCs w:val="18"/>
          </w:rPr>
          <w:delText>Ssumm</w:delText>
        </w:r>
      </w:del>
      <w:ins w:id="1685" w:author="LRC" w:date="2026-06-15T15:38:00Z">
        <w:r>
          <w:rPr>
            <w:rFonts w:ascii="Times New Roman" w:hAnsi="Times New Roman" w:eastAsia="宋体" w:cs="Times New Roman"/>
            <w:sz w:val="18"/>
            <w:szCs w:val="18"/>
          </w:rPr>
          <w:t>SSumM</w:t>
        </w:r>
      </w:ins>
      <w:r>
        <w:rPr>
          <w:rFonts w:ascii="Times New Roman" w:hAnsi="Times New Roman" w:eastAsia="宋体" w:cs="Times New Roman"/>
          <w:sz w:val="18"/>
          <w:szCs w:val="18"/>
        </w:rPr>
        <w:t xml:space="preserve">: </w:t>
      </w:r>
      <w:del w:id="1686" w:author="LRC" w:date="2026-06-15T15:38:00Z">
        <w:r>
          <w:rPr>
            <w:rFonts w:ascii="Times New Roman" w:hAnsi="Times New Roman" w:eastAsia="宋体" w:cs="Times New Roman"/>
            <w:sz w:val="18"/>
            <w:szCs w:val="18"/>
          </w:rPr>
          <w:delText>S</w:delText>
        </w:r>
      </w:del>
      <w:ins w:id="1687" w:author="LRC" w:date="2026-06-15T15:38:00Z">
        <w:r>
          <w:rPr>
            <w:rFonts w:ascii="Times New Roman" w:hAnsi="Times New Roman" w:eastAsia="宋体" w:cs="Times New Roman"/>
            <w:sz w:val="18"/>
            <w:szCs w:val="18"/>
          </w:rPr>
          <w:t>s</w:t>
        </w:r>
      </w:ins>
      <w:r>
        <w:rPr>
          <w:rFonts w:ascii="Times New Roman" w:hAnsi="Times New Roman" w:eastAsia="宋体" w:cs="Times New Roman"/>
          <w:sz w:val="18"/>
          <w:szCs w:val="18"/>
        </w:rPr>
        <w:t xml:space="preserve">parse summarization of massive graphs[C]//Proceedings of the 26th ACM SIGKDD International Conference on Knowledge Discovery &amp; Data Mining. </w:t>
      </w:r>
      <w:ins w:id="1688" w:author="LRC" w:date="2026-06-15T15:40:00Z">
        <w:r>
          <w:rPr>
            <w:rFonts w:ascii="Times New Roman" w:hAnsi="Times New Roman" w:eastAsia="宋体" w:cs="Times New Roman"/>
            <w:sz w:val="18"/>
            <w:szCs w:val="18"/>
          </w:rPr>
          <w:t>New York, USA</w:t>
        </w:r>
      </w:ins>
      <w:ins w:id="1689" w:author="LRC" w:date="2026-06-15T15:39:00Z">
        <w:r>
          <w:rPr>
            <w:rFonts w:ascii="Times New Roman" w:hAnsi="Times New Roman" w:eastAsia="宋体" w:cs="Times New Roman"/>
            <w:sz w:val="18"/>
            <w:szCs w:val="18"/>
          </w:rPr>
          <w:t xml:space="preserve">: ACM, </w:t>
        </w:r>
      </w:ins>
      <w:r>
        <w:rPr>
          <w:rFonts w:ascii="Times New Roman" w:hAnsi="Times New Roman" w:eastAsia="宋体" w:cs="Times New Roman"/>
          <w:sz w:val="18"/>
          <w:szCs w:val="18"/>
        </w:rPr>
        <w:t>2020: 144-154.</w:t>
      </w:r>
      <w:bookmarkEnd w:id="34"/>
      <w:bookmarkStart w:id="35" w:name="_Ref230532695"/>
    </w:p>
    <w:bookmarkEnd w:id="35"/>
    <w:p w14:paraId="3B08E11F">
      <w:pPr>
        <w:pStyle w:val="35"/>
        <w:numPr>
          <w:ilvl w:val="0"/>
          <w:numId w:val="5"/>
        </w:numPr>
        <w:ind w:firstLineChars="0"/>
        <w:rPr>
          <w:rFonts w:ascii="Times New Roman" w:hAnsi="Times New Roman" w:eastAsia="宋体" w:cs="Times New Roman"/>
          <w:sz w:val="18"/>
          <w:szCs w:val="18"/>
        </w:rPr>
      </w:pPr>
      <w:bookmarkStart w:id="36" w:name="_Ref209038714"/>
      <w:r>
        <w:rPr>
          <w:rFonts w:ascii="Times New Roman" w:hAnsi="Times New Roman" w:eastAsia="宋体" w:cs="Times New Roman"/>
          <w:sz w:val="18"/>
          <w:szCs w:val="18"/>
        </w:rPr>
        <w:t>M</w:t>
      </w:r>
      <w:ins w:id="1690" w:author="LRC" w:date="2026-06-15T15:01:00Z">
        <w:r>
          <w:rPr>
            <w:rFonts w:ascii="Times New Roman" w:hAnsi="Times New Roman" w:eastAsia="宋体" w:cs="Times New Roman"/>
            <w:sz w:val="18"/>
            <w:szCs w:val="18"/>
          </w:rPr>
          <w:t>ilo</w:t>
        </w:r>
      </w:ins>
      <w:del w:id="1691" w:author="LRC" w:date="2026-06-15T15:01:00Z">
        <w:r>
          <w:rPr>
            <w:rFonts w:ascii="Times New Roman" w:hAnsi="Times New Roman" w:eastAsia="宋体" w:cs="Times New Roman"/>
            <w:sz w:val="18"/>
            <w:szCs w:val="18"/>
          </w:rPr>
          <w:delText>ILO</w:delText>
        </w:r>
      </w:del>
      <w:r>
        <w:rPr>
          <w:rFonts w:ascii="Times New Roman" w:hAnsi="Times New Roman" w:eastAsia="宋体" w:cs="Times New Roman"/>
          <w:sz w:val="18"/>
          <w:szCs w:val="18"/>
        </w:rPr>
        <w:t xml:space="preserve"> R, S</w:t>
      </w:r>
      <w:ins w:id="1692" w:author="LRC" w:date="2026-06-15T15:02:00Z">
        <w:r>
          <w:rPr>
            <w:rFonts w:ascii="Times New Roman" w:hAnsi="Times New Roman" w:eastAsia="宋体" w:cs="Times New Roman"/>
            <w:sz w:val="18"/>
            <w:szCs w:val="18"/>
          </w:rPr>
          <w:t>hen</w:t>
        </w:r>
      </w:ins>
      <w:del w:id="1693" w:author="LRC" w:date="2026-06-15T15:02:00Z">
        <w:r>
          <w:rPr>
            <w:rFonts w:ascii="Times New Roman" w:hAnsi="Times New Roman" w:eastAsia="宋体" w:cs="Times New Roman"/>
            <w:sz w:val="18"/>
            <w:szCs w:val="18"/>
          </w:rPr>
          <w:delText>HEN</w:delText>
        </w:r>
      </w:del>
      <w:r>
        <w:rPr>
          <w:rFonts w:ascii="Times New Roman" w:hAnsi="Times New Roman" w:eastAsia="宋体" w:cs="Times New Roman"/>
          <w:sz w:val="18"/>
          <w:szCs w:val="18"/>
        </w:rPr>
        <w:t>-O</w:t>
      </w:r>
      <w:ins w:id="1694" w:author="LRC" w:date="2026-06-15T15:03:00Z">
        <w:r>
          <w:rPr>
            <w:rFonts w:ascii="Times New Roman" w:hAnsi="Times New Roman" w:eastAsia="宋体" w:cs="Times New Roman"/>
            <w:sz w:val="18"/>
            <w:szCs w:val="18"/>
          </w:rPr>
          <w:t>rr</w:t>
        </w:r>
      </w:ins>
      <w:del w:id="1695" w:author="LRC" w:date="2026-06-15T15:03:00Z">
        <w:r>
          <w:rPr>
            <w:rFonts w:ascii="Times New Roman" w:hAnsi="Times New Roman" w:eastAsia="宋体" w:cs="Times New Roman"/>
            <w:sz w:val="18"/>
            <w:szCs w:val="18"/>
          </w:rPr>
          <w:delText>RR</w:delText>
        </w:r>
      </w:del>
      <w:r>
        <w:rPr>
          <w:rFonts w:ascii="Times New Roman" w:hAnsi="Times New Roman" w:eastAsia="宋体" w:cs="Times New Roman"/>
          <w:sz w:val="18"/>
          <w:szCs w:val="18"/>
        </w:rPr>
        <w:t xml:space="preserve"> S, I</w:t>
      </w:r>
      <w:ins w:id="1696" w:author="LRC" w:date="2026-06-15T15:03:00Z">
        <w:r>
          <w:rPr>
            <w:rFonts w:ascii="Times New Roman" w:hAnsi="Times New Roman" w:eastAsia="宋体" w:cs="Times New Roman"/>
            <w:sz w:val="18"/>
            <w:szCs w:val="18"/>
          </w:rPr>
          <w:t>tzkovitz</w:t>
        </w:r>
      </w:ins>
      <w:del w:id="1697" w:author="LRC" w:date="2026-06-15T15:03:00Z">
        <w:r>
          <w:rPr>
            <w:rFonts w:ascii="Times New Roman" w:hAnsi="Times New Roman" w:eastAsia="宋体" w:cs="Times New Roman"/>
            <w:sz w:val="18"/>
            <w:szCs w:val="18"/>
          </w:rPr>
          <w:delText>TZKOVITZ</w:delText>
        </w:r>
      </w:del>
      <w:r>
        <w:rPr>
          <w:rFonts w:ascii="Times New Roman" w:hAnsi="Times New Roman" w:eastAsia="宋体" w:cs="Times New Roman"/>
          <w:sz w:val="18"/>
          <w:szCs w:val="18"/>
        </w:rPr>
        <w:t xml:space="preserve"> S, et </w:t>
      </w:r>
      <w:bookmarkStart w:id="37" w:name="_Hlk233209580"/>
      <w:r>
        <w:rPr>
          <w:rFonts w:ascii="Times New Roman" w:hAnsi="Times New Roman" w:eastAsia="宋体" w:cs="Times New Roman"/>
          <w:sz w:val="18"/>
          <w:szCs w:val="18"/>
        </w:rPr>
        <w:t>al. Network motifs: simple building blocks of complex netw</w:t>
      </w:r>
      <w:bookmarkEnd w:id="37"/>
      <w:r>
        <w:rPr>
          <w:rFonts w:ascii="Times New Roman" w:hAnsi="Times New Roman" w:eastAsia="宋体" w:cs="Times New Roman"/>
          <w:sz w:val="18"/>
          <w:szCs w:val="18"/>
        </w:rPr>
        <w:t>orks[J]. Science, 2002, 298(5594): 824-827.</w:t>
      </w:r>
      <w:bookmarkEnd w:id="36"/>
    </w:p>
    <w:p w14:paraId="5EB12F49">
      <w:pPr>
        <w:pStyle w:val="35"/>
        <w:numPr>
          <w:ilvl w:val="0"/>
          <w:numId w:val="5"/>
        </w:numPr>
        <w:ind w:firstLineChars="0"/>
        <w:rPr>
          <w:rFonts w:ascii="Times New Roman" w:hAnsi="Times New Roman" w:eastAsia="宋体" w:cs="Times New Roman"/>
          <w:sz w:val="18"/>
          <w:szCs w:val="18"/>
        </w:rPr>
      </w:pPr>
      <w:bookmarkStart w:id="38" w:name="_Ref209038789"/>
      <w:r>
        <w:rPr>
          <w:rFonts w:ascii="Times New Roman" w:hAnsi="Times New Roman" w:eastAsia="宋体" w:cs="Times New Roman"/>
          <w:sz w:val="18"/>
          <w:szCs w:val="18"/>
        </w:rPr>
        <w:t>S</w:t>
      </w:r>
      <w:ins w:id="1698" w:author="LRC" w:date="2026-06-15T15:03:00Z">
        <w:r>
          <w:rPr>
            <w:rFonts w:ascii="Times New Roman" w:hAnsi="Times New Roman" w:eastAsia="宋体" w:cs="Times New Roman"/>
            <w:sz w:val="18"/>
            <w:szCs w:val="18"/>
          </w:rPr>
          <w:t>eufert</w:t>
        </w:r>
      </w:ins>
      <w:del w:id="1699" w:author="LRC" w:date="2026-06-15T15:03:00Z">
        <w:r>
          <w:rPr>
            <w:rFonts w:ascii="Times New Roman" w:hAnsi="Times New Roman" w:eastAsia="宋体" w:cs="Times New Roman"/>
            <w:sz w:val="18"/>
            <w:szCs w:val="18"/>
          </w:rPr>
          <w:delText>EUFERT</w:delText>
        </w:r>
      </w:del>
      <w:r>
        <w:rPr>
          <w:rFonts w:ascii="Times New Roman" w:hAnsi="Times New Roman" w:eastAsia="宋体" w:cs="Times New Roman"/>
          <w:sz w:val="18"/>
          <w:szCs w:val="18"/>
        </w:rPr>
        <w:t xml:space="preserve"> M, L</w:t>
      </w:r>
      <w:ins w:id="1700" w:author="LRC" w:date="2026-06-15T15:04:00Z">
        <w:r>
          <w:rPr>
            <w:rFonts w:ascii="Times New Roman" w:hAnsi="Times New Roman" w:eastAsia="宋体" w:cs="Times New Roman"/>
            <w:sz w:val="18"/>
            <w:szCs w:val="18"/>
          </w:rPr>
          <w:t>ange</w:t>
        </w:r>
      </w:ins>
      <w:del w:id="1701" w:author="LRC" w:date="2026-06-15T15:04:00Z">
        <w:r>
          <w:rPr>
            <w:rFonts w:ascii="Times New Roman" w:hAnsi="Times New Roman" w:eastAsia="宋体" w:cs="Times New Roman"/>
            <w:sz w:val="18"/>
            <w:szCs w:val="18"/>
          </w:rPr>
          <w:delText>ANGE</w:delText>
        </w:r>
      </w:del>
      <w:r>
        <w:rPr>
          <w:rFonts w:ascii="Times New Roman" w:hAnsi="Times New Roman" w:eastAsia="宋体" w:cs="Times New Roman"/>
          <w:sz w:val="18"/>
          <w:szCs w:val="18"/>
        </w:rPr>
        <w:t xml:space="preserve"> S, H</w:t>
      </w:r>
      <w:ins w:id="1702" w:author="LRC" w:date="2026-06-15T15:05:00Z">
        <w:r>
          <w:rPr>
            <w:rFonts w:ascii="Times New Roman" w:hAnsi="Times New Roman" w:eastAsia="宋体" w:cs="Times New Roman"/>
            <w:sz w:val="18"/>
            <w:szCs w:val="18"/>
          </w:rPr>
          <w:t>o</w:t>
        </w:r>
      </w:ins>
      <w:del w:id="1703" w:author="LRC" w:date="2026-06-15T15:05:00Z">
        <w:r>
          <w:rPr>
            <w:rFonts w:ascii="Times New Roman" w:hAnsi="Times New Roman" w:eastAsia="宋体" w:cs="Times New Roman"/>
            <w:sz w:val="18"/>
            <w:szCs w:val="18"/>
          </w:rPr>
          <w:delText>O</w:delText>
        </w:r>
      </w:del>
      <w:r>
        <w:rPr>
          <w:rFonts w:ascii="Times New Roman" w:hAnsi="Times New Roman" w:eastAsia="宋体" w:cs="Times New Roman"/>
          <w:sz w:val="18"/>
          <w:szCs w:val="18"/>
        </w:rPr>
        <w:t>ß</w:t>
      </w:r>
      <w:ins w:id="1704" w:author="LRC" w:date="2026-06-15T15:05:00Z">
        <w:r>
          <w:rPr>
            <w:rFonts w:ascii="Times New Roman" w:hAnsi="Times New Roman" w:eastAsia="宋体" w:cs="Times New Roman"/>
            <w:sz w:val="18"/>
            <w:szCs w:val="18"/>
          </w:rPr>
          <w:t>feld</w:t>
        </w:r>
      </w:ins>
      <w:del w:id="1705" w:author="LRC" w:date="2026-06-15T15:05:00Z">
        <w:r>
          <w:rPr>
            <w:rFonts w:ascii="Times New Roman" w:hAnsi="Times New Roman" w:eastAsia="宋体" w:cs="Times New Roman"/>
            <w:sz w:val="18"/>
            <w:szCs w:val="18"/>
          </w:rPr>
          <w:delText>FELD</w:delText>
        </w:r>
      </w:del>
      <w:r>
        <w:rPr>
          <w:rFonts w:ascii="Times New Roman" w:hAnsi="Times New Roman" w:eastAsia="宋体" w:cs="Times New Roman"/>
          <w:sz w:val="18"/>
          <w:szCs w:val="18"/>
        </w:rPr>
        <w:t xml:space="preserve"> T, et al. More than topology: </w:t>
      </w:r>
      <w:del w:id="1706" w:author="LRC" w:date="2026-06-15T15:05:00Z">
        <w:r>
          <w:rPr>
            <w:rFonts w:ascii="Times New Roman" w:hAnsi="Times New Roman" w:eastAsia="宋体" w:cs="Times New Roman"/>
            <w:sz w:val="18"/>
            <w:szCs w:val="18"/>
          </w:rPr>
          <w:delText>J</w:delText>
        </w:r>
      </w:del>
      <w:r>
        <w:rPr>
          <w:rFonts w:ascii="Times New Roman" w:hAnsi="Times New Roman" w:eastAsia="宋体" w:cs="Times New Roman"/>
          <w:sz w:val="18"/>
          <w:szCs w:val="18"/>
        </w:rPr>
        <w:t>oint topology and attribute sampling and generation of social network graphs[J]. Computer Communications, 2016, 73: 176-187.</w:t>
      </w:r>
      <w:bookmarkEnd w:id="38"/>
    </w:p>
    <w:p w14:paraId="4E6FF93B">
      <w:pPr>
        <w:pStyle w:val="35"/>
        <w:numPr>
          <w:ilvl w:val="0"/>
          <w:numId w:val="5"/>
        </w:numPr>
        <w:ind w:firstLineChars="0"/>
        <w:rPr>
          <w:rFonts w:ascii="Times New Roman" w:hAnsi="Times New Roman" w:eastAsia="宋体" w:cs="Times New Roman"/>
          <w:sz w:val="18"/>
          <w:szCs w:val="18"/>
        </w:rPr>
      </w:pPr>
      <w:bookmarkStart w:id="39" w:name="_Ref209038836"/>
      <w:r>
        <w:rPr>
          <w:rFonts w:ascii="Times New Roman" w:hAnsi="Times New Roman" w:eastAsia="宋体" w:cs="Times New Roman"/>
          <w:sz w:val="18"/>
          <w:szCs w:val="18"/>
        </w:rPr>
        <w:t>W</w:t>
      </w:r>
      <w:ins w:id="1707" w:author="LRC" w:date="2026-06-15T15:05:00Z">
        <w:r>
          <w:rPr>
            <w:rFonts w:ascii="Times New Roman" w:hAnsi="Times New Roman" w:eastAsia="宋体" w:cs="Times New Roman"/>
            <w:sz w:val="18"/>
            <w:szCs w:val="18"/>
          </w:rPr>
          <w:t>agner</w:t>
        </w:r>
      </w:ins>
      <w:del w:id="1708" w:author="LRC" w:date="2026-06-15T15:05:00Z">
        <w:r>
          <w:rPr>
            <w:rFonts w:ascii="Times New Roman" w:hAnsi="Times New Roman" w:eastAsia="宋体" w:cs="Times New Roman"/>
            <w:sz w:val="18"/>
            <w:szCs w:val="18"/>
          </w:rPr>
          <w:delText>AGNER</w:delText>
        </w:r>
      </w:del>
      <w:r>
        <w:rPr>
          <w:rFonts w:ascii="Times New Roman" w:hAnsi="Times New Roman" w:eastAsia="宋体" w:cs="Times New Roman"/>
          <w:sz w:val="18"/>
          <w:szCs w:val="18"/>
        </w:rPr>
        <w:t xml:space="preserve"> C, S</w:t>
      </w:r>
      <w:ins w:id="1709" w:author="LRC" w:date="2026-06-15T15:05:00Z">
        <w:r>
          <w:rPr>
            <w:rFonts w:ascii="Times New Roman" w:hAnsi="Times New Roman" w:eastAsia="宋体" w:cs="Times New Roman"/>
            <w:sz w:val="18"/>
            <w:szCs w:val="18"/>
          </w:rPr>
          <w:t>inger</w:t>
        </w:r>
      </w:ins>
      <w:del w:id="1710" w:author="LRC" w:date="2026-06-15T15:05:00Z">
        <w:r>
          <w:rPr>
            <w:rFonts w:ascii="Times New Roman" w:hAnsi="Times New Roman" w:eastAsia="宋体" w:cs="Times New Roman"/>
            <w:sz w:val="18"/>
            <w:szCs w:val="18"/>
          </w:rPr>
          <w:delText>INGER</w:delText>
        </w:r>
      </w:del>
      <w:r>
        <w:rPr>
          <w:rFonts w:ascii="Times New Roman" w:hAnsi="Times New Roman" w:eastAsia="宋体" w:cs="Times New Roman"/>
          <w:sz w:val="18"/>
          <w:szCs w:val="18"/>
        </w:rPr>
        <w:t xml:space="preserve"> P, K</w:t>
      </w:r>
      <w:ins w:id="1711" w:author="LRC" w:date="2026-06-15T15:05:00Z">
        <w:r>
          <w:rPr>
            <w:rFonts w:ascii="Times New Roman" w:hAnsi="Times New Roman" w:eastAsia="宋体" w:cs="Times New Roman"/>
            <w:sz w:val="18"/>
            <w:szCs w:val="18"/>
          </w:rPr>
          <w:t>arimi</w:t>
        </w:r>
      </w:ins>
      <w:del w:id="1712" w:author="LRC" w:date="2026-06-15T15:05:00Z">
        <w:r>
          <w:rPr>
            <w:rFonts w:ascii="Times New Roman" w:hAnsi="Times New Roman" w:eastAsia="宋体" w:cs="Times New Roman"/>
            <w:sz w:val="18"/>
            <w:szCs w:val="18"/>
          </w:rPr>
          <w:delText>ARIMI</w:delText>
        </w:r>
      </w:del>
      <w:r>
        <w:rPr>
          <w:rFonts w:ascii="Times New Roman" w:hAnsi="Times New Roman" w:eastAsia="宋体" w:cs="Times New Roman"/>
          <w:sz w:val="18"/>
          <w:szCs w:val="18"/>
        </w:rPr>
        <w:t xml:space="preserve"> F, et al. Sampling from social networks with attributes[C]//Proceedings of the 26th </w:t>
      </w:r>
      <w:del w:id="1713" w:author="LRC" w:date="2026-06-15T15:06:00Z">
        <w:r>
          <w:rPr>
            <w:rFonts w:ascii="Times New Roman" w:hAnsi="Times New Roman" w:eastAsia="宋体" w:cs="Times New Roman"/>
            <w:sz w:val="18"/>
            <w:szCs w:val="18"/>
          </w:rPr>
          <w:delText>i</w:delText>
        </w:r>
      </w:del>
      <w:ins w:id="1714" w:author="LRC" w:date="2026-06-15T15:06:00Z">
        <w:r>
          <w:rPr>
            <w:rFonts w:ascii="Times New Roman" w:hAnsi="Times New Roman" w:eastAsia="宋体" w:cs="Times New Roman"/>
            <w:sz w:val="18"/>
            <w:szCs w:val="18"/>
          </w:rPr>
          <w:t>I</w:t>
        </w:r>
      </w:ins>
      <w:r>
        <w:rPr>
          <w:rFonts w:ascii="Times New Roman" w:hAnsi="Times New Roman" w:eastAsia="宋体" w:cs="Times New Roman"/>
          <w:sz w:val="18"/>
          <w:szCs w:val="18"/>
        </w:rPr>
        <w:t xml:space="preserve">nternational </w:t>
      </w:r>
      <w:del w:id="1715" w:author="LRC" w:date="2026-06-15T15:06:00Z">
        <w:r>
          <w:rPr>
            <w:rFonts w:ascii="Times New Roman" w:hAnsi="Times New Roman" w:eastAsia="宋体" w:cs="Times New Roman"/>
            <w:sz w:val="18"/>
            <w:szCs w:val="18"/>
          </w:rPr>
          <w:delText>c</w:delText>
        </w:r>
      </w:del>
      <w:ins w:id="1716" w:author="LRC" w:date="2026-06-15T15:06:00Z">
        <w:r>
          <w:rPr>
            <w:rFonts w:ascii="Times New Roman" w:hAnsi="Times New Roman" w:eastAsia="宋体" w:cs="Times New Roman"/>
            <w:sz w:val="18"/>
            <w:szCs w:val="18"/>
          </w:rPr>
          <w:t>C</w:t>
        </w:r>
      </w:ins>
      <w:r>
        <w:rPr>
          <w:rFonts w:ascii="Times New Roman" w:hAnsi="Times New Roman" w:eastAsia="宋体" w:cs="Times New Roman"/>
          <w:sz w:val="18"/>
          <w:szCs w:val="18"/>
        </w:rPr>
        <w:t xml:space="preserve">onference on </w:t>
      </w:r>
      <w:del w:id="1717" w:author="LRC" w:date="2026-06-15T15:06:00Z">
        <w:r>
          <w:rPr>
            <w:rFonts w:ascii="Times New Roman" w:hAnsi="Times New Roman" w:eastAsia="宋体" w:cs="Times New Roman"/>
            <w:sz w:val="18"/>
            <w:szCs w:val="18"/>
          </w:rPr>
          <w:delText>w</w:delText>
        </w:r>
      </w:del>
      <w:ins w:id="1718" w:author="LRC" w:date="2026-06-15T15:06:00Z">
        <w:r>
          <w:rPr>
            <w:rFonts w:ascii="Times New Roman" w:hAnsi="Times New Roman" w:eastAsia="宋体" w:cs="Times New Roman"/>
            <w:sz w:val="18"/>
            <w:szCs w:val="18"/>
          </w:rPr>
          <w:t>W</w:t>
        </w:r>
      </w:ins>
      <w:r>
        <w:rPr>
          <w:rFonts w:ascii="Times New Roman" w:hAnsi="Times New Roman" w:eastAsia="宋体" w:cs="Times New Roman"/>
          <w:sz w:val="18"/>
          <w:szCs w:val="18"/>
        </w:rPr>
        <w:t xml:space="preserve">orld </w:t>
      </w:r>
      <w:del w:id="1719" w:author="LRC" w:date="2026-06-15T15:06:00Z">
        <w:r>
          <w:rPr>
            <w:rFonts w:ascii="Times New Roman" w:hAnsi="Times New Roman" w:eastAsia="宋体" w:cs="Times New Roman"/>
            <w:sz w:val="18"/>
            <w:szCs w:val="18"/>
          </w:rPr>
          <w:delText>w</w:delText>
        </w:r>
      </w:del>
      <w:ins w:id="1720" w:author="LRC" w:date="2026-06-15T15:06:00Z">
        <w:r>
          <w:rPr>
            <w:rFonts w:ascii="Times New Roman" w:hAnsi="Times New Roman" w:eastAsia="宋体" w:cs="Times New Roman"/>
            <w:sz w:val="18"/>
            <w:szCs w:val="18"/>
          </w:rPr>
          <w:t>W</w:t>
        </w:r>
      </w:ins>
      <w:r>
        <w:rPr>
          <w:rFonts w:ascii="Times New Roman" w:hAnsi="Times New Roman" w:eastAsia="宋体" w:cs="Times New Roman"/>
          <w:sz w:val="18"/>
          <w:szCs w:val="18"/>
        </w:rPr>
        <w:t xml:space="preserve">ide </w:t>
      </w:r>
      <w:del w:id="1721" w:author="LRC" w:date="2026-06-15T15:06:00Z">
        <w:r>
          <w:rPr>
            <w:rFonts w:ascii="Times New Roman" w:hAnsi="Times New Roman" w:eastAsia="宋体" w:cs="Times New Roman"/>
            <w:sz w:val="18"/>
            <w:szCs w:val="18"/>
          </w:rPr>
          <w:delText>w</w:delText>
        </w:r>
      </w:del>
      <w:ins w:id="1722" w:author="LRC" w:date="2026-06-15T15:06:00Z">
        <w:r>
          <w:rPr>
            <w:rFonts w:ascii="Times New Roman" w:hAnsi="Times New Roman" w:eastAsia="宋体" w:cs="Times New Roman"/>
            <w:sz w:val="18"/>
            <w:szCs w:val="18"/>
          </w:rPr>
          <w:t>W</w:t>
        </w:r>
      </w:ins>
      <w:r>
        <w:rPr>
          <w:rFonts w:ascii="Times New Roman" w:hAnsi="Times New Roman" w:eastAsia="宋体" w:cs="Times New Roman"/>
          <w:sz w:val="18"/>
          <w:szCs w:val="18"/>
        </w:rPr>
        <w:t xml:space="preserve">eb. </w:t>
      </w:r>
      <w:ins w:id="1723" w:author="LRC" w:date="2026-06-15T15:42:00Z">
        <w:r>
          <w:rPr>
            <w:rFonts w:ascii="Times New Roman" w:hAnsi="Times New Roman" w:eastAsia="宋体" w:cs="Times New Roman"/>
            <w:sz w:val="18"/>
            <w:szCs w:val="18"/>
          </w:rPr>
          <w:t>Perth</w:t>
        </w:r>
      </w:ins>
      <w:ins w:id="1724" w:author="LRC" w:date="2026-06-15T15:43:00Z">
        <w:r>
          <w:rPr>
            <w:rFonts w:ascii="Times New Roman" w:hAnsi="Times New Roman" w:eastAsia="宋体" w:cs="Times New Roman"/>
            <w:sz w:val="18"/>
            <w:szCs w:val="18"/>
          </w:rPr>
          <w:t>,</w:t>
        </w:r>
      </w:ins>
      <w:ins w:id="1725" w:author="LRC" w:date="2026-06-15T15:42:00Z">
        <w:r>
          <w:rPr>
            <w:rFonts w:ascii="Times New Roman" w:hAnsi="Times New Roman" w:eastAsia="宋体" w:cs="Times New Roman"/>
            <w:sz w:val="18"/>
            <w:szCs w:val="18"/>
          </w:rPr>
          <w:t xml:space="preserve"> Australia</w:t>
        </w:r>
      </w:ins>
      <w:ins w:id="1726" w:author="LRC" w:date="2026-06-15T15:43:00Z">
        <w:r>
          <w:rPr>
            <w:rFonts w:ascii="Times New Roman" w:hAnsi="Times New Roman" w:eastAsia="宋体" w:cs="Times New Roman"/>
            <w:sz w:val="18"/>
            <w:szCs w:val="18"/>
          </w:rPr>
          <w:t>:</w:t>
        </w:r>
      </w:ins>
      <w:ins w:id="1727" w:author="LRC" w:date="2026-06-15T15:42:00Z">
        <w:r>
          <w:rPr>
            <w:rFonts w:ascii="Times New Roman" w:hAnsi="Times New Roman" w:eastAsia="宋体" w:cs="Times New Roman"/>
            <w:sz w:val="18"/>
            <w:szCs w:val="18"/>
          </w:rPr>
          <w:t xml:space="preserve"> </w:t>
        </w:r>
      </w:ins>
      <w:ins w:id="1728" w:author="LRC" w:date="2026-06-15T15:43:00Z">
        <w:r>
          <w:rPr>
            <w:rFonts w:ascii="Times New Roman" w:hAnsi="Times New Roman" w:eastAsia="宋体" w:cs="Times New Roman"/>
            <w:sz w:val="18"/>
            <w:szCs w:val="18"/>
          </w:rPr>
          <w:t xml:space="preserve">ACM, </w:t>
        </w:r>
      </w:ins>
      <w:r>
        <w:rPr>
          <w:rFonts w:ascii="Times New Roman" w:hAnsi="Times New Roman" w:eastAsia="宋体" w:cs="Times New Roman"/>
          <w:sz w:val="18"/>
          <w:szCs w:val="18"/>
        </w:rPr>
        <w:t>2017: 1181-1190.</w:t>
      </w:r>
      <w:bookmarkEnd w:id="39"/>
    </w:p>
    <w:p w14:paraId="38B933FC">
      <w:pPr>
        <w:pStyle w:val="35"/>
        <w:numPr>
          <w:ilvl w:val="0"/>
          <w:numId w:val="5"/>
        </w:numPr>
        <w:ind w:firstLineChars="0"/>
        <w:rPr>
          <w:rFonts w:ascii="Times New Roman" w:hAnsi="Times New Roman" w:eastAsia="宋体" w:cs="Times New Roman"/>
          <w:sz w:val="18"/>
          <w:szCs w:val="18"/>
        </w:rPr>
      </w:pPr>
      <w:bookmarkStart w:id="40" w:name="_Ref213403267"/>
      <w:bookmarkStart w:id="41" w:name="_Ref209038881"/>
      <w:r>
        <w:rPr>
          <w:rFonts w:ascii="Times New Roman" w:hAnsi="Times New Roman" w:eastAsia="宋体" w:cs="Times New Roman"/>
          <w:sz w:val="18"/>
          <w:szCs w:val="18"/>
        </w:rPr>
        <w:t>L</w:t>
      </w:r>
      <w:ins w:id="1729" w:author="LRC" w:date="2026-06-15T15:06:00Z">
        <w:r>
          <w:rPr>
            <w:rFonts w:ascii="Times New Roman" w:hAnsi="Times New Roman" w:eastAsia="宋体" w:cs="Times New Roman"/>
            <w:sz w:val="18"/>
            <w:szCs w:val="18"/>
          </w:rPr>
          <w:t>in</w:t>
        </w:r>
      </w:ins>
      <w:del w:id="1730" w:author="LRC" w:date="2026-06-15T15:06:00Z">
        <w:r>
          <w:rPr>
            <w:rFonts w:ascii="Times New Roman" w:hAnsi="Times New Roman" w:eastAsia="宋体" w:cs="Times New Roman"/>
            <w:sz w:val="18"/>
            <w:szCs w:val="18"/>
          </w:rPr>
          <w:delText>IN</w:delText>
        </w:r>
      </w:del>
      <w:r>
        <w:rPr>
          <w:rFonts w:ascii="Times New Roman" w:hAnsi="Times New Roman" w:eastAsia="宋体" w:cs="Times New Roman"/>
          <w:sz w:val="18"/>
          <w:szCs w:val="18"/>
        </w:rPr>
        <w:t xml:space="preserve"> M</w:t>
      </w:r>
      <w:ins w:id="1731" w:author="LRC" w:date="2026-06-15T15:54:00Z">
        <w:r>
          <w:rPr>
            <w:rFonts w:ascii="Times New Roman" w:hAnsi="Times New Roman" w:eastAsia="宋体" w:cs="Times New Roman"/>
            <w:sz w:val="18"/>
            <w:szCs w:val="18"/>
          </w:rPr>
          <w:t xml:space="preserve"> K</w:t>
        </w:r>
      </w:ins>
      <w:r>
        <w:rPr>
          <w:rFonts w:ascii="Times New Roman" w:hAnsi="Times New Roman" w:eastAsia="宋体" w:cs="Times New Roman"/>
          <w:sz w:val="18"/>
          <w:szCs w:val="18"/>
        </w:rPr>
        <w:t>, L</w:t>
      </w:r>
      <w:ins w:id="1732" w:author="LRC" w:date="2026-06-15T15:06:00Z">
        <w:r>
          <w:rPr>
            <w:rFonts w:ascii="Times New Roman" w:hAnsi="Times New Roman" w:eastAsia="宋体" w:cs="Times New Roman"/>
            <w:sz w:val="18"/>
            <w:szCs w:val="18"/>
          </w:rPr>
          <w:t>i</w:t>
        </w:r>
      </w:ins>
      <w:del w:id="1733" w:author="LRC" w:date="2026-06-15T15:06:00Z">
        <w:r>
          <w:rPr>
            <w:rFonts w:ascii="Times New Roman" w:hAnsi="Times New Roman" w:eastAsia="宋体" w:cs="Times New Roman"/>
            <w:sz w:val="18"/>
            <w:szCs w:val="18"/>
          </w:rPr>
          <w:delText>I</w:delText>
        </w:r>
      </w:del>
      <w:r>
        <w:rPr>
          <w:rFonts w:ascii="Times New Roman" w:hAnsi="Times New Roman" w:eastAsia="宋体" w:cs="Times New Roman"/>
          <w:sz w:val="18"/>
          <w:szCs w:val="18"/>
        </w:rPr>
        <w:t xml:space="preserve"> W</w:t>
      </w:r>
      <w:ins w:id="1734" w:author="LRC" w:date="2026-06-15T15:54:00Z">
        <w:r>
          <w:rPr>
            <w:rFonts w:ascii="Times New Roman" w:hAnsi="Times New Roman" w:eastAsia="宋体" w:cs="Times New Roman"/>
            <w:sz w:val="18"/>
            <w:szCs w:val="18"/>
          </w:rPr>
          <w:t xml:space="preserve"> Z</w:t>
        </w:r>
      </w:ins>
      <w:r>
        <w:rPr>
          <w:rFonts w:ascii="Times New Roman" w:hAnsi="Times New Roman" w:eastAsia="宋体" w:cs="Times New Roman"/>
          <w:sz w:val="18"/>
          <w:szCs w:val="18"/>
        </w:rPr>
        <w:t>, L</w:t>
      </w:r>
      <w:ins w:id="1735" w:author="LRC" w:date="2026-06-15T15:06:00Z">
        <w:r>
          <w:rPr>
            <w:rFonts w:ascii="Times New Roman" w:hAnsi="Times New Roman" w:eastAsia="宋体" w:cs="Times New Roman"/>
            <w:sz w:val="18"/>
            <w:szCs w:val="18"/>
          </w:rPr>
          <w:t>u</w:t>
        </w:r>
      </w:ins>
      <w:del w:id="1736" w:author="LRC" w:date="2026-06-15T15:06:00Z">
        <w:r>
          <w:rPr>
            <w:rFonts w:ascii="Times New Roman" w:hAnsi="Times New Roman" w:eastAsia="宋体" w:cs="Times New Roman"/>
            <w:sz w:val="18"/>
            <w:szCs w:val="18"/>
          </w:rPr>
          <w:delText>U</w:delText>
        </w:r>
      </w:del>
      <w:r>
        <w:rPr>
          <w:rFonts w:ascii="Times New Roman" w:hAnsi="Times New Roman" w:eastAsia="宋体" w:cs="Times New Roman"/>
          <w:sz w:val="18"/>
          <w:szCs w:val="18"/>
        </w:rPr>
        <w:t xml:space="preserve"> S</w:t>
      </w:r>
      <w:ins w:id="1737" w:author="LRC" w:date="2026-06-15T15:56:00Z">
        <w:r>
          <w:rPr>
            <w:rFonts w:ascii="Times New Roman" w:hAnsi="Times New Roman" w:eastAsia="宋体" w:cs="Times New Roman"/>
            <w:sz w:val="18"/>
            <w:szCs w:val="18"/>
          </w:rPr>
          <w:t xml:space="preserve"> L</w:t>
        </w:r>
      </w:ins>
      <w:r>
        <w:rPr>
          <w:rFonts w:ascii="Times New Roman" w:hAnsi="Times New Roman" w:eastAsia="宋体" w:cs="Times New Roman"/>
          <w:sz w:val="18"/>
          <w:szCs w:val="18"/>
        </w:rPr>
        <w:t xml:space="preserve">. Balanced influence maximization in attributed social network based on sampling[C]//Proceedings of the 13th </w:t>
      </w:r>
      <w:del w:id="1738" w:author="LRC" w:date="2026-06-15T15:06:00Z">
        <w:r>
          <w:rPr>
            <w:rFonts w:ascii="Times New Roman" w:hAnsi="Times New Roman" w:eastAsia="宋体" w:cs="Times New Roman"/>
            <w:sz w:val="18"/>
            <w:szCs w:val="18"/>
          </w:rPr>
          <w:delText>i</w:delText>
        </w:r>
      </w:del>
      <w:ins w:id="1739" w:author="LRC" w:date="2026-06-15T15:06:00Z">
        <w:r>
          <w:rPr>
            <w:rFonts w:ascii="Times New Roman" w:hAnsi="Times New Roman" w:eastAsia="宋体" w:cs="Times New Roman"/>
            <w:sz w:val="18"/>
            <w:szCs w:val="18"/>
          </w:rPr>
          <w:t>I</w:t>
        </w:r>
      </w:ins>
      <w:r>
        <w:rPr>
          <w:rFonts w:ascii="Times New Roman" w:hAnsi="Times New Roman" w:eastAsia="宋体" w:cs="Times New Roman"/>
          <w:sz w:val="18"/>
          <w:szCs w:val="18"/>
        </w:rPr>
        <w:t xml:space="preserve">nternational </w:t>
      </w:r>
      <w:del w:id="1740" w:author="LRC" w:date="2026-06-15T15:06:00Z">
        <w:r>
          <w:rPr>
            <w:rFonts w:ascii="Times New Roman" w:hAnsi="Times New Roman" w:eastAsia="宋体" w:cs="Times New Roman"/>
            <w:sz w:val="18"/>
            <w:szCs w:val="18"/>
          </w:rPr>
          <w:delText>c</w:delText>
        </w:r>
      </w:del>
      <w:ins w:id="1741" w:author="LRC" w:date="2026-06-15T15:06:00Z">
        <w:r>
          <w:rPr>
            <w:rFonts w:ascii="Times New Roman" w:hAnsi="Times New Roman" w:eastAsia="宋体" w:cs="Times New Roman"/>
            <w:sz w:val="18"/>
            <w:szCs w:val="18"/>
          </w:rPr>
          <w:t>C</w:t>
        </w:r>
      </w:ins>
      <w:r>
        <w:rPr>
          <w:rFonts w:ascii="Times New Roman" w:hAnsi="Times New Roman" w:eastAsia="宋体" w:cs="Times New Roman"/>
          <w:sz w:val="18"/>
          <w:szCs w:val="18"/>
        </w:rPr>
        <w:t xml:space="preserve">onference on </w:t>
      </w:r>
      <w:del w:id="1742" w:author="LRC" w:date="2026-06-15T15:06:00Z">
        <w:r>
          <w:rPr>
            <w:rFonts w:ascii="Times New Roman" w:hAnsi="Times New Roman" w:eastAsia="宋体" w:cs="Times New Roman"/>
            <w:sz w:val="18"/>
            <w:szCs w:val="18"/>
          </w:rPr>
          <w:delText>w</w:delText>
        </w:r>
      </w:del>
      <w:ins w:id="1743" w:author="LRC" w:date="2026-06-15T15:06:00Z">
        <w:r>
          <w:rPr>
            <w:rFonts w:ascii="Times New Roman" w:hAnsi="Times New Roman" w:eastAsia="宋体" w:cs="Times New Roman"/>
            <w:sz w:val="18"/>
            <w:szCs w:val="18"/>
          </w:rPr>
          <w:t>W</w:t>
        </w:r>
      </w:ins>
      <w:r>
        <w:rPr>
          <w:rFonts w:ascii="Times New Roman" w:hAnsi="Times New Roman" w:eastAsia="宋体" w:cs="Times New Roman"/>
          <w:sz w:val="18"/>
          <w:szCs w:val="18"/>
        </w:rPr>
        <w:t xml:space="preserve">eb </w:t>
      </w:r>
      <w:del w:id="1744" w:author="LRC" w:date="2026-06-15T15:06:00Z">
        <w:r>
          <w:rPr>
            <w:rFonts w:ascii="Times New Roman" w:hAnsi="Times New Roman" w:eastAsia="宋体" w:cs="Times New Roman"/>
            <w:sz w:val="18"/>
            <w:szCs w:val="18"/>
          </w:rPr>
          <w:delText>s</w:delText>
        </w:r>
      </w:del>
      <w:ins w:id="1745" w:author="LRC" w:date="2026-06-15T15:06:00Z">
        <w:r>
          <w:rPr>
            <w:rFonts w:ascii="Times New Roman" w:hAnsi="Times New Roman" w:eastAsia="宋体" w:cs="Times New Roman"/>
            <w:sz w:val="18"/>
            <w:szCs w:val="18"/>
          </w:rPr>
          <w:t>S</w:t>
        </w:r>
      </w:ins>
      <w:r>
        <w:rPr>
          <w:rFonts w:ascii="Times New Roman" w:hAnsi="Times New Roman" w:eastAsia="宋体" w:cs="Times New Roman"/>
          <w:sz w:val="18"/>
          <w:szCs w:val="18"/>
        </w:rPr>
        <w:t xml:space="preserve">earch and </w:t>
      </w:r>
      <w:del w:id="1746" w:author="LRC" w:date="2026-06-15T15:06:00Z">
        <w:r>
          <w:rPr>
            <w:rFonts w:ascii="Times New Roman" w:hAnsi="Times New Roman" w:eastAsia="宋体" w:cs="Times New Roman"/>
            <w:sz w:val="18"/>
            <w:szCs w:val="18"/>
          </w:rPr>
          <w:delText>d</w:delText>
        </w:r>
      </w:del>
      <w:ins w:id="1747" w:author="LRC" w:date="2026-06-15T15:06:00Z">
        <w:r>
          <w:rPr>
            <w:rFonts w:ascii="Times New Roman" w:hAnsi="Times New Roman" w:eastAsia="宋体" w:cs="Times New Roman"/>
            <w:sz w:val="18"/>
            <w:szCs w:val="18"/>
          </w:rPr>
          <w:t>D</w:t>
        </w:r>
      </w:ins>
      <w:r>
        <w:rPr>
          <w:rFonts w:ascii="Times New Roman" w:hAnsi="Times New Roman" w:eastAsia="宋体" w:cs="Times New Roman"/>
          <w:sz w:val="18"/>
          <w:szCs w:val="18"/>
        </w:rPr>
        <w:t xml:space="preserve">ata </w:t>
      </w:r>
      <w:del w:id="1748" w:author="LRC" w:date="2026-06-15T15:06:00Z">
        <w:r>
          <w:rPr>
            <w:rFonts w:ascii="Times New Roman" w:hAnsi="Times New Roman" w:eastAsia="宋体" w:cs="Times New Roman"/>
            <w:sz w:val="18"/>
            <w:szCs w:val="18"/>
          </w:rPr>
          <w:delText>m</w:delText>
        </w:r>
      </w:del>
      <w:ins w:id="1749" w:author="LRC" w:date="2026-06-15T15:06:00Z">
        <w:r>
          <w:rPr>
            <w:rFonts w:ascii="Times New Roman" w:hAnsi="Times New Roman" w:eastAsia="宋体" w:cs="Times New Roman"/>
            <w:sz w:val="18"/>
            <w:szCs w:val="18"/>
          </w:rPr>
          <w:t>M</w:t>
        </w:r>
      </w:ins>
      <w:r>
        <w:rPr>
          <w:rFonts w:ascii="Times New Roman" w:hAnsi="Times New Roman" w:eastAsia="宋体" w:cs="Times New Roman"/>
          <w:sz w:val="18"/>
          <w:szCs w:val="18"/>
        </w:rPr>
        <w:t>ining.</w:t>
      </w:r>
      <w:ins w:id="1750" w:author="LRC" w:date="2026-06-15T15:56:00Z">
        <w:r>
          <w:rPr/>
          <w:t xml:space="preserve"> </w:t>
        </w:r>
      </w:ins>
      <w:ins w:id="1751" w:author="LRC" w:date="2026-06-15T15:56:00Z">
        <w:r>
          <w:rPr>
            <w:rFonts w:ascii="Times New Roman" w:hAnsi="Times New Roman" w:eastAsia="宋体" w:cs="Times New Roman"/>
            <w:sz w:val="18"/>
            <w:szCs w:val="18"/>
          </w:rPr>
          <w:t>Houston, USA: ACM,</w:t>
        </w:r>
      </w:ins>
      <w:r>
        <w:rPr>
          <w:rFonts w:ascii="Times New Roman" w:hAnsi="Times New Roman" w:eastAsia="宋体" w:cs="Times New Roman"/>
          <w:sz w:val="18"/>
          <w:szCs w:val="18"/>
        </w:rPr>
        <w:t xml:space="preserve"> 2020: 375-383.</w:t>
      </w:r>
      <w:bookmarkEnd w:id="40"/>
      <w:r>
        <w:rPr>
          <w:rFonts w:ascii="Times New Roman" w:hAnsi="Times New Roman" w:eastAsia="宋体" w:cs="Times New Roman"/>
          <w:sz w:val="18"/>
          <w:szCs w:val="18"/>
        </w:rPr>
        <w:t xml:space="preserve"> </w:t>
      </w:r>
      <w:bookmarkEnd w:id="41"/>
    </w:p>
    <w:p w14:paraId="340C2570">
      <w:pPr>
        <w:pStyle w:val="35"/>
        <w:numPr>
          <w:ilvl w:val="0"/>
          <w:numId w:val="5"/>
        </w:numPr>
        <w:ind w:firstLineChars="0"/>
        <w:rPr>
          <w:rFonts w:ascii="Times New Roman" w:hAnsi="Times New Roman" w:eastAsia="宋体" w:cs="Times New Roman"/>
          <w:sz w:val="18"/>
          <w:szCs w:val="18"/>
        </w:rPr>
      </w:pPr>
      <w:bookmarkStart w:id="42" w:name="_Ref209038927"/>
      <w:r>
        <w:rPr>
          <w:rFonts w:ascii="Times New Roman" w:hAnsi="Times New Roman" w:eastAsia="宋体" w:cs="Times New Roman"/>
          <w:sz w:val="18"/>
          <w:szCs w:val="18"/>
        </w:rPr>
        <w:t>K</w:t>
      </w:r>
      <w:ins w:id="1752" w:author="LRC" w:date="2026-06-15T15:06:00Z">
        <w:r>
          <w:rPr>
            <w:rFonts w:ascii="Times New Roman" w:hAnsi="Times New Roman" w:eastAsia="宋体" w:cs="Times New Roman"/>
            <w:sz w:val="18"/>
            <w:szCs w:val="18"/>
          </w:rPr>
          <w:t>umar</w:t>
        </w:r>
      </w:ins>
      <w:del w:id="1753" w:author="LRC" w:date="2026-06-15T15:06:00Z">
        <w:r>
          <w:rPr>
            <w:rFonts w:ascii="Times New Roman" w:hAnsi="Times New Roman" w:eastAsia="宋体" w:cs="Times New Roman"/>
            <w:sz w:val="18"/>
            <w:szCs w:val="18"/>
          </w:rPr>
          <w:delText>UMAR</w:delText>
        </w:r>
      </w:del>
      <w:r>
        <w:rPr>
          <w:rFonts w:ascii="Times New Roman" w:hAnsi="Times New Roman" w:eastAsia="宋体" w:cs="Times New Roman"/>
          <w:sz w:val="18"/>
          <w:szCs w:val="18"/>
        </w:rPr>
        <w:t xml:space="preserve"> S, S</w:t>
      </w:r>
      <w:ins w:id="1754" w:author="LRC" w:date="2026-06-15T15:06:00Z">
        <w:r>
          <w:rPr>
            <w:rFonts w:ascii="Times New Roman" w:hAnsi="Times New Roman" w:eastAsia="宋体" w:cs="Times New Roman"/>
            <w:sz w:val="18"/>
            <w:szCs w:val="18"/>
          </w:rPr>
          <w:t>undaram</w:t>
        </w:r>
      </w:ins>
      <w:del w:id="1755" w:author="LRC" w:date="2026-06-15T15:06:00Z">
        <w:r>
          <w:rPr>
            <w:rFonts w:ascii="Times New Roman" w:hAnsi="Times New Roman" w:eastAsia="宋体" w:cs="Times New Roman"/>
            <w:sz w:val="18"/>
            <w:szCs w:val="18"/>
          </w:rPr>
          <w:delText>UN</w:delText>
        </w:r>
      </w:del>
      <w:del w:id="1756" w:author="LRC" w:date="2026-06-15T15:07:00Z">
        <w:r>
          <w:rPr>
            <w:rFonts w:ascii="Times New Roman" w:hAnsi="Times New Roman" w:eastAsia="宋体" w:cs="Times New Roman"/>
            <w:sz w:val="18"/>
            <w:szCs w:val="18"/>
          </w:rPr>
          <w:delText>DARAM</w:delText>
        </w:r>
      </w:del>
      <w:r>
        <w:rPr>
          <w:rFonts w:ascii="Times New Roman" w:hAnsi="Times New Roman" w:eastAsia="宋体" w:cs="Times New Roman"/>
          <w:sz w:val="18"/>
          <w:szCs w:val="18"/>
        </w:rPr>
        <w:t xml:space="preserve"> H. Attribute-guided network sampling mechanisms[J]. ACM Transactions on Knowledge Discovery from Data</w:t>
      </w:r>
      <w:del w:id="1757" w:author="LRC" w:date="2026-06-15T15:57:00Z">
        <w:r>
          <w:rPr>
            <w:rFonts w:ascii="Times New Roman" w:hAnsi="Times New Roman" w:eastAsia="宋体" w:cs="Times New Roman"/>
            <w:sz w:val="18"/>
            <w:szCs w:val="18"/>
          </w:rPr>
          <w:delText xml:space="preserve"> (TKDD)</w:delText>
        </w:r>
      </w:del>
      <w:r>
        <w:rPr>
          <w:rFonts w:ascii="Times New Roman" w:hAnsi="Times New Roman" w:eastAsia="宋体" w:cs="Times New Roman"/>
          <w:sz w:val="18"/>
          <w:szCs w:val="18"/>
        </w:rPr>
        <w:t xml:space="preserve">, 2021, 15(4): </w:t>
      </w:r>
      <w:del w:id="1758" w:author="LRC" w:date="2026-06-15T15:57:00Z">
        <w:r>
          <w:rPr>
            <w:rFonts w:ascii="Times New Roman" w:hAnsi="Times New Roman" w:eastAsia="宋体" w:cs="Times New Roman"/>
            <w:sz w:val="18"/>
            <w:szCs w:val="18"/>
          </w:rPr>
          <w:delText>1-24</w:delText>
        </w:r>
      </w:del>
      <w:ins w:id="1759" w:author="LRC" w:date="2026-06-15T15:57:00Z">
        <w:r>
          <w:rPr>
            <w:rFonts w:ascii="Times New Roman" w:hAnsi="Times New Roman" w:eastAsia="宋体" w:cs="Times New Roman"/>
            <w:sz w:val="18"/>
            <w:szCs w:val="18"/>
          </w:rPr>
          <w:t>69</w:t>
        </w:r>
      </w:ins>
      <w:r>
        <w:rPr>
          <w:rFonts w:ascii="Times New Roman" w:hAnsi="Times New Roman" w:eastAsia="宋体" w:cs="Times New Roman"/>
          <w:sz w:val="18"/>
          <w:szCs w:val="18"/>
        </w:rPr>
        <w:t>.</w:t>
      </w:r>
      <w:bookmarkEnd w:id="42"/>
    </w:p>
    <w:p w14:paraId="5104F9D3">
      <w:pPr>
        <w:pStyle w:val="35"/>
        <w:numPr>
          <w:ilvl w:val="0"/>
          <w:numId w:val="5"/>
        </w:numPr>
        <w:ind w:firstLineChars="0"/>
        <w:rPr>
          <w:rFonts w:ascii="Times New Roman" w:hAnsi="Times New Roman" w:eastAsia="宋体" w:cs="Times New Roman"/>
          <w:sz w:val="18"/>
          <w:szCs w:val="18"/>
        </w:rPr>
      </w:pPr>
      <w:bookmarkStart w:id="43" w:name="_Ref209089265"/>
      <w:r>
        <w:rPr>
          <w:rFonts w:ascii="Times New Roman" w:hAnsi="Times New Roman" w:eastAsia="宋体" w:cs="Times New Roman"/>
          <w:sz w:val="18"/>
          <w:szCs w:val="18"/>
        </w:rPr>
        <w:t>石俊豪,</w:t>
      </w:r>
      <w:ins w:id="1760"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王欣,</w:t>
      </w:r>
      <w:ins w:id="1761"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邹杰军,</w:t>
      </w:r>
      <w:ins w:id="1762"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等.</w:t>
      </w:r>
      <w:ins w:id="1763"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基于Motif的图采样算法[J].</w:t>
      </w:r>
      <w:ins w:id="1764"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南京大学学报(自然科学),</w:t>
      </w:r>
      <w:ins w:id="1765"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2024,</w:t>
      </w:r>
      <w:ins w:id="1766"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60(</w:t>
      </w:r>
      <w:del w:id="1767" w:author="LRC" w:date="2026-06-15T15:07:00Z">
        <w:r>
          <w:rPr>
            <w:rFonts w:ascii="Times New Roman" w:hAnsi="Times New Roman" w:eastAsia="宋体" w:cs="Times New Roman"/>
            <w:sz w:val="18"/>
            <w:szCs w:val="18"/>
          </w:rPr>
          <w:delText>0</w:delText>
        </w:r>
      </w:del>
      <w:r>
        <w:rPr>
          <w:rFonts w:ascii="Times New Roman" w:hAnsi="Times New Roman" w:eastAsia="宋体" w:cs="Times New Roman"/>
          <w:sz w:val="18"/>
          <w:szCs w:val="18"/>
        </w:rPr>
        <w:t>4):</w:t>
      </w:r>
      <w:ins w:id="1768" w:author="LRC" w:date="2026-06-15T15:07: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552-565.</w:t>
      </w:r>
      <w:del w:id="1769" w:author="LRC" w:date="2026-06-15T15:07:00Z">
        <w:r>
          <w:rPr>
            <w:rFonts w:ascii="Times New Roman" w:hAnsi="Times New Roman" w:eastAsia="宋体" w:cs="Times New Roman"/>
            <w:sz w:val="18"/>
            <w:szCs w:val="18"/>
          </w:rPr>
          <w:delText>DOI:10.13232/j.cnki.jnju.2024.04.003.</w:delText>
        </w:r>
        <w:bookmarkEnd w:id="43"/>
      </w:del>
    </w:p>
    <w:p w14:paraId="46F10013">
      <w:pPr>
        <w:pStyle w:val="35"/>
        <w:ind w:left="466" w:leftChars="222" w:firstLine="0" w:firstLineChars="0"/>
        <w:rPr>
          <w:rFonts w:ascii="Times New Roman" w:hAnsi="Times New Roman" w:eastAsia="宋体" w:cs="Times New Roman"/>
          <w:sz w:val="18"/>
          <w:szCs w:val="18"/>
        </w:rPr>
      </w:pPr>
      <w:r>
        <w:rPr>
          <w:rFonts w:ascii="Times New Roman" w:hAnsi="Times New Roman" w:eastAsia="宋体" w:cs="Times New Roman"/>
          <w:sz w:val="18"/>
          <w:szCs w:val="18"/>
        </w:rPr>
        <w:t>S</w:t>
      </w:r>
      <w:ins w:id="1770" w:author="LRC" w:date="2026-06-15T15:07:00Z">
        <w:r>
          <w:rPr>
            <w:rFonts w:ascii="Times New Roman" w:hAnsi="Times New Roman" w:eastAsia="宋体" w:cs="Times New Roman"/>
            <w:sz w:val="18"/>
            <w:szCs w:val="18"/>
          </w:rPr>
          <w:t>hi</w:t>
        </w:r>
      </w:ins>
      <w:del w:id="1771" w:author="LRC" w:date="2026-06-15T15:07:00Z">
        <w:r>
          <w:rPr>
            <w:rFonts w:ascii="Times New Roman" w:hAnsi="Times New Roman" w:eastAsia="宋体" w:cs="Times New Roman"/>
            <w:sz w:val="18"/>
            <w:szCs w:val="18"/>
          </w:rPr>
          <w:delText>HI</w:delText>
        </w:r>
      </w:del>
      <w:r>
        <w:rPr>
          <w:rFonts w:ascii="Times New Roman" w:hAnsi="Times New Roman" w:eastAsia="宋体" w:cs="Times New Roman"/>
          <w:sz w:val="18"/>
          <w:szCs w:val="18"/>
        </w:rPr>
        <w:t xml:space="preserve"> Junhao, W</w:t>
      </w:r>
      <w:ins w:id="1772" w:author="LRC" w:date="2026-06-15T15:07:00Z">
        <w:r>
          <w:rPr>
            <w:rFonts w:ascii="Times New Roman" w:hAnsi="Times New Roman" w:eastAsia="宋体" w:cs="Times New Roman"/>
            <w:sz w:val="18"/>
            <w:szCs w:val="18"/>
          </w:rPr>
          <w:t>ang</w:t>
        </w:r>
      </w:ins>
      <w:del w:id="1773" w:author="LRC" w:date="2026-06-15T15:07:00Z">
        <w:r>
          <w:rPr>
            <w:rFonts w:ascii="Times New Roman" w:hAnsi="Times New Roman" w:eastAsia="宋体" w:cs="Times New Roman"/>
            <w:sz w:val="18"/>
            <w:szCs w:val="18"/>
          </w:rPr>
          <w:delText>ANG</w:delText>
        </w:r>
      </w:del>
      <w:r>
        <w:rPr>
          <w:rFonts w:ascii="Times New Roman" w:hAnsi="Times New Roman" w:eastAsia="宋体" w:cs="Times New Roman"/>
          <w:sz w:val="18"/>
          <w:szCs w:val="18"/>
        </w:rPr>
        <w:t xml:space="preserve"> Xin, Z</w:t>
      </w:r>
      <w:ins w:id="1774" w:author="LRC" w:date="2026-06-15T15:07:00Z">
        <w:r>
          <w:rPr>
            <w:rFonts w:ascii="Times New Roman" w:hAnsi="Times New Roman" w:eastAsia="宋体" w:cs="Times New Roman"/>
            <w:sz w:val="18"/>
            <w:szCs w:val="18"/>
          </w:rPr>
          <w:t>ou</w:t>
        </w:r>
      </w:ins>
      <w:del w:id="1775" w:author="LRC" w:date="2026-06-15T15:07:00Z">
        <w:r>
          <w:rPr>
            <w:rFonts w:ascii="Times New Roman" w:hAnsi="Times New Roman" w:eastAsia="宋体" w:cs="Times New Roman"/>
            <w:sz w:val="18"/>
            <w:szCs w:val="18"/>
          </w:rPr>
          <w:delText>OU</w:delText>
        </w:r>
      </w:del>
      <w:r>
        <w:rPr>
          <w:rFonts w:ascii="Times New Roman" w:hAnsi="Times New Roman" w:eastAsia="宋体" w:cs="Times New Roman"/>
          <w:sz w:val="18"/>
          <w:szCs w:val="18"/>
        </w:rPr>
        <w:t xml:space="preserve"> Jiejun, et al. Motif-</w:t>
      </w:r>
      <w:del w:id="1776" w:author="LRC" w:date="2026-06-15T15:07:00Z">
        <w:r>
          <w:rPr>
            <w:rFonts w:ascii="Times New Roman" w:hAnsi="Times New Roman" w:eastAsia="宋体" w:cs="Times New Roman"/>
            <w:sz w:val="18"/>
            <w:szCs w:val="18"/>
          </w:rPr>
          <w:delText>B</w:delText>
        </w:r>
      </w:del>
      <w:ins w:id="1777" w:author="LRC" w:date="2026-06-15T15:07:00Z">
        <w:r>
          <w:rPr>
            <w:rFonts w:ascii="Times New Roman" w:hAnsi="Times New Roman" w:eastAsia="宋体" w:cs="Times New Roman"/>
            <w:sz w:val="18"/>
            <w:szCs w:val="18"/>
          </w:rPr>
          <w:t>b</w:t>
        </w:r>
      </w:ins>
      <w:r>
        <w:rPr>
          <w:rFonts w:ascii="Times New Roman" w:hAnsi="Times New Roman" w:eastAsia="宋体" w:cs="Times New Roman"/>
          <w:sz w:val="18"/>
          <w:szCs w:val="18"/>
        </w:rPr>
        <w:t xml:space="preserve">ased </w:t>
      </w:r>
      <w:del w:id="1778" w:author="LRC" w:date="2026-06-15T15:07:00Z">
        <w:r>
          <w:rPr>
            <w:rFonts w:ascii="Times New Roman" w:hAnsi="Times New Roman" w:eastAsia="宋体" w:cs="Times New Roman"/>
            <w:sz w:val="18"/>
            <w:szCs w:val="18"/>
          </w:rPr>
          <w:delText>G</w:delText>
        </w:r>
      </w:del>
      <w:ins w:id="1779" w:author="LRC" w:date="2026-06-15T15:07:00Z">
        <w:r>
          <w:rPr>
            <w:rFonts w:ascii="Times New Roman" w:hAnsi="Times New Roman" w:eastAsia="宋体" w:cs="Times New Roman"/>
            <w:sz w:val="18"/>
            <w:szCs w:val="18"/>
          </w:rPr>
          <w:t>g</w:t>
        </w:r>
      </w:ins>
      <w:r>
        <w:rPr>
          <w:rFonts w:ascii="Times New Roman" w:hAnsi="Times New Roman" w:eastAsia="宋体" w:cs="Times New Roman"/>
          <w:sz w:val="18"/>
          <w:szCs w:val="18"/>
        </w:rPr>
        <w:t xml:space="preserve">raph </w:t>
      </w:r>
      <w:del w:id="1780" w:author="LRC" w:date="2026-06-15T15:07:00Z">
        <w:r>
          <w:rPr>
            <w:rFonts w:ascii="Times New Roman" w:hAnsi="Times New Roman" w:eastAsia="宋体" w:cs="Times New Roman"/>
            <w:sz w:val="18"/>
            <w:szCs w:val="18"/>
          </w:rPr>
          <w:delText>S</w:delText>
        </w:r>
      </w:del>
      <w:ins w:id="1781" w:author="LRC" w:date="2026-06-15T15:07:00Z">
        <w:r>
          <w:rPr>
            <w:rFonts w:ascii="Times New Roman" w:hAnsi="Times New Roman" w:eastAsia="宋体" w:cs="Times New Roman"/>
            <w:sz w:val="18"/>
            <w:szCs w:val="18"/>
          </w:rPr>
          <w:t>s</w:t>
        </w:r>
      </w:ins>
      <w:r>
        <w:rPr>
          <w:rFonts w:ascii="Times New Roman" w:hAnsi="Times New Roman" w:eastAsia="宋体" w:cs="Times New Roman"/>
          <w:sz w:val="18"/>
          <w:szCs w:val="18"/>
        </w:rPr>
        <w:t xml:space="preserve">ampling </w:t>
      </w:r>
      <w:del w:id="1782" w:author="LRC" w:date="2026-06-15T15:07:00Z">
        <w:r>
          <w:rPr>
            <w:rFonts w:ascii="Times New Roman" w:hAnsi="Times New Roman" w:eastAsia="宋体" w:cs="Times New Roman"/>
            <w:sz w:val="18"/>
            <w:szCs w:val="18"/>
          </w:rPr>
          <w:delText>A</w:delText>
        </w:r>
      </w:del>
      <w:ins w:id="1783" w:author="LRC" w:date="2026-06-15T15:07:00Z">
        <w:r>
          <w:rPr>
            <w:rFonts w:ascii="Times New Roman" w:hAnsi="Times New Roman" w:eastAsia="宋体" w:cs="Times New Roman"/>
            <w:sz w:val="18"/>
            <w:szCs w:val="18"/>
          </w:rPr>
          <w:t>a</w:t>
        </w:r>
      </w:ins>
      <w:r>
        <w:rPr>
          <w:rFonts w:ascii="Times New Roman" w:hAnsi="Times New Roman" w:eastAsia="宋体" w:cs="Times New Roman"/>
          <w:sz w:val="18"/>
          <w:szCs w:val="18"/>
        </w:rPr>
        <w:t>lgorithm[J]. Journal of Nanjing University (Natural Science</w:t>
      </w:r>
      <w:del w:id="1784" w:author="LRC" w:date="2026-06-15T15:58:00Z">
        <w:r>
          <w:rPr>
            <w:rFonts w:ascii="Times New Roman" w:hAnsi="Times New Roman" w:eastAsia="宋体" w:cs="Times New Roman"/>
            <w:sz w:val="18"/>
            <w:szCs w:val="18"/>
          </w:rPr>
          <w:delText>s</w:delText>
        </w:r>
      </w:del>
      <w:r>
        <w:rPr>
          <w:rFonts w:ascii="Times New Roman" w:hAnsi="Times New Roman" w:eastAsia="宋体" w:cs="Times New Roman"/>
          <w:sz w:val="18"/>
          <w:szCs w:val="18"/>
        </w:rPr>
        <w:t>), 2024, 60(</w:t>
      </w:r>
      <w:del w:id="1785" w:author="LRC" w:date="2026-06-15T15:07:00Z">
        <w:r>
          <w:rPr>
            <w:rFonts w:ascii="Times New Roman" w:hAnsi="Times New Roman" w:eastAsia="宋体" w:cs="Times New Roman"/>
            <w:sz w:val="18"/>
            <w:szCs w:val="18"/>
          </w:rPr>
          <w:delText>0</w:delText>
        </w:r>
      </w:del>
      <w:r>
        <w:rPr>
          <w:rFonts w:ascii="Times New Roman" w:hAnsi="Times New Roman" w:eastAsia="宋体" w:cs="Times New Roman"/>
          <w:sz w:val="18"/>
          <w:szCs w:val="18"/>
        </w:rPr>
        <w:t>4): 552-565.</w:t>
      </w:r>
      <w:del w:id="1786" w:author="LRC" w:date="2026-06-15T15:07:00Z">
        <w:r>
          <w:rPr>
            <w:rFonts w:ascii="Times New Roman" w:hAnsi="Times New Roman" w:eastAsia="宋体" w:cs="Times New Roman"/>
            <w:sz w:val="18"/>
            <w:szCs w:val="18"/>
          </w:rPr>
          <w:delText xml:space="preserve"> DOI: 10.13232/j.cnki.jnju.2024.04.003</w:delText>
        </w:r>
      </w:del>
    </w:p>
    <w:p w14:paraId="269CAC60">
      <w:pPr>
        <w:pStyle w:val="35"/>
        <w:numPr>
          <w:ilvl w:val="0"/>
          <w:numId w:val="5"/>
        </w:numPr>
        <w:ind w:firstLineChars="0"/>
        <w:rPr>
          <w:rFonts w:ascii="Times New Roman" w:hAnsi="Times New Roman" w:eastAsia="宋体" w:cs="Times New Roman"/>
          <w:sz w:val="18"/>
          <w:szCs w:val="18"/>
        </w:rPr>
      </w:pPr>
      <w:bookmarkStart w:id="44" w:name="_Ref209038984"/>
      <w:r>
        <w:rPr>
          <w:rFonts w:ascii="Times New Roman" w:hAnsi="Times New Roman" w:eastAsia="宋体" w:cs="Times New Roman"/>
          <w:sz w:val="18"/>
          <w:szCs w:val="18"/>
        </w:rPr>
        <w:t>G</w:t>
      </w:r>
      <w:ins w:id="1787" w:author="LRC" w:date="2026-06-15T15:08:00Z">
        <w:r>
          <w:rPr>
            <w:rFonts w:ascii="Times New Roman" w:hAnsi="Times New Roman" w:eastAsia="宋体" w:cs="Times New Roman"/>
            <w:sz w:val="18"/>
            <w:szCs w:val="18"/>
          </w:rPr>
          <w:t>ao</w:t>
        </w:r>
      </w:ins>
      <w:del w:id="1788" w:author="LRC" w:date="2026-06-15T15:08:00Z">
        <w:r>
          <w:rPr>
            <w:rFonts w:ascii="Times New Roman" w:hAnsi="Times New Roman" w:eastAsia="宋体" w:cs="Times New Roman"/>
            <w:sz w:val="18"/>
            <w:szCs w:val="18"/>
          </w:rPr>
          <w:delText>AO</w:delText>
        </w:r>
      </w:del>
      <w:r>
        <w:rPr>
          <w:rFonts w:ascii="Times New Roman" w:hAnsi="Times New Roman" w:eastAsia="宋体" w:cs="Times New Roman"/>
          <w:sz w:val="18"/>
          <w:szCs w:val="18"/>
        </w:rPr>
        <w:t xml:space="preserve"> X</w:t>
      </w:r>
      <w:ins w:id="1789" w:author="LRC" w:date="2026-06-15T15:58:00Z">
        <w:r>
          <w:rPr>
            <w:rFonts w:ascii="Times New Roman" w:hAnsi="Times New Roman" w:eastAsia="宋体" w:cs="Times New Roman"/>
            <w:sz w:val="18"/>
            <w:szCs w:val="18"/>
          </w:rPr>
          <w:t xml:space="preserve"> Y</w:t>
        </w:r>
      </w:ins>
      <w:r>
        <w:rPr>
          <w:rFonts w:ascii="Times New Roman" w:hAnsi="Times New Roman" w:eastAsia="宋体" w:cs="Times New Roman"/>
          <w:sz w:val="18"/>
          <w:szCs w:val="18"/>
        </w:rPr>
        <w:t>, Y</w:t>
      </w:r>
      <w:ins w:id="1790" w:author="LRC" w:date="2026-06-15T15:08:00Z">
        <w:r>
          <w:rPr>
            <w:rFonts w:ascii="Times New Roman" w:hAnsi="Times New Roman" w:eastAsia="宋体" w:cs="Times New Roman"/>
            <w:sz w:val="18"/>
            <w:szCs w:val="18"/>
          </w:rPr>
          <w:t>u</w:t>
        </w:r>
      </w:ins>
      <w:del w:id="1791" w:author="LRC" w:date="2026-06-15T15:08:00Z">
        <w:r>
          <w:rPr>
            <w:rFonts w:ascii="Times New Roman" w:hAnsi="Times New Roman" w:eastAsia="宋体" w:cs="Times New Roman"/>
            <w:sz w:val="18"/>
            <w:szCs w:val="18"/>
          </w:rPr>
          <w:delText>U</w:delText>
        </w:r>
      </w:del>
      <w:r>
        <w:rPr>
          <w:rFonts w:ascii="Times New Roman" w:hAnsi="Times New Roman" w:eastAsia="宋体" w:cs="Times New Roman"/>
          <w:sz w:val="18"/>
          <w:szCs w:val="18"/>
        </w:rPr>
        <w:t xml:space="preserve"> J</w:t>
      </w:r>
      <w:ins w:id="1792" w:author="LRC" w:date="2026-06-15T15:58:00Z">
        <w:r>
          <w:rPr>
            <w:rFonts w:ascii="Times New Roman" w:hAnsi="Times New Roman" w:eastAsia="宋体" w:cs="Times New Roman"/>
            <w:sz w:val="18"/>
            <w:szCs w:val="18"/>
          </w:rPr>
          <w:t xml:space="preserve"> L</w:t>
        </w:r>
      </w:ins>
      <w:r>
        <w:rPr>
          <w:rFonts w:ascii="Times New Roman" w:hAnsi="Times New Roman" w:eastAsia="宋体" w:cs="Times New Roman"/>
          <w:sz w:val="18"/>
          <w:szCs w:val="18"/>
        </w:rPr>
        <w:t>, C</w:t>
      </w:r>
      <w:ins w:id="1793" w:author="LRC" w:date="2026-06-15T15:08:00Z">
        <w:r>
          <w:rPr>
            <w:rFonts w:ascii="Times New Roman" w:hAnsi="Times New Roman" w:eastAsia="宋体" w:cs="Times New Roman"/>
            <w:sz w:val="18"/>
            <w:szCs w:val="18"/>
          </w:rPr>
          <w:t>hen</w:t>
        </w:r>
      </w:ins>
      <w:del w:id="1794" w:author="LRC" w:date="2026-06-15T15:08:00Z">
        <w:r>
          <w:rPr>
            <w:rFonts w:ascii="Times New Roman" w:hAnsi="Times New Roman" w:eastAsia="宋体" w:cs="Times New Roman"/>
            <w:sz w:val="18"/>
            <w:szCs w:val="18"/>
          </w:rPr>
          <w:delText>HEN</w:delText>
        </w:r>
      </w:del>
      <w:r>
        <w:rPr>
          <w:rFonts w:ascii="Times New Roman" w:hAnsi="Times New Roman" w:eastAsia="宋体" w:cs="Times New Roman"/>
          <w:sz w:val="18"/>
          <w:szCs w:val="18"/>
        </w:rPr>
        <w:t xml:space="preserve"> T, et al. Graph condensation: </w:t>
      </w:r>
      <w:del w:id="1795" w:author="LRC" w:date="2026-06-15T15:08:00Z">
        <w:r>
          <w:rPr>
            <w:rFonts w:ascii="Times New Roman" w:hAnsi="Times New Roman" w:eastAsia="宋体" w:cs="Times New Roman"/>
            <w:sz w:val="18"/>
            <w:szCs w:val="18"/>
          </w:rPr>
          <w:delText>A</w:delText>
        </w:r>
      </w:del>
      <w:ins w:id="1796" w:author="LRC" w:date="2026-06-15T15:08:00Z">
        <w:r>
          <w:rPr>
            <w:rFonts w:ascii="Times New Roman" w:hAnsi="Times New Roman" w:eastAsia="宋体" w:cs="Times New Roman"/>
            <w:sz w:val="18"/>
            <w:szCs w:val="18"/>
          </w:rPr>
          <w:t>a</w:t>
        </w:r>
      </w:ins>
      <w:r>
        <w:rPr>
          <w:rFonts w:ascii="Times New Roman" w:hAnsi="Times New Roman" w:eastAsia="宋体" w:cs="Times New Roman"/>
          <w:sz w:val="18"/>
          <w:szCs w:val="18"/>
        </w:rPr>
        <w:t xml:space="preserve"> survey[J]. IEEE Transactions on Knowledge and Data Engineering, 2025</w:t>
      </w:r>
      <w:ins w:id="1797" w:author="LRC" w:date="2026-06-15T15:59:00Z">
        <w:r>
          <w:rPr>
            <w:rFonts w:ascii="Times New Roman" w:hAnsi="Times New Roman" w:eastAsia="宋体" w:cs="Times New Roman"/>
            <w:sz w:val="18"/>
            <w:szCs w:val="18"/>
          </w:rPr>
          <w:t>, 2025, 37(4): 1819-1837</w:t>
        </w:r>
      </w:ins>
      <w:r>
        <w:rPr>
          <w:rFonts w:ascii="Times New Roman" w:hAnsi="Times New Roman" w:eastAsia="宋体" w:cs="Times New Roman"/>
          <w:sz w:val="18"/>
          <w:szCs w:val="18"/>
        </w:rPr>
        <w:t>.</w:t>
      </w:r>
      <w:bookmarkEnd w:id="44"/>
    </w:p>
    <w:p w14:paraId="638D9FB0">
      <w:pPr>
        <w:pStyle w:val="35"/>
        <w:numPr>
          <w:ilvl w:val="0"/>
          <w:numId w:val="5"/>
        </w:numPr>
        <w:ind w:firstLineChars="0"/>
        <w:rPr>
          <w:rFonts w:ascii="Times New Roman" w:hAnsi="Times New Roman" w:eastAsia="宋体" w:cs="Times New Roman"/>
          <w:sz w:val="18"/>
          <w:szCs w:val="18"/>
        </w:rPr>
      </w:pPr>
      <w:bookmarkStart w:id="45" w:name="_Ref209039038"/>
      <w:r>
        <w:rPr>
          <w:rFonts w:ascii="Times New Roman" w:hAnsi="Times New Roman" w:eastAsia="宋体" w:cs="Times New Roman"/>
          <w:sz w:val="18"/>
          <w:szCs w:val="18"/>
        </w:rPr>
        <w:t>W</w:t>
      </w:r>
      <w:ins w:id="1798" w:author="LRC" w:date="2026-06-15T15:08:00Z">
        <w:r>
          <w:rPr>
            <w:rFonts w:ascii="Times New Roman" w:hAnsi="Times New Roman" w:eastAsia="宋体" w:cs="Times New Roman"/>
            <w:sz w:val="18"/>
            <w:szCs w:val="18"/>
          </w:rPr>
          <w:t>ang</w:t>
        </w:r>
      </w:ins>
      <w:del w:id="1799" w:author="LRC" w:date="2026-06-15T15:08:00Z">
        <w:r>
          <w:rPr>
            <w:rFonts w:ascii="Times New Roman" w:hAnsi="Times New Roman" w:eastAsia="宋体" w:cs="Times New Roman"/>
            <w:sz w:val="18"/>
            <w:szCs w:val="18"/>
          </w:rPr>
          <w:delText>ANG</w:delText>
        </w:r>
      </w:del>
      <w:r>
        <w:rPr>
          <w:rFonts w:ascii="Times New Roman" w:hAnsi="Times New Roman" w:eastAsia="宋体" w:cs="Times New Roman"/>
          <w:sz w:val="18"/>
          <w:szCs w:val="18"/>
        </w:rPr>
        <w:t xml:space="preserve"> X, L</w:t>
      </w:r>
      <w:ins w:id="1800" w:author="LRC" w:date="2026-06-15T15:08:00Z">
        <w:r>
          <w:rPr>
            <w:rFonts w:ascii="Times New Roman" w:hAnsi="Times New Roman" w:eastAsia="宋体" w:cs="Times New Roman"/>
            <w:sz w:val="18"/>
            <w:szCs w:val="18"/>
          </w:rPr>
          <w:t>an</w:t>
        </w:r>
      </w:ins>
      <w:del w:id="1801" w:author="LRC" w:date="2026-06-15T15:08:00Z">
        <w:r>
          <w:rPr>
            <w:rFonts w:ascii="Times New Roman" w:hAnsi="Times New Roman" w:eastAsia="宋体" w:cs="Times New Roman"/>
            <w:sz w:val="18"/>
            <w:szCs w:val="18"/>
          </w:rPr>
          <w:delText>AN</w:delText>
        </w:r>
      </w:del>
      <w:r>
        <w:rPr>
          <w:rFonts w:ascii="Times New Roman" w:hAnsi="Times New Roman" w:eastAsia="宋体" w:cs="Times New Roman"/>
          <w:sz w:val="18"/>
          <w:szCs w:val="18"/>
        </w:rPr>
        <w:t xml:space="preserve"> Z, H</w:t>
      </w:r>
      <w:ins w:id="1802" w:author="LRC" w:date="2026-06-15T15:08:00Z">
        <w:r>
          <w:rPr>
            <w:rFonts w:ascii="Times New Roman" w:hAnsi="Times New Roman" w:eastAsia="宋体" w:cs="Times New Roman"/>
            <w:sz w:val="18"/>
            <w:szCs w:val="18"/>
          </w:rPr>
          <w:t>e</w:t>
        </w:r>
      </w:ins>
      <w:del w:id="1803" w:author="LRC" w:date="2026-06-15T15:08:00Z">
        <w:r>
          <w:rPr>
            <w:rFonts w:ascii="Times New Roman" w:hAnsi="Times New Roman" w:eastAsia="宋体" w:cs="Times New Roman"/>
            <w:sz w:val="18"/>
            <w:szCs w:val="18"/>
          </w:rPr>
          <w:delText>E</w:delText>
        </w:r>
      </w:del>
      <w:r>
        <w:rPr>
          <w:rFonts w:ascii="Times New Roman" w:hAnsi="Times New Roman" w:eastAsia="宋体" w:cs="Times New Roman"/>
          <w:sz w:val="18"/>
          <w:szCs w:val="18"/>
        </w:rPr>
        <w:t xml:space="preserve"> Y</w:t>
      </w:r>
      <w:ins w:id="1804" w:author="LRC" w:date="2026-06-15T15:08: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A, et al. A cost-effective approach for mining near-optimal top-</w:t>
      </w:r>
      <w:r>
        <w:rPr>
          <w:rFonts w:ascii="Times New Roman" w:hAnsi="Times New Roman" w:eastAsia="宋体" w:cs="Times New Roman"/>
          <w:i/>
          <w:sz w:val="18"/>
          <w:szCs w:val="18"/>
          <w:rPrChange w:id="1805" w:author="LRC" w:date="2026-06-24T17:21:00Z">
            <w:rPr>
              <w:rFonts w:ascii="Times New Roman" w:hAnsi="Times New Roman" w:eastAsia="宋体" w:cs="Times New Roman"/>
              <w:sz w:val="18"/>
              <w:szCs w:val="18"/>
            </w:rPr>
          </w:rPrChange>
        </w:rPr>
        <w:t>k</w:t>
      </w:r>
      <w:r>
        <w:rPr>
          <w:rFonts w:ascii="Times New Roman" w:hAnsi="Times New Roman" w:eastAsia="宋体" w:cs="Times New Roman"/>
          <w:sz w:val="18"/>
          <w:szCs w:val="18"/>
        </w:rPr>
        <w:t xml:space="preserve"> patterns[J]. Expert Systems with Applications, 2022, 202: 117262.</w:t>
      </w:r>
      <w:bookmarkEnd w:id="45"/>
    </w:p>
    <w:p w14:paraId="4B340159">
      <w:pPr>
        <w:pStyle w:val="35"/>
        <w:numPr>
          <w:ilvl w:val="0"/>
          <w:numId w:val="5"/>
        </w:numPr>
        <w:ind w:left="442" w:hanging="442" w:firstLineChars="0"/>
        <w:rPr>
          <w:rFonts w:ascii="Times New Roman" w:hAnsi="Times New Roman" w:eastAsia="宋体" w:cs="Times New Roman"/>
          <w:sz w:val="18"/>
          <w:szCs w:val="18"/>
        </w:rPr>
      </w:pPr>
      <w:bookmarkStart w:id="46" w:name="_Ref21830"/>
      <w:r>
        <w:rPr>
          <w:rFonts w:ascii="Times New Roman" w:hAnsi="Times New Roman" w:eastAsia="宋体" w:cs="Times New Roman"/>
          <w:sz w:val="18"/>
          <w:szCs w:val="18"/>
        </w:rPr>
        <w:t>邹杰军,</w:t>
      </w:r>
      <w:ins w:id="1806"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王欣,</w:t>
      </w:r>
      <w:ins w:id="1807"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石俊豪,</w:t>
      </w:r>
      <w:ins w:id="1808"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等.</w:t>
      </w:r>
      <w:ins w:id="1809"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面向大图的Top-Rank-K频繁模式挖掘算法[J].</w:t>
      </w:r>
      <w:ins w:id="1810"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南京大学学报(自然科学</w:t>
      </w:r>
      <w:del w:id="1811" w:author="LRC" w:date="2026-06-15T15:59:00Z">
        <w:r>
          <w:rPr>
            <w:rFonts w:ascii="Times New Roman" w:hAnsi="Times New Roman" w:eastAsia="宋体" w:cs="Times New Roman"/>
            <w:sz w:val="18"/>
            <w:szCs w:val="18"/>
          </w:rPr>
          <w:delText>版</w:delText>
        </w:r>
      </w:del>
      <w:r>
        <w:rPr>
          <w:rFonts w:ascii="Times New Roman" w:hAnsi="Times New Roman" w:eastAsia="宋体" w:cs="Times New Roman"/>
          <w:sz w:val="18"/>
          <w:szCs w:val="18"/>
        </w:rPr>
        <w:t>), 2024, 60(1): 38-52.</w:t>
      </w:r>
      <w:bookmarkEnd w:id="46"/>
    </w:p>
    <w:p w14:paraId="25248814">
      <w:pPr>
        <w:pStyle w:val="35"/>
        <w:ind w:left="466" w:leftChars="222" w:firstLine="0" w:firstLineChars="0"/>
        <w:rPr>
          <w:rFonts w:ascii="Times New Roman" w:hAnsi="Times New Roman" w:eastAsia="宋体" w:cs="Times New Roman"/>
          <w:sz w:val="18"/>
          <w:szCs w:val="18"/>
        </w:rPr>
      </w:pPr>
      <w:r>
        <w:rPr>
          <w:rFonts w:ascii="Times New Roman" w:hAnsi="Times New Roman" w:eastAsia="宋体" w:cs="Times New Roman"/>
          <w:sz w:val="18"/>
          <w:szCs w:val="18"/>
        </w:rPr>
        <w:t>Z</w:t>
      </w:r>
      <w:ins w:id="1812" w:author="LRC" w:date="2026-06-15T15:09:00Z">
        <w:r>
          <w:rPr>
            <w:rFonts w:ascii="Times New Roman" w:hAnsi="Times New Roman" w:eastAsia="宋体" w:cs="Times New Roman"/>
            <w:sz w:val="18"/>
            <w:szCs w:val="18"/>
          </w:rPr>
          <w:t>ou</w:t>
        </w:r>
      </w:ins>
      <w:del w:id="1813" w:author="LRC" w:date="2026-06-15T15:09:00Z">
        <w:r>
          <w:rPr>
            <w:rFonts w:ascii="Times New Roman" w:hAnsi="Times New Roman" w:eastAsia="宋体" w:cs="Times New Roman"/>
            <w:sz w:val="18"/>
            <w:szCs w:val="18"/>
          </w:rPr>
          <w:delText>OU</w:delText>
        </w:r>
      </w:del>
      <w:r>
        <w:rPr>
          <w:rFonts w:ascii="Times New Roman" w:hAnsi="Times New Roman" w:eastAsia="宋体" w:cs="Times New Roman"/>
          <w:sz w:val="18"/>
          <w:szCs w:val="18"/>
        </w:rPr>
        <w:t xml:space="preserve"> Jiejun, W</w:t>
      </w:r>
      <w:ins w:id="1814" w:author="LRC" w:date="2026-06-15T15:09:00Z">
        <w:r>
          <w:rPr>
            <w:rFonts w:ascii="Times New Roman" w:hAnsi="Times New Roman" w:eastAsia="宋体" w:cs="Times New Roman"/>
            <w:sz w:val="18"/>
            <w:szCs w:val="18"/>
          </w:rPr>
          <w:t>ang</w:t>
        </w:r>
      </w:ins>
      <w:del w:id="1815" w:author="LRC" w:date="2026-06-15T15:09:00Z">
        <w:r>
          <w:rPr>
            <w:rFonts w:ascii="Times New Roman" w:hAnsi="Times New Roman" w:eastAsia="宋体" w:cs="Times New Roman"/>
            <w:sz w:val="18"/>
            <w:szCs w:val="18"/>
          </w:rPr>
          <w:delText>ANG</w:delText>
        </w:r>
      </w:del>
      <w:r>
        <w:rPr>
          <w:rFonts w:ascii="Times New Roman" w:hAnsi="Times New Roman" w:eastAsia="宋体" w:cs="Times New Roman"/>
          <w:sz w:val="18"/>
          <w:szCs w:val="18"/>
        </w:rPr>
        <w:t xml:space="preserve"> Xin, S</w:t>
      </w:r>
      <w:ins w:id="1816" w:author="LRC" w:date="2026-06-15T15:09:00Z">
        <w:r>
          <w:rPr>
            <w:rFonts w:ascii="Times New Roman" w:hAnsi="Times New Roman" w:eastAsia="宋体" w:cs="Times New Roman"/>
            <w:sz w:val="18"/>
            <w:szCs w:val="18"/>
          </w:rPr>
          <w:t>hi</w:t>
        </w:r>
      </w:ins>
      <w:del w:id="1817" w:author="LRC" w:date="2026-06-15T15:09:00Z">
        <w:r>
          <w:rPr>
            <w:rFonts w:ascii="Times New Roman" w:hAnsi="Times New Roman" w:eastAsia="宋体" w:cs="Times New Roman"/>
            <w:sz w:val="18"/>
            <w:szCs w:val="18"/>
          </w:rPr>
          <w:delText>HI</w:delText>
        </w:r>
      </w:del>
      <w:r>
        <w:rPr>
          <w:rFonts w:ascii="Times New Roman" w:hAnsi="Times New Roman" w:eastAsia="宋体" w:cs="Times New Roman"/>
          <w:sz w:val="18"/>
          <w:szCs w:val="18"/>
        </w:rPr>
        <w:t xml:space="preserve"> Junhao, et al.</w:t>
      </w:r>
      <w:ins w:id="1818"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Top-Rank-K frequent pattern mining algorithm for large graphs[J]. Journal of Nanjing University</w:t>
      </w:r>
      <w:ins w:id="1819"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(Natural Science),</w:t>
      </w:r>
      <w:ins w:id="1820"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2024,</w:t>
      </w:r>
      <w:ins w:id="1821"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60(1):</w:t>
      </w:r>
      <w:ins w:id="1822" w:author="LRC" w:date="2026-06-15T15:09: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38-52.</w:t>
      </w:r>
      <w:del w:id="1823" w:author="LRC" w:date="2026-06-15T15:09:00Z">
        <w:r>
          <w:rPr>
            <w:rFonts w:ascii="Times New Roman" w:hAnsi="Times New Roman" w:eastAsia="宋体" w:cs="Times New Roman"/>
            <w:sz w:val="18"/>
            <w:szCs w:val="18"/>
          </w:rPr>
          <w:delText>DOI:10.13232/j.cnki.jnju.2024.01.005.</w:delText>
        </w:r>
      </w:del>
    </w:p>
    <w:p w14:paraId="05852B74">
      <w:pPr>
        <w:pStyle w:val="35"/>
        <w:numPr>
          <w:ilvl w:val="0"/>
          <w:numId w:val="5"/>
        </w:numPr>
        <w:ind w:firstLineChars="0"/>
        <w:rPr>
          <w:rFonts w:ascii="Times New Roman" w:hAnsi="Times New Roman" w:eastAsia="宋体" w:cs="Times New Roman"/>
          <w:sz w:val="18"/>
          <w:szCs w:val="18"/>
        </w:rPr>
      </w:pPr>
      <w:bookmarkStart w:id="47" w:name="_Ref209039256"/>
      <w:r>
        <w:rPr>
          <w:rFonts w:ascii="Times New Roman" w:hAnsi="Times New Roman" w:eastAsia="宋体" w:cs="Times New Roman"/>
          <w:sz w:val="18"/>
          <w:szCs w:val="18"/>
        </w:rPr>
        <w:t>W</w:t>
      </w:r>
      <w:ins w:id="1824" w:author="LRC" w:date="2026-06-15T15:09:00Z">
        <w:r>
          <w:rPr>
            <w:rFonts w:ascii="Times New Roman" w:hAnsi="Times New Roman" w:eastAsia="宋体" w:cs="Times New Roman"/>
            <w:sz w:val="18"/>
            <w:szCs w:val="18"/>
          </w:rPr>
          <w:t>ang</w:t>
        </w:r>
      </w:ins>
      <w:del w:id="1825" w:author="LRC" w:date="2026-06-15T15:09:00Z">
        <w:r>
          <w:rPr>
            <w:rFonts w:ascii="Times New Roman" w:hAnsi="Times New Roman" w:eastAsia="宋体" w:cs="Times New Roman"/>
            <w:sz w:val="18"/>
            <w:szCs w:val="18"/>
          </w:rPr>
          <w:delText>ANG</w:delText>
        </w:r>
      </w:del>
      <w:r>
        <w:rPr>
          <w:rFonts w:ascii="Times New Roman" w:hAnsi="Times New Roman" w:eastAsia="宋体" w:cs="Times New Roman"/>
          <w:sz w:val="18"/>
          <w:szCs w:val="18"/>
        </w:rPr>
        <w:t xml:space="preserve"> X, S</w:t>
      </w:r>
      <w:ins w:id="1826" w:author="LRC" w:date="2026-06-15T15:10:00Z">
        <w:r>
          <w:rPr>
            <w:rFonts w:ascii="Times New Roman" w:hAnsi="Times New Roman" w:eastAsia="宋体" w:cs="Times New Roman"/>
            <w:sz w:val="18"/>
            <w:szCs w:val="18"/>
          </w:rPr>
          <w:t>hi</w:t>
        </w:r>
      </w:ins>
      <w:del w:id="1827" w:author="LRC" w:date="2026-06-15T15:10:00Z">
        <w:r>
          <w:rPr>
            <w:rFonts w:ascii="Times New Roman" w:hAnsi="Times New Roman" w:eastAsia="宋体" w:cs="Times New Roman"/>
            <w:sz w:val="18"/>
            <w:szCs w:val="18"/>
          </w:rPr>
          <w:delText>HI</w:delText>
        </w:r>
      </w:del>
      <w:r>
        <w:rPr>
          <w:rFonts w:ascii="Times New Roman" w:hAnsi="Times New Roman" w:eastAsia="宋体" w:cs="Times New Roman"/>
          <w:sz w:val="18"/>
          <w:szCs w:val="18"/>
        </w:rPr>
        <w:t xml:space="preserve"> J</w:t>
      </w:r>
      <w:ins w:id="1828" w:author="LRC" w:date="2026-06-15T15:10: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H, Z</w:t>
      </w:r>
      <w:ins w:id="1829" w:author="LRC" w:date="2026-06-15T15:10:00Z">
        <w:r>
          <w:rPr>
            <w:rFonts w:ascii="Times New Roman" w:hAnsi="Times New Roman" w:eastAsia="宋体" w:cs="Times New Roman"/>
            <w:sz w:val="18"/>
            <w:szCs w:val="18"/>
          </w:rPr>
          <w:t>ou</w:t>
        </w:r>
      </w:ins>
      <w:del w:id="1830" w:author="LRC" w:date="2026-06-15T15:10:00Z">
        <w:r>
          <w:rPr>
            <w:rFonts w:ascii="Times New Roman" w:hAnsi="Times New Roman" w:eastAsia="宋体" w:cs="Times New Roman"/>
            <w:sz w:val="18"/>
            <w:szCs w:val="18"/>
          </w:rPr>
          <w:delText>OU</w:delText>
        </w:r>
      </w:del>
      <w:r>
        <w:rPr>
          <w:rFonts w:ascii="Times New Roman" w:hAnsi="Times New Roman" w:eastAsia="宋体" w:cs="Times New Roman"/>
          <w:sz w:val="18"/>
          <w:szCs w:val="18"/>
        </w:rPr>
        <w:t xml:space="preserve"> J</w:t>
      </w:r>
      <w:ins w:id="1831" w:author="LRC" w:date="2026-06-15T15:10: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J, et al. Supports estimation via graph sampling[J]. Expert Systems with Applications, 2024, 240: 122554.</w:t>
      </w:r>
      <w:bookmarkEnd w:id="47"/>
    </w:p>
    <w:p w14:paraId="60E0BFDB">
      <w:pPr>
        <w:pStyle w:val="35"/>
        <w:numPr>
          <w:ilvl w:val="0"/>
          <w:numId w:val="5"/>
        </w:numPr>
        <w:ind w:firstLineChars="0"/>
        <w:rPr>
          <w:rFonts w:ascii="Times New Roman" w:hAnsi="Times New Roman" w:eastAsia="宋体" w:cs="Times New Roman"/>
          <w:sz w:val="18"/>
          <w:szCs w:val="18"/>
        </w:rPr>
      </w:pPr>
      <w:bookmarkStart w:id="48" w:name="_Ref209039328"/>
      <w:r>
        <w:rPr>
          <w:rFonts w:ascii="Times New Roman" w:hAnsi="Times New Roman" w:eastAsia="宋体" w:cs="Times New Roman"/>
          <w:sz w:val="18"/>
          <w:szCs w:val="18"/>
        </w:rPr>
        <w:t>R</w:t>
      </w:r>
      <w:ins w:id="1832" w:author="LRC" w:date="2026-06-15T15:10:00Z">
        <w:r>
          <w:rPr>
            <w:rFonts w:ascii="Times New Roman" w:hAnsi="Times New Roman" w:eastAsia="宋体" w:cs="Times New Roman"/>
            <w:sz w:val="18"/>
            <w:szCs w:val="18"/>
          </w:rPr>
          <w:t>ibeiro</w:t>
        </w:r>
      </w:ins>
      <w:del w:id="1833" w:author="LRC" w:date="2026-06-15T15:10:00Z">
        <w:r>
          <w:rPr>
            <w:rFonts w:ascii="Times New Roman" w:hAnsi="Times New Roman" w:eastAsia="宋体" w:cs="Times New Roman"/>
            <w:sz w:val="18"/>
            <w:szCs w:val="18"/>
          </w:rPr>
          <w:delText>IBEIRO</w:delText>
        </w:r>
      </w:del>
      <w:r>
        <w:rPr>
          <w:rFonts w:ascii="Times New Roman" w:hAnsi="Times New Roman" w:eastAsia="宋体" w:cs="Times New Roman"/>
          <w:sz w:val="18"/>
          <w:szCs w:val="18"/>
        </w:rPr>
        <w:t xml:space="preserve"> P, P</w:t>
      </w:r>
      <w:ins w:id="1834" w:author="LRC" w:date="2026-06-15T15:10:00Z">
        <w:r>
          <w:rPr>
            <w:rFonts w:ascii="Times New Roman" w:hAnsi="Times New Roman" w:eastAsia="宋体" w:cs="Times New Roman"/>
            <w:sz w:val="18"/>
            <w:szCs w:val="18"/>
          </w:rPr>
          <w:t>aredes</w:t>
        </w:r>
      </w:ins>
      <w:del w:id="1835" w:author="LRC" w:date="2026-06-15T15:10:00Z">
        <w:r>
          <w:rPr>
            <w:rFonts w:ascii="Times New Roman" w:hAnsi="Times New Roman" w:eastAsia="宋体" w:cs="Times New Roman"/>
            <w:sz w:val="18"/>
            <w:szCs w:val="18"/>
          </w:rPr>
          <w:delText>AREDES</w:delText>
        </w:r>
      </w:del>
      <w:r>
        <w:rPr>
          <w:rFonts w:ascii="Times New Roman" w:hAnsi="Times New Roman" w:eastAsia="宋体" w:cs="Times New Roman"/>
          <w:sz w:val="18"/>
          <w:szCs w:val="18"/>
        </w:rPr>
        <w:t xml:space="preserve"> P, S</w:t>
      </w:r>
      <w:ins w:id="1836" w:author="LRC" w:date="2026-06-15T15:10:00Z">
        <w:r>
          <w:rPr>
            <w:rFonts w:ascii="Times New Roman" w:hAnsi="Times New Roman" w:eastAsia="宋体" w:cs="Times New Roman"/>
            <w:sz w:val="18"/>
            <w:szCs w:val="18"/>
          </w:rPr>
          <w:t>ilva</w:t>
        </w:r>
      </w:ins>
      <w:del w:id="1837" w:author="LRC" w:date="2026-06-15T15:10:00Z">
        <w:r>
          <w:rPr>
            <w:rFonts w:ascii="Times New Roman" w:hAnsi="Times New Roman" w:eastAsia="宋体" w:cs="Times New Roman"/>
            <w:sz w:val="18"/>
            <w:szCs w:val="18"/>
          </w:rPr>
          <w:delText>ILVA</w:delText>
        </w:r>
      </w:del>
      <w:r>
        <w:rPr>
          <w:rFonts w:ascii="Times New Roman" w:hAnsi="Times New Roman" w:eastAsia="宋体" w:cs="Times New Roman"/>
          <w:sz w:val="18"/>
          <w:szCs w:val="18"/>
        </w:rPr>
        <w:t xml:space="preserve"> M</w:t>
      </w:r>
      <w:ins w:id="1838" w:author="LRC" w:date="2026-06-15T15:10: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E</w:t>
      </w:r>
      <w:ins w:id="1839" w:author="LRC" w:date="2026-06-15T15:10:00Z">
        <w:r>
          <w:rPr>
            <w:rFonts w:ascii="Times New Roman" w:hAnsi="Times New Roman" w:eastAsia="宋体" w:cs="Times New Roman"/>
            <w:sz w:val="18"/>
            <w:szCs w:val="18"/>
          </w:rPr>
          <w:t xml:space="preserve"> </w:t>
        </w:r>
      </w:ins>
      <w:r>
        <w:rPr>
          <w:rFonts w:ascii="Times New Roman" w:hAnsi="Times New Roman" w:eastAsia="宋体" w:cs="Times New Roman"/>
          <w:sz w:val="18"/>
          <w:szCs w:val="18"/>
        </w:rPr>
        <w:t xml:space="preserve">P, et al. A survey on subgraph counting: concepts, algorithms, and applications to network motifs and graphlets[J]. ACM </w:t>
      </w:r>
      <w:del w:id="1840" w:author="LRC" w:date="2026-06-15T15:10:00Z">
        <w:r>
          <w:rPr>
            <w:rFonts w:ascii="Times New Roman" w:hAnsi="Times New Roman" w:eastAsia="宋体" w:cs="Times New Roman"/>
            <w:sz w:val="18"/>
            <w:szCs w:val="18"/>
          </w:rPr>
          <w:delText>c</w:delText>
        </w:r>
      </w:del>
      <w:ins w:id="1841" w:author="LRC" w:date="2026-06-15T15:10:00Z">
        <w:r>
          <w:rPr>
            <w:rFonts w:ascii="Times New Roman" w:hAnsi="Times New Roman" w:eastAsia="宋体" w:cs="Times New Roman"/>
            <w:sz w:val="18"/>
            <w:szCs w:val="18"/>
          </w:rPr>
          <w:t>C</w:t>
        </w:r>
      </w:ins>
      <w:r>
        <w:rPr>
          <w:rFonts w:ascii="Times New Roman" w:hAnsi="Times New Roman" w:eastAsia="宋体" w:cs="Times New Roman"/>
          <w:sz w:val="18"/>
          <w:szCs w:val="18"/>
        </w:rPr>
        <w:t xml:space="preserve">omputing </w:t>
      </w:r>
      <w:del w:id="1842" w:author="LRC" w:date="2026-06-15T15:10:00Z">
        <w:r>
          <w:rPr>
            <w:rFonts w:ascii="Times New Roman" w:hAnsi="Times New Roman" w:eastAsia="宋体" w:cs="Times New Roman"/>
            <w:sz w:val="18"/>
            <w:szCs w:val="18"/>
          </w:rPr>
          <w:delText>s</w:delText>
        </w:r>
      </w:del>
      <w:ins w:id="1843" w:author="LRC" w:date="2026-06-15T15:10:00Z">
        <w:r>
          <w:rPr>
            <w:rFonts w:ascii="Times New Roman" w:hAnsi="Times New Roman" w:eastAsia="宋体" w:cs="Times New Roman"/>
            <w:sz w:val="18"/>
            <w:szCs w:val="18"/>
          </w:rPr>
          <w:t>S</w:t>
        </w:r>
      </w:ins>
      <w:r>
        <w:rPr>
          <w:rFonts w:ascii="Times New Roman" w:hAnsi="Times New Roman" w:eastAsia="宋体" w:cs="Times New Roman"/>
          <w:sz w:val="18"/>
          <w:szCs w:val="18"/>
        </w:rPr>
        <w:t>urveys</w:t>
      </w:r>
      <w:del w:id="1844" w:author="LRC" w:date="2026-06-15T15:11:00Z">
        <w:r>
          <w:rPr>
            <w:rFonts w:ascii="Times New Roman" w:hAnsi="Times New Roman" w:eastAsia="宋体" w:cs="Times New Roman"/>
            <w:sz w:val="18"/>
            <w:szCs w:val="18"/>
          </w:rPr>
          <w:delText xml:space="preserve"> (csur)</w:delText>
        </w:r>
      </w:del>
      <w:r>
        <w:rPr>
          <w:rFonts w:ascii="Times New Roman" w:hAnsi="Times New Roman" w:eastAsia="宋体" w:cs="Times New Roman"/>
          <w:sz w:val="18"/>
          <w:szCs w:val="18"/>
        </w:rPr>
        <w:t xml:space="preserve">, 2021, 54(2): </w:t>
      </w:r>
      <w:del w:id="1845" w:author="LRC" w:date="2026-06-15T16:03:00Z">
        <w:r>
          <w:rPr>
            <w:rFonts w:ascii="Times New Roman" w:hAnsi="Times New Roman" w:eastAsia="宋体" w:cs="Times New Roman"/>
            <w:sz w:val="18"/>
            <w:szCs w:val="18"/>
          </w:rPr>
          <w:delText>1-36</w:delText>
        </w:r>
      </w:del>
      <w:ins w:id="1846" w:author="LRC" w:date="2026-06-15T16:03:00Z">
        <w:r>
          <w:rPr>
            <w:rFonts w:ascii="Times New Roman" w:hAnsi="Times New Roman" w:eastAsia="宋体" w:cs="Times New Roman"/>
            <w:sz w:val="18"/>
            <w:szCs w:val="18"/>
          </w:rPr>
          <w:t>28</w:t>
        </w:r>
      </w:ins>
      <w:r>
        <w:rPr>
          <w:rFonts w:ascii="Times New Roman" w:hAnsi="Times New Roman" w:eastAsia="宋体" w:cs="Times New Roman"/>
          <w:sz w:val="18"/>
          <w:szCs w:val="18"/>
        </w:rPr>
        <w:t>.</w:t>
      </w:r>
      <w:bookmarkEnd w:id="48"/>
    </w:p>
    <w:p w14:paraId="292D0FAC">
      <w:pPr>
        <w:pStyle w:val="35"/>
        <w:numPr>
          <w:ilvl w:val="0"/>
          <w:numId w:val="5"/>
        </w:numPr>
        <w:ind w:firstLineChars="0"/>
        <w:rPr>
          <w:rFonts w:ascii="Times New Roman" w:hAnsi="Times New Roman" w:eastAsia="宋体" w:cs="Times New Roman"/>
          <w:sz w:val="18"/>
          <w:szCs w:val="18"/>
        </w:rPr>
      </w:pPr>
      <w:bookmarkStart w:id="49" w:name="_Ref209039504"/>
      <w:r>
        <w:rPr>
          <w:rFonts w:ascii="Times New Roman" w:hAnsi="Times New Roman" w:eastAsia="宋体" w:cs="Times New Roman"/>
          <w:sz w:val="18"/>
          <w:szCs w:val="18"/>
        </w:rPr>
        <w:t>E</w:t>
      </w:r>
      <w:ins w:id="1847" w:author="LRC" w:date="2026-06-15T15:11:00Z">
        <w:r>
          <w:rPr>
            <w:rFonts w:ascii="Times New Roman" w:hAnsi="Times New Roman" w:eastAsia="宋体" w:cs="Times New Roman"/>
            <w:sz w:val="18"/>
            <w:szCs w:val="18"/>
          </w:rPr>
          <w:t>lseidy</w:t>
        </w:r>
      </w:ins>
      <w:del w:id="1848" w:author="LRC" w:date="2026-06-15T15:11:00Z">
        <w:r>
          <w:rPr>
            <w:rFonts w:ascii="Times New Roman" w:hAnsi="Times New Roman" w:eastAsia="宋体" w:cs="Times New Roman"/>
            <w:sz w:val="18"/>
            <w:szCs w:val="18"/>
          </w:rPr>
          <w:delText>LSEIDY</w:delText>
        </w:r>
      </w:del>
      <w:r>
        <w:rPr>
          <w:rFonts w:ascii="Times New Roman" w:hAnsi="Times New Roman" w:eastAsia="宋体" w:cs="Times New Roman"/>
          <w:sz w:val="18"/>
          <w:szCs w:val="18"/>
        </w:rPr>
        <w:t xml:space="preserve"> M, A</w:t>
      </w:r>
      <w:ins w:id="1849" w:author="LRC" w:date="2026-06-15T15:11:00Z">
        <w:r>
          <w:rPr>
            <w:rFonts w:ascii="Times New Roman" w:hAnsi="Times New Roman" w:eastAsia="宋体" w:cs="Times New Roman"/>
            <w:sz w:val="18"/>
            <w:szCs w:val="18"/>
          </w:rPr>
          <w:t>bdelhamid</w:t>
        </w:r>
      </w:ins>
      <w:del w:id="1850" w:author="LRC" w:date="2026-06-15T15:11:00Z">
        <w:r>
          <w:rPr>
            <w:rFonts w:ascii="Times New Roman" w:hAnsi="Times New Roman" w:eastAsia="宋体" w:cs="Times New Roman"/>
            <w:sz w:val="18"/>
            <w:szCs w:val="18"/>
          </w:rPr>
          <w:delText>BDELHAMID</w:delText>
        </w:r>
      </w:del>
      <w:r>
        <w:rPr>
          <w:rFonts w:ascii="Times New Roman" w:hAnsi="Times New Roman" w:eastAsia="宋体" w:cs="Times New Roman"/>
          <w:sz w:val="18"/>
          <w:szCs w:val="18"/>
        </w:rPr>
        <w:t xml:space="preserve"> E, S</w:t>
      </w:r>
      <w:ins w:id="1851" w:author="LRC" w:date="2026-06-15T15:11:00Z">
        <w:r>
          <w:rPr>
            <w:rFonts w:ascii="Times New Roman" w:hAnsi="Times New Roman" w:eastAsia="宋体" w:cs="Times New Roman"/>
            <w:sz w:val="18"/>
            <w:szCs w:val="18"/>
          </w:rPr>
          <w:t>kiadopoulos</w:t>
        </w:r>
      </w:ins>
      <w:del w:id="1852" w:author="LRC" w:date="2026-06-15T15:11:00Z">
        <w:r>
          <w:rPr>
            <w:rFonts w:ascii="Times New Roman" w:hAnsi="Times New Roman" w:eastAsia="宋体" w:cs="Times New Roman"/>
            <w:sz w:val="18"/>
            <w:szCs w:val="18"/>
          </w:rPr>
          <w:delText>KIADOPOULOS</w:delText>
        </w:r>
      </w:del>
      <w:r>
        <w:rPr>
          <w:rFonts w:ascii="Times New Roman" w:hAnsi="Times New Roman" w:eastAsia="宋体" w:cs="Times New Roman"/>
          <w:sz w:val="18"/>
          <w:szCs w:val="18"/>
        </w:rPr>
        <w:t xml:space="preserve"> S, et al. </w:t>
      </w:r>
      <w:del w:id="1853" w:author="LRC" w:date="2026-06-15T16:04:00Z">
        <w:r>
          <w:rPr>
            <w:rFonts w:ascii="Times New Roman" w:hAnsi="Times New Roman" w:eastAsia="宋体" w:cs="Times New Roman"/>
            <w:sz w:val="18"/>
            <w:szCs w:val="18"/>
          </w:rPr>
          <w:delText>Grami</w:delText>
        </w:r>
      </w:del>
      <w:ins w:id="1854" w:author="LRC" w:date="2026-06-15T16:04:00Z">
        <w:r>
          <w:rPr>
            <w:rFonts w:ascii="Times New Roman" w:hAnsi="Times New Roman" w:eastAsia="宋体" w:cs="Times New Roman"/>
            <w:sz w:val="18"/>
            <w:szCs w:val="18"/>
          </w:rPr>
          <w:t>GraMi</w:t>
        </w:r>
      </w:ins>
      <w:r>
        <w:rPr>
          <w:rFonts w:ascii="Times New Roman" w:hAnsi="Times New Roman" w:eastAsia="宋体" w:cs="Times New Roman"/>
          <w:sz w:val="18"/>
          <w:szCs w:val="18"/>
        </w:rPr>
        <w:t xml:space="preserve">: </w:t>
      </w:r>
      <w:del w:id="1855" w:author="LRC" w:date="2026-06-15T15:12:00Z">
        <w:r>
          <w:rPr>
            <w:rFonts w:ascii="Times New Roman" w:hAnsi="Times New Roman" w:eastAsia="宋体" w:cs="Times New Roman"/>
            <w:sz w:val="18"/>
            <w:szCs w:val="18"/>
          </w:rPr>
          <w:delText>F</w:delText>
        </w:r>
      </w:del>
      <w:ins w:id="1856" w:author="LRC" w:date="2026-06-15T15:12:00Z">
        <w:r>
          <w:rPr>
            <w:rFonts w:ascii="Times New Roman" w:hAnsi="Times New Roman" w:eastAsia="宋体" w:cs="Times New Roman"/>
            <w:sz w:val="18"/>
            <w:szCs w:val="18"/>
          </w:rPr>
          <w:t>f</w:t>
        </w:r>
      </w:ins>
      <w:r>
        <w:rPr>
          <w:rFonts w:ascii="Times New Roman" w:hAnsi="Times New Roman" w:eastAsia="宋体" w:cs="Times New Roman"/>
          <w:sz w:val="18"/>
          <w:szCs w:val="18"/>
        </w:rPr>
        <w:t>requent subgraph and pattern mining in a single large graph[J]. Proceedings of the VLDB Endowment, 2014, 7(7): 517-528.</w:t>
      </w:r>
      <w:bookmarkEnd w:id="49"/>
    </w:p>
    <w:p w14:paraId="40BF0E87">
      <w:pPr>
        <w:pStyle w:val="35"/>
        <w:numPr>
          <w:ilvl w:val="0"/>
          <w:numId w:val="5"/>
        </w:numPr>
        <w:ind w:firstLineChars="0"/>
        <w:rPr>
          <w:rFonts w:ascii="Times New Roman" w:hAnsi="Times New Roman" w:eastAsia="宋体" w:cs="Times New Roman"/>
          <w:sz w:val="18"/>
          <w:szCs w:val="18"/>
        </w:rPr>
      </w:pPr>
      <w:bookmarkStart w:id="50" w:name="_Ref213404325"/>
      <w:bookmarkStart w:id="51" w:name="_Ref209039553"/>
      <w:r>
        <w:rPr>
          <w:rFonts w:ascii="Times New Roman" w:hAnsi="Times New Roman" w:eastAsia="宋体" w:cs="Times New Roman"/>
          <w:sz w:val="18"/>
          <w:szCs w:val="18"/>
        </w:rPr>
        <w:t>Y</w:t>
      </w:r>
      <w:ins w:id="1857" w:author="LRC" w:date="2026-06-15T15:12:00Z">
        <w:r>
          <w:rPr>
            <w:rFonts w:ascii="Times New Roman" w:hAnsi="Times New Roman" w:eastAsia="宋体" w:cs="Times New Roman"/>
            <w:sz w:val="18"/>
            <w:szCs w:val="18"/>
          </w:rPr>
          <w:t>ang</w:t>
        </w:r>
      </w:ins>
      <w:del w:id="1858" w:author="LRC" w:date="2026-06-15T15:12:00Z">
        <w:r>
          <w:rPr>
            <w:rFonts w:ascii="Times New Roman" w:hAnsi="Times New Roman" w:eastAsia="宋体" w:cs="Times New Roman"/>
            <w:sz w:val="18"/>
            <w:szCs w:val="18"/>
          </w:rPr>
          <w:delText>ANG</w:delText>
        </w:r>
      </w:del>
      <w:r>
        <w:rPr>
          <w:rFonts w:ascii="Times New Roman" w:hAnsi="Times New Roman" w:eastAsia="宋体" w:cs="Times New Roman"/>
          <w:sz w:val="18"/>
          <w:szCs w:val="18"/>
        </w:rPr>
        <w:t xml:space="preserve"> J, L</w:t>
      </w:r>
      <w:ins w:id="1859" w:author="LRC" w:date="2026-06-15T15:12:00Z">
        <w:r>
          <w:rPr>
            <w:rFonts w:ascii="Times New Roman" w:hAnsi="Times New Roman" w:eastAsia="宋体" w:cs="Times New Roman"/>
            <w:sz w:val="18"/>
            <w:szCs w:val="18"/>
          </w:rPr>
          <w:t>eskovec</w:t>
        </w:r>
      </w:ins>
      <w:del w:id="1860" w:author="LRC" w:date="2026-06-15T15:12:00Z">
        <w:r>
          <w:rPr>
            <w:rFonts w:ascii="Times New Roman" w:hAnsi="Times New Roman" w:eastAsia="宋体" w:cs="Times New Roman"/>
            <w:sz w:val="18"/>
            <w:szCs w:val="18"/>
          </w:rPr>
          <w:delText>ESKOVEC</w:delText>
        </w:r>
      </w:del>
      <w:r>
        <w:rPr>
          <w:rFonts w:ascii="Times New Roman" w:hAnsi="Times New Roman" w:eastAsia="宋体" w:cs="Times New Roman"/>
          <w:sz w:val="18"/>
          <w:szCs w:val="18"/>
        </w:rPr>
        <w:t xml:space="preserve"> J. Defining and evaluating network communities based on ground-truth[</w:t>
      </w:r>
      <w:del w:id="1861" w:author="LRC" w:date="2026-06-15T16:04:00Z">
        <w:r>
          <w:rPr>
            <w:rFonts w:ascii="Times New Roman" w:hAnsi="Times New Roman" w:eastAsia="宋体" w:cs="Times New Roman"/>
            <w:sz w:val="18"/>
            <w:szCs w:val="18"/>
          </w:rPr>
          <w:delText>C</w:delText>
        </w:r>
      </w:del>
      <w:ins w:id="1862" w:author="LRC" w:date="2026-06-15T16:04:00Z">
        <w:r>
          <w:rPr>
            <w:rFonts w:ascii="Times New Roman" w:hAnsi="Times New Roman" w:eastAsia="宋体" w:cs="Times New Roman"/>
            <w:sz w:val="18"/>
            <w:szCs w:val="18"/>
          </w:rPr>
          <w:t>J</w:t>
        </w:r>
      </w:ins>
      <w:r>
        <w:rPr>
          <w:rFonts w:ascii="Times New Roman" w:hAnsi="Times New Roman" w:eastAsia="宋体" w:cs="Times New Roman"/>
          <w:sz w:val="18"/>
          <w:szCs w:val="18"/>
        </w:rPr>
        <w:t>]</w:t>
      </w:r>
      <w:ins w:id="1863" w:author="LRC" w:date="2026-06-15T16:04:00Z">
        <w:r>
          <w:rPr>
            <w:rFonts w:ascii="Times New Roman" w:hAnsi="Times New Roman" w:eastAsia="宋体" w:cs="Times New Roman"/>
            <w:sz w:val="18"/>
            <w:szCs w:val="18"/>
          </w:rPr>
          <w:t xml:space="preserve">. </w:t>
        </w:r>
      </w:ins>
      <w:ins w:id="1864" w:author="LRC" w:date="2026-06-15T16:05:00Z">
        <w:r>
          <w:rPr>
            <w:rFonts w:ascii="Times New Roman" w:hAnsi="Times New Roman" w:eastAsia="宋体" w:cs="Times New Roman"/>
            <w:sz w:val="18"/>
            <w:szCs w:val="18"/>
          </w:rPr>
          <w:t>Knowledge and Information Systems, 2015, 42(1): 181-213.</w:t>
        </w:r>
      </w:ins>
      <w:del w:id="1865" w:author="LRC" w:date="2026-06-15T16:06:00Z">
        <w:r>
          <w:rPr>
            <w:rFonts w:ascii="Times New Roman" w:hAnsi="Times New Roman" w:eastAsia="宋体" w:cs="Times New Roman"/>
            <w:sz w:val="18"/>
            <w:szCs w:val="18"/>
          </w:rPr>
          <w:delText>//Proceedings of the ACM SIGKDD workshop on mining data semantics. 2012: 1-8.</w:delText>
        </w:r>
        <w:bookmarkEnd w:id="50"/>
        <w:r>
          <w:rPr>
            <w:rFonts w:ascii="Times New Roman" w:hAnsi="Times New Roman" w:eastAsia="宋体" w:cs="Times New Roman"/>
            <w:sz w:val="18"/>
            <w:szCs w:val="18"/>
          </w:rPr>
          <w:delText xml:space="preserve"> </w:delText>
        </w:r>
        <w:bookmarkEnd w:id="51"/>
      </w:del>
    </w:p>
    <w:p w14:paraId="7C9D3119">
      <w:pPr>
        <w:pStyle w:val="35"/>
        <w:numPr>
          <w:ilvl w:val="0"/>
          <w:numId w:val="5"/>
        </w:numPr>
        <w:ind w:firstLineChars="0"/>
        <w:rPr>
          <w:rFonts w:ascii="Times New Roman" w:hAnsi="Times New Roman" w:eastAsia="宋体" w:cs="Times New Roman"/>
          <w:sz w:val="18"/>
          <w:szCs w:val="18"/>
        </w:rPr>
      </w:pPr>
      <w:bookmarkStart w:id="52" w:name="_Ref209039665"/>
      <w:r>
        <w:rPr>
          <w:rFonts w:ascii="Times New Roman" w:hAnsi="Times New Roman" w:eastAsia="宋体" w:cs="Times New Roman"/>
          <w:sz w:val="18"/>
          <w:szCs w:val="18"/>
        </w:rPr>
        <w:t>R</w:t>
      </w:r>
      <w:ins w:id="1866" w:author="LRC" w:date="2026-06-15T15:12:00Z">
        <w:r>
          <w:rPr>
            <w:rFonts w:ascii="Times New Roman" w:hAnsi="Times New Roman" w:eastAsia="宋体" w:cs="Times New Roman"/>
            <w:sz w:val="18"/>
            <w:szCs w:val="18"/>
          </w:rPr>
          <w:t>ozemberczki</w:t>
        </w:r>
      </w:ins>
      <w:del w:id="1867" w:author="LRC" w:date="2026-06-15T15:12:00Z">
        <w:r>
          <w:rPr>
            <w:rFonts w:ascii="Times New Roman" w:hAnsi="Times New Roman" w:eastAsia="宋体" w:cs="Times New Roman"/>
            <w:sz w:val="18"/>
            <w:szCs w:val="18"/>
          </w:rPr>
          <w:delText>OZEMBERCZKI</w:delText>
        </w:r>
      </w:del>
      <w:r>
        <w:rPr>
          <w:rFonts w:ascii="Times New Roman" w:hAnsi="Times New Roman" w:eastAsia="宋体" w:cs="Times New Roman"/>
          <w:sz w:val="18"/>
          <w:szCs w:val="18"/>
        </w:rPr>
        <w:t xml:space="preserve"> B, A</w:t>
      </w:r>
      <w:ins w:id="1868" w:author="LRC" w:date="2026-06-15T15:12:00Z">
        <w:r>
          <w:rPr>
            <w:rFonts w:ascii="Times New Roman" w:hAnsi="Times New Roman" w:eastAsia="宋体" w:cs="Times New Roman"/>
            <w:sz w:val="18"/>
            <w:szCs w:val="18"/>
          </w:rPr>
          <w:t>llen</w:t>
        </w:r>
      </w:ins>
      <w:del w:id="1869" w:author="LRC" w:date="2026-06-15T15:12:00Z">
        <w:r>
          <w:rPr>
            <w:rFonts w:ascii="Times New Roman" w:hAnsi="Times New Roman" w:eastAsia="宋体" w:cs="Times New Roman"/>
            <w:sz w:val="18"/>
            <w:szCs w:val="18"/>
          </w:rPr>
          <w:delText>LLEN</w:delText>
        </w:r>
      </w:del>
      <w:r>
        <w:rPr>
          <w:rFonts w:ascii="Times New Roman" w:hAnsi="Times New Roman" w:eastAsia="宋体" w:cs="Times New Roman"/>
          <w:sz w:val="18"/>
          <w:szCs w:val="18"/>
        </w:rPr>
        <w:t xml:space="preserve"> C, S</w:t>
      </w:r>
      <w:ins w:id="1870" w:author="LRC" w:date="2026-06-15T15:12:00Z">
        <w:r>
          <w:rPr>
            <w:rFonts w:ascii="Times New Roman" w:hAnsi="Times New Roman" w:eastAsia="宋体" w:cs="Times New Roman"/>
            <w:sz w:val="18"/>
            <w:szCs w:val="18"/>
          </w:rPr>
          <w:t>arkar</w:t>
        </w:r>
      </w:ins>
      <w:del w:id="1871" w:author="LRC" w:date="2026-06-15T15:12:00Z">
        <w:r>
          <w:rPr>
            <w:rFonts w:ascii="Times New Roman" w:hAnsi="Times New Roman" w:eastAsia="宋体" w:cs="Times New Roman"/>
            <w:sz w:val="18"/>
            <w:szCs w:val="18"/>
          </w:rPr>
          <w:delText>ARKAR</w:delText>
        </w:r>
      </w:del>
      <w:r>
        <w:rPr>
          <w:rFonts w:ascii="Times New Roman" w:hAnsi="Times New Roman" w:eastAsia="宋体" w:cs="Times New Roman"/>
          <w:sz w:val="18"/>
          <w:szCs w:val="18"/>
        </w:rPr>
        <w:t xml:space="preserve"> R. Multi-scale attributed node embedding[J]. Journal of Complex Networks, 2021, 9(2): cnab014.</w:t>
      </w:r>
      <w:bookmarkEnd w:id="52"/>
    </w:p>
    <w:p w14:paraId="3571870A">
      <w:pPr>
        <w:pStyle w:val="35"/>
        <w:numPr>
          <w:ilvl w:val="0"/>
          <w:numId w:val="5"/>
        </w:numPr>
        <w:ind w:firstLineChars="0"/>
        <w:rPr>
          <w:rFonts w:ascii="Times New Roman" w:hAnsi="Times New Roman" w:eastAsia="宋体" w:cs="Times New Roman"/>
          <w:sz w:val="18"/>
          <w:szCs w:val="18"/>
        </w:rPr>
      </w:pPr>
      <w:bookmarkStart w:id="53" w:name="_Ref209039751"/>
      <w:r>
        <w:rPr>
          <w:rFonts w:ascii="Times New Roman" w:hAnsi="Times New Roman" w:eastAsia="宋体" w:cs="Times New Roman"/>
          <w:sz w:val="18"/>
          <w:szCs w:val="18"/>
        </w:rPr>
        <w:t>C</w:t>
      </w:r>
      <w:ins w:id="1872" w:author="LRC" w:date="2026-06-15T15:12:00Z">
        <w:r>
          <w:rPr>
            <w:rFonts w:ascii="Times New Roman" w:hAnsi="Times New Roman" w:eastAsia="宋体" w:cs="Times New Roman"/>
            <w:sz w:val="18"/>
            <w:szCs w:val="18"/>
          </w:rPr>
          <w:t>heng</w:t>
        </w:r>
      </w:ins>
      <w:del w:id="1873" w:author="LRC" w:date="2026-06-15T15:12:00Z">
        <w:r>
          <w:rPr>
            <w:rFonts w:ascii="Times New Roman" w:hAnsi="Times New Roman" w:eastAsia="宋体" w:cs="Times New Roman"/>
            <w:sz w:val="18"/>
            <w:szCs w:val="18"/>
          </w:rPr>
          <w:delText>HENG</w:delText>
        </w:r>
      </w:del>
      <w:r>
        <w:rPr>
          <w:rFonts w:ascii="Times New Roman" w:hAnsi="Times New Roman" w:eastAsia="宋体" w:cs="Times New Roman"/>
          <w:sz w:val="18"/>
          <w:szCs w:val="18"/>
        </w:rPr>
        <w:t xml:space="preserve"> X, D</w:t>
      </w:r>
      <w:ins w:id="1874" w:author="LRC" w:date="2026-06-15T15:12:00Z">
        <w:r>
          <w:rPr>
            <w:rFonts w:ascii="Times New Roman" w:hAnsi="Times New Roman" w:eastAsia="宋体" w:cs="Times New Roman"/>
            <w:sz w:val="18"/>
            <w:szCs w:val="18"/>
          </w:rPr>
          <w:t>ale</w:t>
        </w:r>
      </w:ins>
      <w:del w:id="1875" w:author="LRC" w:date="2026-06-15T15:12:00Z">
        <w:r>
          <w:rPr>
            <w:rFonts w:ascii="Times New Roman" w:hAnsi="Times New Roman" w:eastAsia="宋体" w:cs="Times New Roman"/>
            <w:sz w:val="18"/>
            <w:szCs w:val="18"/>
          </w:rPr>
          <w:delText>AL</w:delText>
        </w:r>
      </w:del>
      <w:del w:id="1876" w:author="LRC" w:date="2026-06-15T15:13:00Z">
        <w:r>
          <w:rPr>
            <w:rFonts w:ascii="Times New Roman" w:hAnsi="Times New Roman" w:eastAsia="宋体" w:cs="Times New Roman"/>
            <w:sz w:val="18"/>
            <w:szCs w:val="18"/>
          </w:rPr>
          <w:delText>E</w:delText>
        </w:r>
      </w:del>
      <w:r>
        <w:rPr>
          <w:rFonts w:ascii="Times New Roman" w:hAnsi="Times New Roman" w:eastAsia="宋体" w:cs="Times New Roman"/>
          <w:sz w:val="18"/>
          <w:szCs w:val="18"/>
        </w:rPr>
        <w:t xml:space="preserve"> C, L</w:t>
      </w:r>
      <w:ins w:id="1877" w:author="LRC" w:date="2026-06-15T15:13:00Z">
        <w:r>
          <w:rPr>
            <w:rFonts w:ascii="Times New Roman" w:hAnsi="Times New Roman" w:eastAsia="宋体" w:cs="Times New Roman"/>
            <w:sz w:val="18"/>
            <w:szCs w:val="18"/>
          </w:rPr>
          <w:t>iu</w:t>
        </w:r>
      </w:ins>
      <w:del w:id="1878" w:author="LRC" w:date="2026-06-15T15:13:00Z">
        <w:r>
          <w:rPr>
            <w:rFonts w:ascii="Times New Roman" w:hAnsi="Times New Roman" w:eastAsia="宋体" w:cs="Times New Roman"/>
            <w:sz w:val="18"/>
            <w:szCs w:val="18"/>
          </w:rPr>
          <w:delText>IU</w:delText>
        </w:r>
      </w:del>
      <w:r>
        <w:rPr>
          <w:rFonts w:ascii="Times New Roman" w:hAnsi="Times New Roman" w:eastAsia="宋体" w:cs="Times New Roman"/>
          <w:sz w:val="18"/>
          <w:szCs w:val="18"/>
        </w:rPr>
        <w:t xml:space="preserve"> J</w:t>
      </w:r>
      <w:ins w:id="1879" w:author="LRC" w:date="2026-06-15T16:09:00Z">
        <w:r>
          <w:rPr>
            <w:rFonts w:ascii="Times New Roman" w:hAnsi="Times New Roman" w:eastAsia="宋体" w:cs="Times New Roman"/>
            <w:sz w:val="18"/>
            <w:szCs w:val="18"/>
          </w:rPr>
          <w:t xml:space="preserve"> </w:t>
        </w:r>
      </w:ins>
      <w:ins w:id="1880" w:author="LRC" w:date="2026-06-15T16:10:00Z">
        <w:r>
          <w:rPr>
            <w:rFonts w:ascii="Times New Roman" w:hAnsi="Times New Roman" w:eastAsia="宋体" w:cs="Times New Roman"/>
            <w:sz w:val="18"/>
            <w:szCs w:val="18"/>
          </w:rPr>
          <w:t>C</w:t>
        </w:r>
      </w:ins>
      <w:r>
        <w:rPr>
          <w:rFonts w:ascii="Times New Roman" w:hAnsi="Times New Roman" w:eastAsia="宋体" w:cs="Times New Roman"/>
          <w:sz w:val="18"/>
          <w:szCs w:val="18"/>
        </w:rPr>
        <w:t xml:space="preserve">. Statistics and social network of </w:t>
      </w:r>
      <w:del w:id="1881" w:author="LRC" w:date="2026-06-15T16:10:00Z">
        <w:r>
          <w:rPr>
            <w:rFonts w:ascii="Times New Roman" w:hAnsi="Times New Roman" w:eastAsia="宋体" w:cs="Times New Roman"/>
            <w:sz w:val="18"/>
            <w:szCs w:val="18"/>
          </w:rPr>
          <w:delText xml:space="preserve">youtube </w:delText>
        </w:r>
      </w:del>
      <w:ins w:id="1882" w:author="LRC" w:date="2026-06-15T16:10:00Z">
        <w:r>
          <w:rPr>
            <w:rFonts w:ascii="Times New Roman" w:hAnsi="Times New Roman" w:eastAsia="宋体" w:cs="Times New Roman"/>
            <w:sz w:val="18"/>
            <w:szCs w:val="18"/>
          </w:rPr>
          <w:t xml:space="preserve">YouTube </w:t>
        </w:r>
      </w:ins>
      <w:r>
        <w:rPr>
          <w:rFonts w:ascii="Times New Roman" w:hAnsi="Times New Roman" w:eastAsia="宋体" w:cs="Times New Roman"/>
          <w:sz w:val="18"/>
          <w:szCs w:val="18"/>
        </w:rPr>
        <w:t>videos[C]//2008 16th Intern</w:t>
      </w:r>
      <w:ins w:id="1883" w:author="LRC" w:date="2026-06-15T16:11:00Z">
        <w:r>
          <w:rPr>
            <w:rFonts w:ascii="Times New Roman" w:hAnsi="Times New Roman" w:eastAsia="宋体" w:cs="Times New Roman"/>
            <w:sz w:val="18"/>
            <w:szCs w:val="18"/>
          </w:rPr>
          <w:t>a</w:t>
        </w:r>
      </w:ins>
      <w:r>
        <w:rPr>
          <w:rFonts w:ascii="Times New Roman" w:hAnsi="Times New Roman" w:eastAsia="宋体" w:cs="Times New Roman"/>
          <w:sz w:val="18"/>
          <w:szCs w:val="18"/>
        </w:rPr>
        <w:t>tional Workshop on Quality of Service.</w:t>
      </w:r>
      <w:ins w:id="1884" w:author="LRC" w:date="2026-06-15T16:11:00Z">
        <w:r>
          <w:rPr/>
          <w:t xml:space="preserve"> </w:t>
        </w:r>
      </w:ins>
      <w:ins w:id="1885" w:author="LRC" w:date="2026-06-15T16:11:00Z">
        <w:r>
          <w:rPr>
            <w:rFonts w:ascii="Times New Roman" w:hAnsi="Times New Roman" w:eastAsia="宋体" w:cs="Times New Roman"/>
            <w:sz w:val="18"/>
            <w:szCs w:val="18"/>
          </w:rPr>
          <w:t>Enschede, Netherlands:</w:t>
        </w:r>
      </w:ins>
      <w:r>
        <w:rPr>
          <w:rFonts w:ascii="Times New Roman" w:hAnsi="Times New Roman" w:eastAsia="宋体" w:cs="Times New Roman"/>
          <w:sz w:val="18"/>
          <w:szCs w:val="18"/>
        </w:rPr>
        <w:t xml:space="preserve"> IEEE, 2008: 229-238.</w:t>
      </w:r>
      <w:bookmarkEnd w:id="53"/>
    </w:p>
    <w:p w14:paraId="5F566751">
      <w:pPr>
        <w:pStyle w:val="35"/>
        <w:numPr>
          <w:ilvl w:val="0"/>
          <w:numId w:val="5"/>
        </w:numPr>
        <w:ind w:firstLineChars="0"/>
        <w:rPr>
          <w:rFonts w:ascii="Times New Roman" w:hAnsi="Times New Roman" w:eastAsia="宋体" w:cs="Times New Roman"/>
          <w:sz w:val="18"/>
          <w:szCs w:val="18"/>
        </w:rPr>
      </w:pPr>
      <w:bookmarkStart w:id="54" w:name="_Ref209045029"/>
      <w:r>
        <w:rPr>
          <w:rFonts w:ascii="Times New Roman" w:hAnsi="Times New Roman" w:eastAsia="宋体" w:cs="Times New Roman"/>
          <w:sz w:val="18"/>
          <w:szCs w:val="18"/>
        </w:rPr>
        <w:t>Y</w:t>
      </w:r>
      <w:ins w:id="1886" w:author="LRC" w:date="2026-06-15T15:13:00Z">
        <w:r>
          <w:rPr>
            <w:rFonts w:ascii="Times New Roman" w:hAnsi="Times New Roman" w:eastAsia="宋体" w:cs="Times New Roman"/>
            <w:sz w:val="18"/>
            <w:szCs w:val="18"/>
          </w:rPr>
          <w:t>ousuf</w:t>
        </w:r>
      </w:ins>
      <w:del w:id="1887" w:author="LRC" w:date="2026-06-15T15:13:00Z">
        <w:r>
          <w:rPr>
            <w:rFonts w:ascii="Times New Roman" w:hAnsi="Times New Roman" w:eastAsia="宋体" w:cs="Times New Roman"/>
            <w:sz w:val="18"/>
            <w:szCs w:val="18"/>
          </w:rPr>
          <w:delText>OUSUF</w:delText>
        </w:r>
      </w:del>
      <w:r>
        <w:rPr>
          <w:rFonts w:ascii="Times New Roman" w:hAnsi="Times New Roman" w:eastAsia="宋体" w:cs="Times New Roman"/>
          <w:sz w:val="18"/>
          <w:szCs w:val="18"/>
        </w:rPr>
        <w:t xml:space="preserve"> M I, A</w:t>
      </w:r>
      <w:ins w:id="1888" w:author="LRC" w:date="2026-06-15T15:13:00Z">
        <w:r>
          <w:rPr>
            <w:rFonts w:ascii="Times New Roman" w:hAnsi="Times New Roman" w:eastAsia="宋体" w:cs="Times New Roman"/>
            <w:sz w:val="18"/>
            <w:szCs w:val="18"/>
          </w:rPr>
          <w:t>nwer</w:t>
        </w:r>
      </w:ins>
      <w:del w:id="1889" w:author="LRC" w:date="2026-06-15T15:13:00Z">
        <w:r>
          <w:rPr>
            <w:rFonts w:ascii="Times New Roman" w:hAnsi="Times New Roman" w:eastAsia="宋体" w:cs="Times New Roman"/>
            <w:sz w:val="18"/>
            <w:szCs w:val="18"/>
          </w:rPr>
          <w:delText>NWER</w:delText>
        </w:r>
      </w:del>
      <w:r>
        <w:rPr>
          <w:rFonts w:ascii="Times New Roman" w:hAnsi="Times New Roman" w:eastAsia="宋体" w:cs="Times New Roman"/>
          <w:sz w:val="18"/>
          <w:szCs w:val="18"/>
        </w:rPr>
        <w:t xml:space="preserve"> I, A</w:t>
      </w:r>
      <w:ins w:id="1890" w:author="LRC" w:date="2026-06-15T15:13:00Z">
        <w:r>
          <w:rPr>
            <w:rFonts w:ascii="Times New Roman" w:hAnsi="Times New Roman" w:eastAsia="宋体" w:cs="Times New Roman"/>
            <w:sz w:val="18"/>
            <w:szCs w:val="18"/>
          </w:rPr>
          <w:t>nwar</w:t>
        </w:r>
      </w:ins>
      <w:del w:id="1891" w:author="LRC" w:date="2026-06-15T15:13:00Z">
        <w:r>
          <w:rPr>
            <w:rFonts w:ascii="Times New Roman" w:hAnsi="Times New Roman" w:eastAsia="宋体" w:cs="Times New Roman"/>
            <w:sz w:val="18"/>
            <w:szCs w:val="18"/>
          </w:rPr>
          <w:delText>NWAR</w:delText>
        </w:r>
      </w:del>
      <w:r>
        <w:rPr>
          <w:rFonts w:ascii="Times New Roman" w:hAnsi="Times New Roman" w:eastAsia="宋体" w:cs="Times New Roman"/>
          <w:sz w:val="18"/>
          <w:szCs w:val="18"/>
        </w:rPr>
        <w:t xml:space="preserve"> R. Empirical characterization of graph sampling algorithms[J]. Social Network Analysis and Mining, 2023, 13(1): 66.</w:t>
      </w:r>
      <w:bookmarkEnd w:id="54"/>
      <w:bookmarkStart w:id="55" w:name="_Ref209045090"/>
    </w:p>
    <w:p w14:paraId="10C682B8">
      <w:pPr>
        <w:pStyle w:val="35"/>
        <w:numPr>
          <w:ilvl w:val="0"/>
          <w:numId w:val="5"/>
        </w:numPr>
        <w:ind w:firstLineChars="0"/>
        <w:rPr>
          <w:rFonts w:ascii="Times New Roman" w:hAnsi="Times New Roman" w:eastAsia="宋体" w:cs="Times New Roman"/>
          <w:sz w:val="18"/>
          <w:szCs w:val="18"/>
        </w:rPr>
      </w:pPr>
      <w:bookmarkStart w:id="56" w:name="_Ref23222"/>
      <w:r>
        <w:rPr>
          <w:rFonts w:ascii="Times New Roman" w:hAnsi="Times New Roman" w:eastAsia="宋体" w:cs="Times New Roman"/>
          <w:sz w:val="18"/>
          <w:szCs w:val="18"/>
        </w:rPr>
        <w:t>R</w:t>
      </w:r>
      <w:ins w:id="1892" w:author="LRC" w:date="2026-06-15T15:13:00Z">
        <w:r>
          <w:rPr>
            <w:rFonts w:ascii="Times New Roman" w:hAnsi="Times New Roman" w:eastAsia="宋体" w:cs="Times New Roman"/>
            <w:sz w:val="18"/>
            <w:szCs w:val="18"/>
          </w:rPr>
          <w:t>ibeiro</w:t>
        </w:r>
      </w:ins>
      <w:del w:id="1893" w:author="LRC" w:date="2026-06-15T15:13:00Z">
        <w:r>
          <w:rPr>
            <w:rFonts w:ascii="Times New Roman" w:hAnsi="Times New Roman" w:eastAsia="宋体" w:cs="Times New Roman"/>
            <w:sz w:val="18"/>
            <w:szCs w:val="18"/>
          </w:rPr>
          <w:delText>IBEIRO</w:delText>
        </w:r>
      </w:del>
      <w:r>
        <w:rPr>
          <w:rFonts w:ascii="Times New Roman" w:hAnsi="Times New Roman" w:eastAsia="宋体" w:cs="Times New Roman"/>
          <w:sz w:val="18"/>
          <w:szCs w:val="18"/>
        </w:rPr>
        <w:t xml:space="preserve"> B, T</w:t>
      </w:r>
      <w:ins w:id="1894" w:author="LRC" w:date="2026-06-15T15:13:00Z">
        <w:r>
          <w:rPr>
            <w:rFonts w:ascii="Times New Roman" w:hAnsi="Times New Roman" w:eastAsia="宋体" w:cs="Times New Roman"/>
            <w:sz w:val="18"/>
            <w:szCs w:val="18"/>
          </w:rPr>
          <w:t>owsley</w:t>
        </w:r>
      </w:ins>
      <w:del w:id="1895" w:author="LRC" w:date="2026-06-15T15:13:00Z">
        <w:r>
          <w:rPr>
            <w:rFonts w:ascii="Times New Roman" w:hAnsi="Times New Roman" w:eastAsia="宋体" w:cs="Times New Roman"/>
            <w:sz w:val="18"/>
            <w:szCs w:val="18"/>
          </w:rPr>
          <w:delText>OWSLEY</w:delText>
        </w:r>
      </w:del>
      <w:r>
        <w:rPr>
          <w:rFonts w:ascii="Times New Roman" w:hAnsi="Times New Roman" w:eastAsia="宋体" w:cs="Times New Roman"/>
          <w:sz w:val="18"/>
          <w:szCs w:val="18"/>
        </w:rPr>
        <w:t xml:space="preserve"> D. Estimating and sampling graphs with multidimensional random walks[C]//Proceedings of the 10th ACM SIGCOMM </w:t>
      </w:r>
      <w:del w:id="1896" w:author="LRC" w:date="2026-06-15T15:13:00Z">
        <w:r>
          <w:rPr>
            <w:rFonts w:ascii="Times New Roman" w:hAnsi="Times New Roman" w:eastAsia="宋体" w:cs="Times New Roman"/>
            <w:sz w:val="18"/>
            <w:szCs w:val="18"/>
          </w:rPr>
          <w:delText>c</w:delText>
        </w:r>
      </w:del>
      <w:ins w:id="1897" w:author="LRC" w:date="2026-06-15T15:13:00Z">
        <w:r>
          <w:rPr>
            <w:rFonts w:ascii="Times New Roman" w:hAnsi="Times New Roman" w:eastAsia="宋体" w:cs="Times New Roman"/>
            <w:sz w:val="18"/>
            <w:szCs w:val="18"/>
          </w:rPr>
          <w:t>C</w:t>
        </w:r>
      </w:ins>
      <w:r>
        <w:rPr>
          <w:rFonts w:ascii="Times New Roman" w:hAnsi="Times New Roman" w:eastAsia="宋体" w:cs="Times New Roman"/>
          <w:sz w:val="18"/>
          <w:szCs w:val="18"/>
        </w:rPr>
        <w:t xml:space="preserve">onference on Internet </w:t>
      </w:r>
      <w:del w:id="1898" w:author="LRC" w:date="2026-06-15T15:13:00Z">
        <w:r>
          <w:rPr>
            <w:rFonts w:ascii="Times New Roman" w:hAnsi="Times New Roman" w:eastAsia="宋体" w:cs="Times New Roman"/>
            <w:sz w:val="18"/>
            <w:szCs w:val="18"/>
          </w:rPr>
          <w:delText>m</w:delText>
        </w:r>
      </w:del>
      <w:ins w:id="1899" w:author="LRC" w:date="2026-06-15T15:13:00Z">
        <w:r>
          <w:rPr>
            <w:rFonts w:ascii="Times New Roman" w:hAnsi="Times New Roman" w:eastAsia="宋体" w:cs="Times New Roman"/>
            <w:sz w:val="18"/>
            <w:szCs w:val="18"/>
          </w:rPr>
          <w:t>M</w:t>
        </w:r>
      </w:ins>
      <w:r>
        <w:rPr>
          <w:rFonts w:ascii="Times New Roman" w:hAnsi="Times New Roman" w:eastAsia="宋体" w:cs="Times New Roman"/>
          <w:sz w:val="18"/>
          <w:szCs w:val="18"/>
        </w:rPr>
        <w:t xml:space="preserve">easurement. </w:t>
      </w:r>
      <w:ins w:id="1900" w:author="LRC" w:date="2026-06-15T16:12:00Z">
        <w:r>
          <w:rPr>
            <w:rFonts w:ascii="Times New Roman" w:hAnsi="Times New Roman" w:eastAsia="宋体" w:cs="Times New Roman"/>
            <w:sz w:val="18"/>
            <w:szCs w:val="18"/>
          </w:rPr>
          <w:t xml:space="preserve">Melbourne, Australia: ACM, </w:t>
        </w:r>
      </w:ins>
      <w:r>
        <w:rPr>
          <w:rFonts w:ascii="Times New Roman" w:hAnsi="Times New Roman" w:eastAsia="宋体" w:cs="Times New Roman"/>
          <w:sz w:val="18"/>
          <w:szCs w:val="18"/>
        </w:rPr>
        <w:t xml:space="preserve">2010: 390-403. </w:t>
      </w:r>
      <w:bookmarkEnd w:id="55"/>
      <w:bookmarkEnd w:id="56"/>
    </w:p>
    <w:p w14:paraId="2A917CB9">
      <w:pPr>
        <w:pStyle w:val="35"/>
        <w:adjustRightInd w:val="0"/>
        <w:snapToGrid w:val="0"/>
        <w:ind w:left="442" w:hanging="442" w:firstLineChars="0"/>
        <w:rPr>
          <w:rFonts w:ascii="宋体" w:hAnsi="宋体" w:eastAsia="宋体" w:cs="宋体"/>
          <w:color w:val="000000" w:themeColor="text1"/>
          <w:sz w:val="18"/>
          <w:szCs w:val="18"/>
          <w14:textFill>
            <w14:solidFill>
              <w14:schemeClr w14:val="tx1"/>
            </w14:solidFill>
          </w14:textFill>
        </w:rPr>
        <w:sectPr>
          <w:type w:val="continuous"/>
          <w:pgSz w:w="11906" w:h="16838"/>
          <w:pgMar w:top="1361" w:right="1134" w:bottom="1814" w:left="1134" w:header="1020" w:footer="1191" w:gutter="0"/>
          <w:cols w:space="720" w:num="2"/>
          <w:titlePg/>
          <w:docGrid w:type="lines" w:linePitch="312" w:charSpace="0"/>
        </w:sectPr>
      </w:pPr>
    </w:p>
    <w:p w14:paraId="2A6AA1AC">
      <w:pPr>
        <w:pStyle w:val="35"/>
        <w:adjustRightInd w:val="0"/>
        <w:snapToGrid w:val="0"/>
        <w:ind w:left="442" w:hanging="442" w:firstLineChars="0"/>
        <w:rPr>
          <w:rFonts w:ascii="宋体" w:hAnsi="宋体" w:eastAsia="宋体" w:cs="宋体"/>
          <w:color w:val="000000" w:themeColor="text1"/>
          <w:sz w:val="18"/>
          <w:szCs w:val="18"/>
          <w14:textFill>
            <w14:solidFill>
              <w14:schemeClr w14:val="tx1"/>
            </w14:solidFill>
          </w14:textFill>
        </w:rPr>
      </w:pPr>
    </w:p>
    <w:sectPr>
      <w:type w:val="continuous"/>
      <w:pgSz w:w="11906" w:h="16838"/>
      <w:pgMar w:top="1361" w:right="1134" w:bottom="1814" w:left="1134" w:header="1020" w:footer="1191" w:gutter="0"/>
      <w:cols w:space="720"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RC" w:date="2026-06-16T10:50:00Z" w:initials="">
    <w:p w14:paraId="24509D80">
      <w:pPr>
        <w:pStyle w:val="8"/>
      </w:pPr>
      <w:r>
        <w:rPr>
          <w:rFonts w:hint="eastAsia"/>
        </w:rPr>
        <w:t>关键词数量至少5个。</w:t>
      </w:r>
    </w:p>
  </w:comment>
  <w:comment w:id="1" w:author="LRC" w:date="2026-06-24T14:58:00Z" w:initials="">
    <w:p w14:paraId="74A25B59">
      <w:pPr>
        <w:pStyle w:val="8"/>
      </w:pPr>
      <w:r>
        <w:rPr>
          <w:rFonts w:hint="eastAsia"/>
        </w:rPr>
        <w:t>核实该方法的翻译是否准确。</w:t>
      </w:r>
    </w:p>
  </w:comment>
  <w:comment w:id="2" w:author="Mr.right" w:date="2026-07-07T10:05:17Z" w:initials="">
    <w:p w14:paraId="6828E2C9">
      <w:pPr>
        <w:pStyle w:val="8"/>
        <w:rPr>
          <w:rFonts w:hint="default" w:eastAsia="宋体"/>
          <w:lang w:val="en-US" w:eastAsia="zh-CN"/>
        </w:rPr>
      </w:pPr>
      <w:r>
        <w:rPr>
          <w:rFonts w:hint="eastAsia"/>
          <w:lang w:val="en-US" w:eastAsia="zh-CN"/>
        </w:rPr>
        <w:t>和已出版论文中有引用到这篇论文的翻译保持一致。《模式感知采样算法研究》</w:t>
      </w:r>
    </w:p>
  </w:comment>
  <w:comment w:id="3" w:author="Mr.right" w:date="2026-07-07T10:05:46Z" w:initials="">
    <w:p w14:paraId="45F6AF76">
      <w:pPr>
        <w:pStyle w:val="8"/>
      </w:pPr>
      <w:r>
        <w:annotationRef/>
      </w:r>
    </w:p>
  </w:comment>
  <w:comment w:id="4" w:author="LRC" w:date="2026-06-24T16:07:00Z" w:initials="">
    <w:p w14:paraId="1267A6C7">
      <w:pPr>
        <w:pStyle w:val="8"/>
      </w:pPr>
      <w:r>
        <w:rPr>
          <w:rFonts w:hint="eastAsia"/>
        </w:rPr>
        <w:t>具体指什么领域？</w:t>
      </w:r>
    </w:p>
  </w:comment>
  <w:comment w:id="5" w:author="Mr.right" w:date="2026-07-07T10:17:13Z" w:initials="">
    <w:p w14:paraId="021D9919">
      <w:pPr>
        <w:pStyle w:val="8"/>
        <w:rPr>
          <w:rFonts w:hint="default" w:eastAsia="宋体"/>
          <w:lang w:val="en-US" w:eastAsia="zh-CN"/>
        </w:rPr>
      </w:pPr>
      <w:r>
        <w:rPr>
          <w:rFonts w:hint="eastAsia"/>
          <w:lang w:val="en-US" w:eastAsia="zh-CN"/>
        </w:rPr>
        <w:t>已修改为图采样领域</w:t>
      </w:r>
    </w:p>
  </w:comment>
  <w:comment w:id="6" w:author="LRC" w:date="2026-06-26T09:34:00Z" w:initials="">
    <w:p w14:paraId="3820AD38">
      <w:pPr>
        <w:pStyle w:val="8"/>
        <w:numPr>
          <w:ilvl w:val="0"/>
          <w:numId w:val="2"/>
        </w:numPr>
      </w:pPr>
      <w:r>
        <w:rPr>
          <w:rFonts w:hint="eastAsia"/>
        </w:rPr>
        <w:t>图中英文全部翻译成中文。</w:t>
      </w:r>
    </w:p>
    <w:p w14:paraId="5BC45C0A">
      <w:pPr>
        <w:pStyle w:val="8"/>
        <w:numPr>
          <w:ilvl w:val="0"/>
          <w:numId w:val="2"/>
        </w:numPr>
      </w:pPr>
      <w:r>
        <w:rPr>
          <w:rFonts w:hint="eastAsia"/>
        </w:rPr>
        <w:t>（a）M</w:t>
      </w:r>
      <w:r>
        <w:t>IWS</w:t>
      </w:r>
      <w:r>
        <w:rPr>
          <w:rFonts w:hint="eastAsia"/>
        </w:rPr>
        <w:t>中，分图号（i）（ii）（iii）删除，只保留相应内容即可。Global</w:t>
      </w:r>
      <w:r>
        <w:t xml:space="preserve"> B</w:t>
      </w:r>
      <w:r>
        <w:rPr>
          <w:rFonts w:hint="eastAsia"/>
        </w:rPr>
        <w:t>ackbone改为中文后删除（M</w:t>
      </w:r>
      <w:r>
        <w:t>ST</w:t>
      </w:r>
      <w:r>
        <w:rPr>
          <w:rFonts w:hint="eastAsia"/>
        </w:rPr>
        <w:t>）。最后一个Final</w:t>
      </w:r>
      <w:r>
        <w:t xml:space="preserve"> </w:t>
      </w:r>
      <m:oMath>
        <m:sSub>
          <m:sSubPr>
            <m:ctrlPr>
              <w:rPr>
                <w:rFonts w:ascii="Cambria Math" w:hAnsi="Cambria Math"/>
                <w:bCs/>
                <w:i/>
              </w:rPr>
            </m:ctrlPr>
          </m:sSubPr>
          <m:e>
            <m:r>
              <m:rPr/>
              <w:rPr>
                <w:rFonts w:ascii="Cambria Math" w:hAnsi="Cambria Math"/>
              </w:rPr>
              <m:t>G</m:t>
            </m:r>
            <m:ctrlPr>
              <w:rPr>
                <w:rFonts w:ascii="Cambria Math" w:hAnsi="Cambria Math"/>
                <w:bCs/>
                <w:i/>
              </w:rPr>
            </m:ctrlPr>
          </m:e>
          <m:sub>
            <m:r>
              <m:rPr>
                <m:sty m:val="p"/>
              </m:rPr>
              <w:rPr>
                <w:rFonts w:ascii="Cambria Math" w:hAnsi="Cambria Math"/>
              </w:rPr>
              <m:t>s</m:t>
            </m:r>
            <m:ctrlPr>
              <w:rPr>
                <w:rFonts w:ascii="Cambria Math" w:hAnsi="Cambria Math"/>
                <w:bCs/>
                <w:i/>
              </w:rPr>
            </m:ctrlPr>
          </m:sub>
        </m:sSub>
      </m:oMath>
      <w:r>
        <w:rPr>
          <w:rFonts w:hint="eastAsia"/>
          <w:bCs/>
        </w:rPr>
        <w:t>只保留</w:t>
      </w:r>
      <m:oMath>
        <m:sSub>
          <m:sSubPr>
            <m:ctrlPr>
              <w:rPr>
                <w:rFonts w:ascii="Cambria Math" w:hAnsi="Cambria Math"/>
                <w:bCs/>
                <w:i/>
              </w:rPr>
            </m:ctrlPr>
          </m:sSubPr>
          <m:e>
            <m:r>
              <m:rPr/>
              <w:rPr>
                <w:rFonts w:ascii="Cambria Math" w:hAnsi="Cambria Math"/>
              </w:rPr>
              <m:t>G</m:t>
            </m:r>
            <m:ctrlPr>
              <w:rPr>
                <w:rFonts w:ascii="Cambria Math" w:hAnsi="Cambria Math"/>
                <w:bCs/>
                <w:i/>
              </w:rPr>
            </m:ctrlPr>
          </m:e>
          <m:sub>
            <m:r>
              <m:rPr>
                <m:sty m:val="p"/>
              </m:rPr>
              <w:rPr>
                <w:rFonts w:ascii="Cambria Math" w:hAnsi="Cambria Math"/>
              </w:rPr>
              <m:t>s</m:t>
            </m:r>
            <m:ctrlPr>
              <w:rPr>
                <w:rFonts w:ascii="Cambria Math" w:hAnsi="Cambria Math"/>
                <w:bCs/>
                <w:i/>
              </w:rPr>
            </m:ctrlPr>
          </m:sub>
        </m:sSub>
      </m:oMath>
      <w:r>
        <w:rPr>
          <w:rFonts w:hint="eastAsia"/>
          <w:bCs/>
        </w:rPr>
        <w:t>（注意：下标s改为正体）。</w:t>
      </w:r>
      <w:r>
        <w:drawing>
          <wp:inline distT="0" distB="0" distL="0" distR="0">
            <wp:extent cx="1380490" cy="285115"/>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1380952" cy="285714"/>
                    </a:xfrm>
                    <a:prstGeom prst="rect">
                      <a:avLst/>
                    </a:prstGeom>
                  </pic:spPr>
                </pic:pic>
              </a:graphicData>
            </a:graphic>
          </wp:inline>
        </w:drawing>
      </w:r>
      <w:r>
        <w:rPr>
          <w:rFonts w:hint="eastAsia"/>
          <w:bCs/>
        </w:rPr>
        <w:t>图注用黑框线框起来，缩写词全部改为中文名称。</w:t>
      </w:r>
    </w:p>
    <w:p w14:paraId="478CDF2F">
      <w:pPr>
        <w:pStyle w:val="8"/>
        <w:numPr>
          <w:ilvl w:val="0"/>
          <w:numId w:val="2"/>
        </w:numPr>
      </w:pPr>
      <w:r>
        <w:rPr>
          <w:rFonts w:hint="eastAsia"/>
        </w:rPr>
        <w:t>（b）N</w:t>
      </w:r>
      <w:r>
        <w:t>PM</w:t>
      </w:r>
      <w:r>
        <w:rPr>
          <w:rFonts w:hint="eastAsia"/>
        </w:rPr>
        <w:t>中，C</w:t>
      </w:r>
      <w:r>
        <w:t>AT</w:t>
      </w:r>
      <w:r>
        <w:rPr>
          <w:rFonts w:hint="eastAsia"/>
        </w:rPr>
        <w:t>、One</w:t>
      </w:r>
      <w:r>
        <w:t>-</w:t>
      </w:r>
      <w:r>
        <w:rPr>
          <w:rFonts w:hint="eastAsia"/>
        </w:rPr>
        <w:t>hot改为中文全称，One</w:t>
      </w:r>
      <w:r>
        <w:t>-</w:t>
      </w:r>
      <w:r>
        <w:rPr>
          <w:rFonts w:hint="eastAsia"/>
        </w:rPr>
        <w:t>hot改为中文后，需旋转1</w:t>
      </w:r>
      <w:r>
        <w:t>80</w:t>
      </w:r>
      <w:r>
        <w:rPr>
          <w:rFonts w:hint="eastAsia"/>
        </w:rPr>
        <w:t>°（即从左侧看改为从右侧看）。Mean</w:t>
      </w:r>
      <w:r>
        <w:t xml:space="preserve"> P</w:t>
      </w:r>
      <w:r>
        <w:rPr>
          <w:rFonts w:hint="eastAsia"/>
        </w:rPr>
        <w:t>ooling、Sum</w:t>
      </w:r>
      <w:r>
        <w:t xml:space="preserve"> P</w:t>
      </w:r>
      <w:r>
        <w:rPr>
          <w:rFonts w:hint="eastAsia"/>
        </w:rPr>
        <w:t>ooling改为中文。Motif</w:t>
      </w:r>
      <w:r>
        <w:t xml:space="preserve"> P</w:t>
      </w:r>
      <w:r>
        <w:rPr>
          <w:rFonts w:hint="eastAsia"/>
        </w:rPr>
        <w:t>attern</w:t>
      </w:r>
      <w:r>
        <w:t xml:space="preserve"> S</w:t>
      </w:r>
      <w:r>
        <w:rPr>
          <w:rFonts w:hint="eastAsia"/>
        </w:rPr>
        <w:t>et删除，只保留</w:t>
      </w:r>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r>
        <w:rPr>
          <w:rFonts w:hint="eastAsia"/>
          <w:bCs/>
        </w:rPr>
        <w:t>。</w:t>
      </w:r>
      <w:r>
        <w:drawing>
          <wp:inline distT="0" distB="0" distL="0" distR="0">
            <wp:extent cx="1380490" cy="285115"/>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1380952" cy="285714"/>
                    </a:xfrm>
                    <a:prstGeom prst="rect">
                      <a:avLst/>
                    </a:prstGeom>
                  </pic:spPr>
                </pic:pic>
              </a:graphicData>
            </a:graphic>
          </wp:inline>
        </w:drawing>
      </w:r>
      <w:r>
        <w:rPr>
          <w:rFonts w:hint="eastAsia"/>
          <w:bCs/>
        </w:rPr>
        <w:t>图注用黑框线框起来，缩写词全部改为中文名称。</w:t>
      </w:r>
    </w:p>
    <w:p w14:paraId="376D902B">
      <w:pPr>
        <w:pStyle w:val="8"/>
        <w:numPr>
          <w:ilvl w:val="0"/>
          <w:numId w:val="2"/>
        </w:numPr>
      </w:pPr>
      <w:r>
        <w:rPr>
          <w:rFonts w:hint="eastAsia"/>
        </w:rPr>
        <w:t>（c）N</w:t>
      </w:r>
      <w:r>
        <w:t>MA</w:t>
      </w:r>
      <w:r>
        <w:rPr>
          <w:rFonts w:hint="eastAsia"/>
        </w:rPr>
        <w:t>中，Y、W均为向量，改为黑斜体，下标是数字的（如1、2、7</w:t>
      </w:r>
      <w:r>
        <w:t>0</w:t>
      </w:r>
      <w:r>
        <w:rPr>
          <w:rFonts w:hint="eastAsia"/>
        </w:rPr>
        <w:t>），数字改为正体，W下面加斜体下标</w:t>
      </w:r>
      <w:r>
        <w:rPr>
          <w:rFonts w:hint="eastAsia"/>
          <w:i/>
        </w:rPr>
        <w:t>Q</w:t>
      </w:r>
      <w:r>
        <w:rPr>
          <w:rFonts w:hint="eastAsia"/>
        </w:rPr>
        <w:t>。权重值W改为小写斜体</w:t>
      </w:r>
      <w:r>
        <w:rPr>
          <w:rFonts w:hint="eastAsia"/>
          <w:i/>
        </w:rPr>
        <w:t>w</w:t>
      </w:r>
      <w:r>
        <w:rPr>
          <w:rFonts w:hint="eastAsia"/>
        </w:rPr>
        <w:t>，Q改为斜体，花体M改为</w:t>
      </w:r>
      <m:oMath>
        <m:acc>
          <m:accPr>
            <m:ctrlPr>
              <w:rPr>
                <w:rFonts w:ascii="Cambria Math" w:hAnsi="Cambria Math"/>
                <w:i/>
              </w:rPr>
            </m:ctrlPr>
          </m:accPr>
          <m:e>
            <m:r>
              <m:rPr/>
              <w:rPr>
                <w:rFonts w:ascii="Cambria Math" w:hAnsi="Cambria Math"/>
              </w:rPr>
              <m:t>M</m:t>
            </m:r>
            <m:ctrlPr>
              <w:rPr>
                <w:rFonts w:ascii="Cambria Math" w:hAnsi="Cambria Math"/>
                <w:i/>
              </w:rPr>
            </m:ctrlPr>
          </m:e>
        </m:acc>
      </m:oMath>
      <w:r>
        <w:rPr>
          <w:rFonts w:hint="eastAsia"/>
        </w:rPr>
        <w:t>。</w:t>
      </w:r>
      <w:r>
        <w:drawing>
          <wp:inline distT="0" distB="0" distL="0" distR="0">
            <wp:extent cx="1237615" cy="4565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
                    <a:stretch>
                      <a:fillRect/>
                    </a:stretch>
                  </pic:blipFill>
                  <pic:spPr>
                    <a:xfrm>
                      <a:off x="0" y="0"/>
                      <a:ext cx="1238095" cy="457143"/>
                    </a:xfrm>
                    <a:prstGeom prst="rect">
                      <a:avLst/>
                    </a:prstGeom>
                  </pic:spPr>
                </pic:pic>
              </a:graphicData>
            </a:graphic>
          </wp:inline>
        </w:drawing>
      </w:r>
      <w:r>
        <w:rPr>
          <w:rFonts w:hint="eastAsia"/>
        </w:rPr>
        <w:t>仅保留变量符号，前面的变量名称删除。Motif</w:t>
      </w:r>
      <w:r>
        <w:t xml:space="preserve"> P</w:t>
      </w:r>
      <w:r>
        <w:rPr>
          <w:rFonts w:hint="eastAsia"/>
        </w:rPr>
        <w:t>attern</w:t>
      </w:r>
      <w:r>
        <w:t xml:space="preserve"> S</w:t>
      </w:r>
      <w:r>
        <w:rPr>
          <w:rFonts w:hint="eastAsia"/>
        </w:rPr>
        <w:t>et删除，只保留</w:t>
      </w:r>
      <m:oMath>
        <m:sSub>
          <m:sSubPr>
            <m:ctrlPr>
              <w:rPr>
                <w:rFonts w:ascii="Cambria Math" w:hAnsi="Cambria Math"/>
                <w:bCs/>
                <w:i/>
              </w:rPr>
            </m:ctrlPr>
          </m:sSubPr>
          <m:e>
            <m:r>
              <m:rPr/>
              <w:rPr>
                <w:rFonts w:hint="eastAsia" w:ascii="Cambria Math" w:hAnsi="Cambria Math"/>
              </w:rPr>
              <m:t>S</m:t>
            </m:r>
            <m:ctrlPr>
              <w:rPr>
                <w:rFonts w:hint="eastAsia" w:ascii="Cambria Math" w:hAnsi="Cambria Math"/>
                <w:bCs/>
                <w:i/>
              </w:rPr>
            </m:ctrlPr>
          </m:e>
          <m:sub>
            <m:r>
              <m:rPr/>
              <w:rPr>
                <w:rFonts w:hint="eastAsia" w:ascii="Cambria Math" w:hAnsi="Cambria Math"/>
              </w:rPr>
              <m:t>m</m:t>
            </m:r>
            <m:ctrlPr>
              <w:rPr>
                <w:rFonts w:ascii="Cambria Math" w:hAnsi="Cambria Math"/>
                <w:bCs/>
                <w:i/>
              </w:rPr>
            </m:ctrlPr>
          </m:sub>
        </m:sSub>
      </m:oMath>
      <w:r>
        <w:rPr>
          <w:rFonts w:hint="eastAsia"/>
          <w:bCs/>
        </w:rPr>
        <w:t>。</w:t>
      </w:r>
    </w:p>
  </w:comment>
  <w:comment w:id="7" w:author="LRC" w:date="2026-07-02T14:21:00Z" w:initials="">
    <w:p w14:paraId="421E2ACE">
      <w:pPr>
        <w:pStyle w:val="8"/>
      </w:pPr>
      <w:r>
        <w:rPr>
          <w:rFonts w:hint="eastAsia"/>
        </w:rPr>
        <w:t>请核实中文名称是否正确。</w:t>
      </w:r>
    </w:p>
  </w:comment>
  <w:comment w:id="8" w:author="LRC" w:date="2026-07-02T14:24:00Z" w:initials="">
    <w:p w14:paraId="78D649EC">
      <w:pPr>
        <w:pStyle w:val="8"/>
      </w:pPr>
      <w:r>
        <w:rPr>
          <w:rFonts w:hint="eastAsia"/>
        </w:rPr>
        <w:t>请核实中文名称是否正确。</w:t>
      </w:r>
    </w:p>
  </w:comment>
  <w:comment w:id="9" w:author="LRC" w:date="2026-07-02T11:26:00Z" w:initials="">
    <w:p w14:paraId="064EB0FF">
      <w:pPr>
        <w:pStyle w:val="8"/>
      </w:pPr>
      <w:r>
        <w:rPr>
          <w:rFonts w:hint="eastAsia"/>
        </w:rPr>
        <w:t>根据什么与周围节点的连接性？</w:t>
      </w:r>
    </w:p>
  </w:comment>
  <w:comment w:id="10" w:author="LRC" w:date="2026-07-02T16:44:00Z" w:initials="">
    <w:p w14:paraId="2A5C673B">
      <w:pPr>
        <w:pStyle w:val="8"/>
      </w:pPr>
      <w:r>
        <w:rPr>
          <w:rFonts w:hint="eastAsia"/>
        </w:rPr>
        <w:t>下面以图（a）为例说明一下坐标图修改规范，其余图片参考该规范，类似问题统改。</w:t>
      </w:r>
    </w:p>
    <w:p w14:paraId="269D5DD4">
      <w:pPr>
        <w:pStyle w:val="8"/>
        <w:numPr>
          <w:ilvl w:val="0"/>
          <w:numId w:val="3"/>
        </w:numPr>
      </w:pPr>
      <w:r>
        <w:rPr>
          <w:rFonts w:hint="eastAsia"/>
        </w:rPr>
        <w:t>横坐标轴的标目</w:t>
      </w:r>
      <m:oMath>
        <m:r>
          <m:rPr/>
          <w:rPr>
            <w:rFonts w:ascii="Cambria Math" w:hAnsi="Cambria Math"/>
          </w:rPr>
          <m:t>ξ</m:t>
        </m:r>
      </m:oMath>
      <w:r>
        <w:rPr>
          <w:rFonts w:hint="eastAsia"/>
        </w:rPr>
        <w:t>改为斜体。纵坐标轴的标目</w:t>
      </w:r>
      <m:oMath>
        <m:sSub>
          <m:sSubPr>
            <m:ctrlPr>
              <w:rPr>
                <w:rFonts w:ascii="Cambria Math" w:hAnsi="Cambria Math" w:cs="Cambria Math"/>
                <w:bCs/>
                <w:i/>
              </w:rPr>
            </m:ctrlPr>
          </m:sSubPr>
          <m:e>
            <m:r>
              <m:rPr/>
              <w:rPr>
                <w:rFonts w:ascii="Cambria Math" w:hAnsi="Cambria Math" w:cs="Cambria Math"/>
              </w:rPr>
              <m:t>P</m:t>
            </m:r>
            <m:ctrlPr>
              <w:rPr>
                <w:rFonts w:ascii="Cambria Math" w:hAnsi="Cambria Math" w:cs="Cambria Math"/>
                <w:bCs/>
                <w:i/>
              </w:rPr>
            </m:ctrlPr>
          </m:e>
          <m:sub>
            <m:r>
              <m:rPr>
                <m:sty m:val="p"/>
              </m:rPr>
              <w:rPr>
                <w:rFonts w:ascii="Cambria Math" w:hAnsi="Cambria Math" w:cs="Cambria Math"/>
              </w:rPr>
              <m:t>acc</m:t>
            </m:r>
            <m:ctrlPr>
              <w:rPr>
                <w:rFonts w:ascii="Cambria Math" w:hAnsi="Cambria Math" w:cs="Cambria Math"/>
                <w:bCs/>
                <w:i/>
              </w:rPr>
            </m:ctrlPr>
          </m:sub>
        </m:sSub>
        <m:r>
          <m:rPr>
            <m:sty m:val="p"/>
          </m:rPr>
          <w:rPr>
            <w:rFonts w:hint="eastAsia" w:ascii="Cambria Math" w:hAnsi="Cambria Math" w:cs="Cambria Math"/>
          </w:rPr>
          <m:t>中</m:t>
        </m:r>
      </m:oMath>
      <w:r>
        <w:rPr>
          <w:rFonts w:hint="eastAsia"/>
          <w:bCs/>
          <w:i/>
        </w:rPr>
        <w:t>P</w:t>
      </w:r>
      <w:r>
        <w:rPr>
          <w:rFonts w:hint="eastAsia"/>
          <w:bCs/>
        </w:rPr>
        <w:t>改为斜体，下标acc正体保持不变。</w:t>
      </w:r>
    </w:p>
    <w:p w14:paraId="4012E4B0">
      <w:pPr>
        <w:pStyle w:val="8"/>
        <w:numPr>
          <w:ilvl w:val="0"/>
          <w:numId w:val="3"/>
        </w:numPr>
      </w:pPr>
      <w:r>
        <w:rPr>
          <w:rFonts w:hint="eastAsia"/>
        </w:rPr>
        <w:t>纵坐标轴需要在整刻度线处开始和结束，且范围要包含所有数据线。如：纵坐标轴从0</w:t>
      </w:r>
      <w:r>
        <w:t>.14</w:t>
      </w:r>
      <w:r>
        <w:rPr>
          <w:rFonts w:hint="eastAsia"/>
        </w:rPr>
        <w:t>开始（即横轴下移至0</w:t>
      </w:r>
      <w:r>
        <w:t>.14</w:t>
      </w:r>
      <w:r>
        <w:rPr>
          <w:rFonts w:hint="eastAsia"/>
        </w:rPr>
        <w:t>刻度线处），到0</w:t>
      </w:r>
      <w:r>
        <w:t>.70</w:t>
      </w:r>
      <w:r>
        <w:rPr>
          <w:rFonts w:hint="eastAsia"/>
        </w:rPr>
        <w:t>结束。</w:t>
      </w:r>
    </w:p>
    <w:p w14:paraId="142D58E4">
      <w:pPr>
        <w:pStyle w:val="8"/>
        <w:numPr>
          <w:ilvl w:val="0"/>
          <w:numId w:val="3"/>
        </w:numPr>
      </w:pPr>
      <w:r>
        <w:rPr>
          <w:rFonts w:hint="eastAsia"/>
        </w:rPr>
        <w:t>Youtube要跟正文中一致，改为You</w:t>
      </w:r>
      <w:r>
        <w:t>T</w:t>
      </w:r>
      <w:r>
        <w:rPr>
          <w:rFonts w:hint="eastAsia"/>
        </w:rPr>
        <w:t>ube。</w:t>
      </w:r>
    </w:p>
    <w:p w14:paraId="0A496B85">
      <w:pPr>
        <w:pStyle w:val="8"/>
        <w:numPr>
          <w:ilvl w:val="0"/>
          <w:numId w:val="3"/>
        </w:numPr>
        <w:rPr>
          <w:rFonts w:hint="eastAsia"/>
        </w:rPr>
      </w:pPr>
      <w:r>
        <w:rPr>
          <w:rFonts w:hint="eastAsia"/>
        </w:rPr>
        <w:t>最下面的图注居中放置，整体用黑框线框起来，S</w:t>
      </w:r>
      <w:r>
        <w:t>S</w:t>
      </w:r>
      <w:r>
        <w:rPr>
          <w:rFonts w:hint="eastAsia"/>
        </w:rPr>
        <w:t>改为</w:t>
      </w:r>
      <w:r>
        <w:rPr>
          <w:bCs/>
        </w:rPr>
        <w:t>Spikyball</w:t>
      </w:r>
      <w:r>
        <w:rPr>
          <w:rFonts w:hint="eastAsia"/>
          <w:bCs/>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509D80" w15:done="0"/>
  <w15:commentEx w15:paraId="74A25B59" w15:done="0"/>
  <w15:commentEx w15:paraId="6828E2C9" w15:done="0" w15:paraIdParent="74A25B59"/>
  <w15:commentEx w15:paraId="45F6AF76" w15:done="0" w15:paraIdParent="74A25B59"/>
  <w15:commentEx w15:paraId="1267A6C7" w15:done="0"/>
  <w15:commentEx w15:paraId="021D9919" w15:done="0" w15:paraIdParent="1267A6C7"/>
  <w15:commentEx w15:paraId="376D902B" w15:done="0"/>
  <w15:commentEx w15:paraId="421E2ACE" w15:done="0"/>
  <w15:commentEx w15:paraId="78D649EC" w15:done="0"/>
  <w15:commentEx w15:paraId="064EB0FF" w15:done="0"/>
  <w15:commentEx w15:paraId="0A496B8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Euclid Math Two">
    <w:altName w:val="Segoe Print"/>
    <w:panose1 w:val="02050601010101010101"/>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KSOFF9CBECC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71773690"/>
    </w:sdtPr>
    <w:sdtContent>
      <w:p w14:paraId="7C93437E">
        <w:pPr>
          <w:pStyle w:val="10"/>
          <w:jc w:val="right"/>
        </w:pPr>
        <w:r>
          <w:fldChar w:fldCharType="begin"/>
        </w:r>
        <w:r>
          <w:instrText xml:space="preserve">PAGE   \* MERGEFORMAT</w:instrText>
        </w:r>
        <w:r>
          <w:fldChar w:fldCharType="separate"/>
        </w:r>
        <w:r>
          <w:rPr>
            <w:lang w:val="zh-CN"/>
          </w:rPr>
          <w:t>9</w:t>
        </w:r>
        <w:r>
          <w:fldChar w:fldCharType="end"/>
        </w:r>
      </w:p>
    </w:sdtContent>
  </w:sdt>
  <w:p w14:paraId="38913D7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76997240"/>
    </w:sdtPr>
    <w:sdtContent>
      <w:p w14:paraId="25031234">
        <w:pPr>
          <w:pStyle w:val="10"/>
          <w:jc w:val="right"/>
        </w:pPr>
        <w:r>
          <w:fldChar w:fldCharType="begin"/>
        </w:r>
        <w:r>
          <w:instrText xml:space="preserve">PAGE   \* MERGEFORMAT</w:instrText>
        </w:r>
        <w:r>
          <w:fldChar w:fldCharType="separate"/>
        </w:r>
        <w:r>
          <w:rPr>
            <w:lang w:val="zh-CN"/>
          </w:rPr>
          <w:t>8</w:t>
        </w:r>
        <w:r>
          <w:fldChar w:fldCharType="end"/>
        </w:r>
      </w:p>
    </w:sdtContent>
  </w:sdt>
  <w:p w14:paraId="01DE0EAA">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9D235">
    <w:pPr>
      <w:pStyle w:val="10"/>
      <w:rPr>
        <w:rFonts w:eastAsia="黑体"/>
        <w:color w:val="000000"/>
        <w:sz w:val="15"/>
      </w:rPr>
    </w:pPr>
    <w:bookmarkStart w:id="58" w:name="_Hlk179375751"/>
    <w:bookmarkStart w:id="59" w:name="_Hlk179375732"/>
    <w:bookmarkStart w:id="60" w:name="_Hlk179375750"/>
    <w:bookmarkStart w:id="61" w:name="_Hlk179375731"/>
    <w:r>
      <w:rPr>
        <w:rFonts w:hint="eastAsia" w:eastAsia="黑体"/>
        <w:color w:val="000000"/>
        <w:sz w:val="15"/>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57785</wp:posOffset>
              </wp:positionV>
              <wp:extent cx="1600200" cy="0"/>
              <wp:effectExtent l="9525" t="10160" r="9525" b="8890"/>
              <wp:wrapNone/>
              <wp:docPr id="1987676354"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906">
                        <a:solidFill>
                          <a:srgbClr val="000000"/>
                        </a:solidFill>
                        <a:round/>
                      </a:ln>
                    </wps:spPr>
                    <wps:bodyPr/>
                  </wps:wsp>
                </a:graphicData>
              </a:graphic>
            </wp:anchor>
          </w:drawing>
        </mc:Choice>
        <mc:Fallback>
          <w:pict>
            <v:line id="直接连接符 5" o:spid="_x0000_s1026" o:spt="20" style="position:absolute;left:0pt;margin-left:0pt;margin-top:4.55pt;height:0pt;width:126pt;z-index:251659264;mso-width-relative:page;mso-height-relative:page;" filled="f" stroked="t" coordsize="21600,21600" o:gfxdata="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CGr9WfQAAAA&#10;BAEAAA8AAAAAAAAAAQAgAAAAIgAAAGRycy9kb3ducmV2LnhtbFBLAQIUABQAAAAIAIdO4kDdVAE1&#10;7AEAALMDAAAOAAAAAAAAAAEAIAAAAB8BAABkcnMvZTJvRG9jLnhtbFBLBQYAAAAABgAGAFkBAAB9&#10;BQAAAAA=&#10;">
              <v:fill on="f" focussize="0,0"/>
              <v:stroke weight="0.78pt" color="#000000" joinstyle="round"/>
              <v:imagedata o:title=""/>
              <o:lock v:ext="edit" aspectratio="f"/>
            </v:line>
          </w:pict>
        </mc:Fallback>
      </mc:AlternateContent>
    </w:r>
  </w:p>
  <w:bookmarkEnd w:id="58"/>
  <w:bookmarkEnd w:id="59"/>
  <w:bookmarkEnd w:id="60"/>
  <w:bookmarkEnd w:id="61"/>
  <w:p w14:paraId="237204D6">
    <w:pPr>
      <w:pStyle w:val="10"/>
      <w:rPr>
        <w:rFonts w:eastAsia="黑体"/>
        <w:color w:val="000000"/>
        <w:sz w:val="15"/>
      </w:rPr>
    </w:pPr>
    <w:r>
      <w:rPr>
        <w:rFonts w:hint="eastAsia" w:eastAsia="黑体"/>
        <w:color w:val="000000"/>
        <w:sz w:val="15"/>
      </w:rPr>
      <w:t>收稿日期：</w:t>
    </w:r>
    <w:del w:id="0" w:author="LRC" w:date="2026-06-16T16:21:00Z">
      <w:r>
        <w:rPr>
          <w:rFonts w:hint="eastAsia" w:eastAsia="黑体"/>
          <w:color w:val="000000"/>
          <w:sz w:val="15"/>
        </w:rPr>
        <w:delText>yyyy-mm-dd</w:delText>
      </w:r>
    </w:del>
    <w:ins w:id="1" w:author="LRC" w:date="2026-06-16T16:21:00Z">
      <w:r>
        <w:rPr>
          <w:rFonts w:eastAsia="黑体"/>
          <w:color w:val="000000"/>
          <w:sz w:val="15"/>
        </w:rPr>
        <w:t>2025-11-20</w:t>
      </w:r>
    </w:ins>
  </w:p>
  <w:p w14:paraId="68304774">
    <w:pPr>
      <w:pStyle w:val="10"/>
      <w:rPr>
        <w:rFonts w:eastAsia="黑体"/>
        <w:color w:val="000000"/>
        <w:sz w:val="15"/>
        <w:bdr w:val="single" w:color="auto" w:sz="4" w:space="0"/>
      </w:rPr>
    </w:pPr>
    <w:r>
      <w:rPr>
        <w:rFonts w:hint="eastAsia" w:eastAsia="黑体"/>
        <w:color w:val="000000"/>
        <w:sz w:val="15"/>
      </w:rPr>
      <w:t>基金项目：国家自然科学基金</w:t>
    </w:r>
    <w:ins w:id="2" w:author="LRC" w:date="2026-06-16T16:21:00Z">
      <w:r>
        <w:rPr>
          <w:rFonts w:hint="eastAsia" w:eastAsia="黑体"/>
          <w:color w:val="000000"/>
          <w:sz w:val="15"/>
        </w:rPr>
        <w:t>资助项目</w:t>
      </w:r>
    </w:ins>
    <w:r>
      <w:rPr>
        <w:rFonts w:hint="eastAsia" w:eastAsia="黑体"/>
        <w:color w:val="000000"/>
        <w:sz w:val="15"/>
      </w:rPr>
      <w:t>(62172102)</w:t>
    </w:r>
    <w:r>
      <w:rPr>
        <w:rFonts w:eastAsia="黑体"/>
        <w:color w:val="000000"/>
        <w:sz w:val="15"/>
      </w:rPr>
      <w:t>；</w:t>
    </w:r>
    <w:r>
      <w:rPr>
        <w:rFonts w:hint="eastAsia" w:eastAsia="黑体"/>
        <w:color w:val="000000"/>
        <w:sz w:val="15"/>
      </w:rPr>
      <w:t>四川</w:t>
    </w:r>
    <w:r>
      <w:rPr>
        <w:rFonts w:eastAsia="黑体"/>
        <w:color w:val="000000"/>
        <w:sz w:val="15"/>
      </w:rPr>
      <w:t>省</w:t>
    </w:r>
    <w:r>
      <w:rPr>
        <w:rFonts w:hint="eastAsia" w:eastAsia="黑体"/>
        <w:color w:val="000000"/>
        <w:sz w:val="15"/>
      </w:rPr>
      <w:t>科技创新人才基金</w:t>
    </w:r>
    <w:ins w:id="3" w:author="LRC" w:date="2026-06-16T16:21:00Z">
      <w:r>
        <w:rPr>
          <w:rFonts w:hint="eastAsia" w:eastAsia="黑体"/>
          <w:color w:val="000000"/>
          <w:sz w:val="15"/>
        </w:rPr>
        <w:t>资助项目</w:t>
      </w:r>
    </w:ins>
    <w:r>
      <w:rPr>
        <w:rFonts w:hint="eastAsia" w:eastAsia="黑体"/>
        <w:color w:val="000000"/>
        <w:sz w:val="15"/>
      </w:rPr>
      <w:t>(2022JDRC0009</w:t>
    </w:r>
    <w:r>
      <w:rPr>
        <w:rFonts w:eastAsia="黑体"/>
        <w:color w:val="000000"/>
        <w:sz w:val="15"/>
      </w:rPr>
      <w:t>)</w:t>
    </w:r>
  </w:p>
  <w:p w14:paraId="1F321272">
    <w:pPr>
      <w:pStyle w:val="10"/>
      <w:rPr>
        <w:rFonts w:eastAsia="黑体"/>
        <w:color w:val="000000"/>
        <w:sz w:val="15"/>
      </w:rPr>
    </w:pPr>
    <w:r>
      <w:rPr>
        <w:rFonts w:hint="eastAsia" w:eastAsia="黑体"/>
        <w:color w:val="000000"/>
        <w:sz w:val="15"/>
      </w:rPr>
      <w:t>第一作者简介：胡滨（2001</w:t>
    </w:r>
    <w:del w:id="4" w:author="LRC" w:date="2026-06-16T16:22:00Z">
      <w:r>
        <w:rPr>
          <w:rFonts w:hint="eastAsia" w:eastAsia="黑体"/>
          <w:color w:val="000000"/>
          <w:sz w:val="15"/>
        </w:rPr>
        <w:delText>-</w:delText>
      </w:r>
    </w:del>
    <w:ins w:id="5" w:author="LRC" w:date="2026-06-16T16:22:00Z">
      <w:r>
        <w:rPr>
          <w:rFonts w:hint="eastAsia" w:eastAsia="黑体"/>
          <w:color w:val="000000"/>
          <w:sz w:val="15"/>
        </w:rPr>
        <w:t>—</w:t>
      </w:r>
    </w:ins>
    <w:r>
      <w:rPr>
        <w:rFonts w:hint="eastAsia" w:eastAsia="黑体"/>
        <w:color w:val="000000"/>
        <w:sz w:val="15"/>
      </w:rPr>
      <w:t>），</w:t>
    </w:r>
    <w:r>
      <w:rPr>
        <w:rFonts w:hint="eastAsia" w:eastAsia="黑体"/>
        <w:sz w:val="15"/>
      </w:rPr>
      <w:t>男，湖北孝感人，</w:t>
    </w:r>
    <w:r>
      <w:rPr>
        <w:rFonts w:hint="eastAsia" w:eastAsia="黑体"/>
        <w:color w:val="000000"/>
        <w:sz w:val="15"/>
      </w:rPr>
      <w:t>硕士研究生，主要研究方向为数据挖掘、机器学习。E-mail:</w:t>
    </w:r>
    <w:r>
      <w:rPr>
        <w:rFonts w:hint="eastAsia"/>
        <w:color w:val="FFFFFF"/>
        <w:sz w:val="21"/>
        <w:szCs w:val="21"/>
      </w:rPr>
      <w:t xml:space="preserve"> </w:t>
    </w:r>
    <w:r>
      <w:rPr>
        <w:rFonts w:hint="eastAsia" w:eastAsia="黑体"/>
        <w:color w:val="000000"/>
        <w:sz w:val="15"/>
      </w:rPr>
      <w:t>2498551171@qq.com</w:t>
    </w:r>
  </w:p>
  <w:p w14:paraId="5EFA6911">
    <w:pPr>
      <w:pStyle w:val="10"/>
      <w:rPr>
        <w:rFonts w:ascii="黑体" w:hAnsi="黑体" w:eastAsia="黑体"/>
        <w:sz w:val="15"/>
        <w:szCs w:val="15"/>
      </w:rPr>
    </w:pPr>
    <w:ins w:id="6" w:author="LRC" w:date="2026-06-16T16:22:00Z">
      <w:r>
        <w:rPr>
          <w:rFonts w:hint="eastAsia" w:ascii="黑体" w:hAnsi="黑体" w:eastAsia="黑体"/>
          <w:sz w:val="15"/>
          <w:szCs w:val="15"/>
        </w:rPr>
        <w:t>*</w:t>
      </w:r>
    </w:ins>
    <w:r>
      <w:rPr>
        <w:rFonts w:hint="eastAsia" w:ascii="黑体" w:hAnsi="黑体" w:eastAsia="黑体"/>
        <w:sz w:val="15"/>
        <w:szCs w:val="15"/>
      </w:rPr>
      <w:t>通</w:t>
    </w:r>
    <w:del w:id="7" w:author="LRC" w:date="2026-06-16T16:22:00Z">
      <w:r>
        <w:rPr>
          <w:rFonts w:hint="eastAsia" w:ascii="黑体" w:hAnsi="黑体" w:eastAsia="黑体"/>
          <w:sz w:val="15"/>
          <w:szCs w:val="15"/>
        </w:rPr>
        <w:delText>讯</w:delText>
      </w:r>
    </w:del>
    <w:ins w:id="8" w:author="LRC" w:date="2026-06-16T16:22:00Z">
      <w:r>
        <w:rPr>
          <w:rFonts w:hint="eastAsia" w:ascii="黑体" w:hAnsi="黑体" w:eastAsia="黑体"/>
          <w:sz w:val="15"/>
          <w:szCs w:val="15"/>
        </w:rPr>
        <w:t>信</w:t>
      </w:r>
    </w:ins>
    <w:r>
      <w:rPr>
        <w:rFonts w:hint="eastAsia" w:ascii="黑体" w:hAnsi="黑体" w:eastAsia="黑体"/>
        <w:sz w:val="15"/>
        <w:szCs w:val="15"/>
      </w:rPr>
      <w:t>作者简介：王欣（1981</w:t>
    </w:r>
    <w:del w:id="9" w:author="LRC" w:date="2026-06-16T16:22:00Z">
      <w:r>
        <w:rPr>
          <w:rFonts w:hint="eastAsia" w:eastAsia="黑体"/>
          <w:color w:val="000000"/>
          <w:sz w:val="15"/>
        </w:rPr>
        <w:delText>-</w:delText>
      </w:r>
    </w:del>
    <w:ins w:id="10" w:author="LRC" w:date="2026-06-16T16:22:00Z">
      <w:r>
        <w:rPr>
          <w:rFonts w:hint="eastAsia" w:eastAsia="黑体"/>
          <w:color w:val="000000"/>
          <w:sz w:val="15"/>
        </w:rPr>
        <w:t>—</w:t>
      </w:r>
    </w:ins>
    <w:r>
      <w:rPr>
        <w:rFonts w:hint="eastAsia" w:ascii="黑体" w:hAnsi="黑体" w:eastAsia="黑体"/>
        <w:sz w:val="15"/>
        <w:szCs w:val="15"/>
      </w:rPr>
      <w:t>），男，江苏扬州人，教授，博士生导师，博士</w:t>
    </w:r>
    <w:del w:id="11" w:author="LRC" w:date="2026-06-16T16:22:00Z">
      <w:r>
        <w:rPr>
          <w:rFonts w:hint="eastAsia" w:ascii="黑体" w:hAnsi="黑体" w:eastAsia="黑体"/>
          <w:sz w:val="15"/>
          <w:szCs w:val="15"/>
        </w:rPr>
        <w:delText>。</w:delText>
      </w:r>
    </w:del>
    <w:ins w:id="12" w:author="LRC" w:date="2026-06-16T16:22:00Z">
      <w:r>
        <w:rPr>
          <w:rFonts w:hint="eastAsia" w:ascii="黑体" w:hAnsi="黑体" w:eastAsia="黑体"/>
          <w:sz w:val="15"/>
          <w:szCs w:val="15"/>
        </w:rPr>
        <w:t>，</w:t>
      </w:r>
    </w:ins>
    <w:r>
      <w:rPr>
        <w:rFonts w:hint="eastAsia" w:ascii="黑体" w:hAnsi="黑体" w:eastAsia="黑体"/>
        <w:sz w:val="15"/>
        <w:szCs w:val="15"/>
      </w:rPr>
      <w:t>主要研究方向为机器学习、数据挖掘及油气人工智能。</w:t>
    </w:r>
    <w:r>
      <w:rPr>
        <w:rFonts w:hint="eastAsia" w:eastAsia="黑体"/>
        <w:color w:val="000000"/>
        <w:sz w:val="15"/>
      </w:rPr>
      <w:t>E-mail:</w:t>
    </w:r>
    <w:ins w:id="13" w:author="LRC" w:date="2026-06-16T16:22:00Z">
      <w:r>
        <w:rPr>
          <w:rFonts w:eastAsia="黑体"/>
          <w:color w:val="000000"/>
          <w:sz w:val="15"/>
        </w:rPr>
        <w:t xml:space="preserve"> </w:t>
      </w:r>
    </w:ins>
    <w:r>
      <w:rPr>
        <w:rFonts w:hint="eastAsia" w:eastAsia="黑体"/>
        <w:color w:val="000000"/>
        <w:sz w:val="15"/>
      </w:rPr>
      <w:t>xinwang@swpu.edu.cn</w:t>
    </w:r>
  </w:p>
  <w:p w14:paraId="479DA038">
    <w:pPr>
      <w:pStyle w:val="10"/>
      <w:rPr>
        <w:rFonts w:ascii="黑体" w:hAnsi="黑体" w:eastAsia="黑体"/>
        <w:sz w:val="15"/>
        <w:szCs w:val="15"/>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4999E">
    <w:pPr>
      <w:pStyle w:val="11"/>
    </w:pPr>
    <w:r>
      <w:rPr>
        <w:rFonts w:hint="eastAsia"/>
      </w:rPr>
      <w:t>第？期</w:t>
    </w:r>
    <w:r>
      <w:rPr>
        <w:rFonts w:hint="eastAsia"/>
      </w:rPr>
      <w:tab/>
    </w:r>
    <w:r>
      <w:rPr>
        <w:rFonts w:hint="eastAsia"/>
      </w:rPr>
      <w:t xml:space="preserve">                        </w:t>
    </w:r>
    <w:r>
      <w:rPr>
        <w:rFonts w:hint="eastAsia" w:ascii="宋体" w:hAnsi="宋体" w:cs="黑体"/>
      </w:rPr>
      <w:t>胡滨,等:</w:t>
    </w:r>
    <w:r>
      <w:t xml:space="preserve"> </w:t>
    </w:r>
    <w:r>
      <w:rPr>
        <w:rFonts w:hint="eastAsia"/>
      </w:rPr>
      <w:t>基于Motif的图模式感知采样</w:t>
    </w:r>
    <w:r>
      <w:rPr>
        <w:rFonts w:hint="eastAsia" w:ascii="宋体" w:hAnsi="宋体" w:cs="黑体"/>
      </w:rPr>
      <w:t xml:space="preserve">                      </w:t>
    </w:r>
    <w:r>
      <w:rPr>
        <w:rFonts w:hint="eastAsia"/>
      </w:rPr>
      <w:tab/>
    </w:r>
    <w:r>
      <w:rPr>
        <w:rFonts w:hint="eastAsia"/>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39C31">
    <w:pPr>
      <w:pStyle w:val="11"/>
      <w:jc w:val="both"/>
    </w:pPr>
    <w:r>
      <w:rPr>
        <w:rFonts w:hint="eastAsia"/>
      </w:rPr>
      <w:t xml:space="preserve">？                                   </w:t>
    </w:r>
    <w:r>
      <w:rPr>
        <w:rFonts w:hint="eastAsia" w:ascii="黑体"/>
        <w:bCs/>
      </w:rPr>
      <w:t>山  东  大  学  学  报  （</w:t>
    </w:r>
    <w:r>
      <w:rPr>
        <w:rFonts w:hint="eastAsia"/>
        <w:bCs/>
      </w:rPr>
      <w:t xml:space="preserve">工  </w:t>
    </w:r>
    <w:r>
      <w:rPr>
        <w:rFonts w:hint="eastAsia" w:ascii="黑体"/>
        <w:bCs/>
      </w:rPr>
      <w:t>学  版）</w:t>
    </w:r>
    <w:r>
      <w:rPr>
        <w:rFonts w:hint="eastAsia"/>
      </w:rPr>
      <w:t xml:space="preserve">                      第？卷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48C79">
    <w:pPr>
      <w:pStyle w:val="11"/>
      <w:tabs>
        <w:tab w:val="right" w:pos="9540"/>
        <w:tab w:val="clear" w:pos="8306"/>
      </w:tabs>
      <w:ind w:right="-16"/>
      <w:jc w:val="both"/>
      <w:rPr>
        <w:rFonts w:ascii="宋体" w:hAnsi="宋体"/>
      </w:rPr>
    </w:pPr>
    <w:bookmarkStart w:id="57" w:name="_Hlk179296671"/>
    <w:r>
      <w:rPr>
        <w:rFonts w:hint="eastAsia" w:ascii="宋体" w:hAnsi="宋体"/>
      </w:rPr>
      <w:t>第  卷  第 期                    山  东  大  学  学  报  （工  学  版）                         ? 年  ? 月</w:t>
    </w:r>
  </w:p>
  <w:bookmarkEnd w:id="57"/>
  <w:p w14:paraId="47BDDE8A">
    <w:pPr>
      <w:pStyle w:val="11"/>
      <w:tabs>
        <w:tab w:val="right" w:pos="9540"/>
      </w:tabs>
      <w:ind w:right="-16"/>
      <w:rPr>
        <w:bCs/>
        <w:sz w:val="16"/>
      </w:rPr>
    </w:pPr>
    <w:r>
      <w:rPr>
        <w:rFonts w:hint="eastAsia"/>
        <w:sz w:val="16"/>
      </w:rPr>
      <w:t xml:space="preserve"> Vol.？   No.？</w:t>
    </w:r>
    <w:r>
      <w:rPr>
        <w:rFonts w:hint="eastAsia"/>
      </w:rPr>
      <w:t xml:space="preserve">    </w:t>
    </w:r>
    <w:r>
      <w:rPr>
        <w:rFonts w:hint="eastAsia"/>
        <w:bCs/>
      </w:rPr>
      <w:t xml:space="preserve">          Journal of Shandong University (Engineering Science)  </w:t>
    </w:r>
    <w:r>
      <w:rPr>
        <w:rFonts w:hint="eastAsia"/>
        <w:b/>
      </w:rPr>
      <w:t xml:space="preserve">    </w:t>
    </w:r>
    <w:r>
      <w:rPr>
        <w:rFonts w:hint="eastAsia"/>
        <w:bCs/>
      </w:rPr>
      <w:t xml:space="preserve">                    </w:t>
    </w:r>
    <w:r>
      <w:rPr>
        <w:bCs/>
        <w:sz w:val="16"/>
      </w:rPr>
      <w:t>M</w:t>
    </w:r>
    <w:r>
      <w:rPr>
        <w:rFonts w:hint="eastAsia"/>
        <w:bCs/>
        <w:sz w:val="16"/>
      </w:rPr>
      <w:t>onth.</w:t>
    </w:r>
    <w:r>
      <w:rPr>
        <w:bCs/>
        <w:sz w:val="16"/>
      </w:rPr>
      <w:t>Y</w:t>
    </w:r>
    <w:r>
      <w:rPr>
        <w:rFonts w:hint="eastAsia"/>
        <w:bCs/>
        <w:sz w:val="16"/>
      </w:rPr>
      <w:t>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6CFC0"/>
    <w:multiLevelType w:val="multilevel"/>
    <w:tmpl w:val="ABB6CFC0"/>
    <w:lvl w:ilvl="0" w:tentative="0">
      <w:start w:val="1"/>
      <w:numFmt w:val="decimal"/>
      <w:lvlText w:val="[%1]"/>
      <w:lvlJc w:val="left"/>
      <w:pPr>
        <w:ind w:left="441" w:hanging="440"/>
      </w:pPr>
      <w:rPr>
        <w:rFonts w:hint="default" w:ascii="宋体" w:hAnsi="宋体" w:eastAsia="宋体" w:cs="宋体"/>
        <w:sz w:val="18"/>
        <w:szCs w:val="18"/>
      </w:rPr>
    </w:lvl>
    <w:lvl w:ilvl="1" w:tentative="0">
      <w:start w:val="1"/>
      <w:numFmt w:val="lowerLetter"/>
      <w:lvlText w:val="%2)"/>
      <w:lvlJc w:val="left"/>
      <w:pPr>
        <w:ind w:left="881" w:hanging="440"/>
      </w:pPr>
    </w:lvl>
    <w:lvl w:ilvl="2" w:tentative="0">
      <w:start w:val="1"/>
      <w:numFmt w:val="lowerRoman"/>
      <w:lvlText w:val="%3."/>
      <w:lvlJc w:val="right"/>
      <w:pPr>
        <w:ind w:left="1321" w:hanging="440"/>
      </w:pPr>
    </w:lvl>
    <w:lvl w:ilvl="3" w:tentative="0">
      <w:start w:val="1"/>
      <w:numFmt w:val="decimal"/>
      <w:lvlText w:val="%4."/>
      <w:lvlJc w:val="left"/>
      <w:pPr>
        <w:ind w:left="1761" w:hanging="440"/>
      </w:pPr>
    </w:lvl>
    <w:lvl w:ilvl="4" w:tentative="0">
      <w:start w:val="1"/>
      <w:numFmt w:val="lowerLetter"/>
      <w:lvlText w:val="%5)"/>
      <w:lvlJc w:val="left"/>
      <w:pPr>
        <w:ind w:left="2201" w:hanging="440"/>
      </w:pPr>
    </w:lvl>
    <w:lvl w:ilvl="5" w:tentative="0">
      <w:start w:val="1"/>
      <w:numFmt w:val="lowerRoman"/>
      <w:lvlText w:val="%6."/>
      <w:lvlJc w:val="right"/>
      <w:pPr>
        <w:ind w:left="2641" w:hanging="440"/>
      </w:pPr>
    </w:lvl>
    <w:lvl w:ilvl="6" w:tentative="0">
      <w:start w:val="1"/>
      <w:numFmt w:val="decimal"/>
      <w:lvlText w:val="%7."/>
      <w:lvlJc w:val="left"/>
      <w:pPr>
        <w:ind w:left="3081" w:hanging="440"/>
      </w:pPr>
    </w:lvl>
    <w:lvl w:ilvl="7" w:tentative="0">
      <w:start w:val="1"/>
      <w:numFmt w:val="lowerLetter"/>
      <w:lvlText w:val="%8)"/>
      <w:lvlJc w:val="left"/>
      <w:pPr>
        <w:ind w:left="3521" w:hanging="440"/>
      </w:pPr>
    </w:lvl>
    <w:lvl w:ilvl="8" w:tentative="0">
      <w:start w:val="1"/>
      <w:numFmt w:val="lowerRoman"/>
      <w:lvlText w:val="%9."/>
      <w:lvlJc w:val="right"/>
      <w:pPr>
        <w:ind w:left="3961" w:hanging="440"/>
      </w:pPr>
    </w:lvl>
  </w:abstractNum>
  <w:abstractNum w:abstractNumId="1">
    <w:nsid w:val="0E7456F1"/>
    <w:multiLevelType w:val="multilevel"/>
    <w:tmpl w:val="0E7456F1"/>
    <w:lvl w:ilvl="0" w:tentative="0">
      <w:start w:val="1"/>
      <w:numFmt w:val="decimal"/>
      <w:lvlText w:val="%1."/>
      <w:lvlJc w:val="left"/>
      <w:pPr>
        <w:ind w:left="860" w:hanging="440"/>
      </w:pPr>
      <w:rPr>
        <w:b w:val="0"/>
        <w:bCs w:val="0"/>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2E147BE4"/>
    <w:multiLevelType w:val="multilevel"/>
    <w:tmpl w:val="2E147BE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B263D94"/>
    <w:multiLevelType w:val="multilevel"/>
    <w:tmpl w:val="4B263D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62E18E54"/>
    <w:multiLevelType w:val="singleLevel"/>
    <w:tmpl w:val="62E18E54"/>
    <w:lvl w:ilvl="0" w:tentative="0">
      <w:start w:val="3"/>
      <w:numFmt w:val="decimal"/>
      <w:pStyle w:val="61"/>
      <w:suff w:val="nothing"/>
      <w:lvlText w:val="（%1）"/>
      <w:lvlJc w:val="left"/>
    </w:lvl>
  </w:abstractNum>
  <w:num w:numId="1">
    <w:abstractNumId w:val="4"/>
  </w:num>
  <w:num w:numId="2">
    <w:abstractNumId w:val="2"/>
  </w:num>
  <w:num w:numId="3">
    <w:abstractNumId w:val="3"/>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RC">
    <w15:presenceInfo w15:providerId="None" w15:userId="LRC"/>
  </w15:person>
  <w15:person w15:author="Mr.right">
    <w15:presenceInfo w15:providerId="WPS Office" w15:userId="12730111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0"/>
  <w:evenAndOddHeaders w:val="1"/>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A5NmYxOTVmZTYwNDY3NDYxYzNhMGE2NjNkOTk1YTYifQ=="/>
    <w:docVar w:name="KSO_WPS_MARK_KEY" w:val="6d46b390-c5d3-4ffb-8a90-c1bc3697c269"/>
  </w:docVars>
  <w:rsids>
    <w:rsidRoot w:val="001C35E3"/>
    <w:rsid w:val="00002283"/>
    <w:rsid w:val="00003978"/>
    <w:rsid w:val="0000417A"/>
    <w:rsid w:val="00004567"/>
    <w:rsid w:val="000103E6"/>
    <w:rsid w:val="00011300"/>
    <w:rsid w:val="00014254"/>
    <w:rsid w:val="000145B5"/>
    <w:rsid w:val="00015DB8"/>
    <w:rsid w:val="00021078"/>
    <w:rsid w:val="00023A7F"/>
    <w:rsid w:val="00024E31"/>
    <w:rsid w:val="00025918"/>
    <w:rsid w:val="000268AD"/>
    <w:rsid w:val="00031758"/>
    <w:rsid w:val="00033730"/>
    <w:rsid w:val="00040FC8"/>
    <w:rsid w:val="00042154"/>
    <w:rsid w:val="00042DA1"/>
    <w:rsid w:val="00042F54"/>
    <w:rsid w:val="00044BDB"/>
    <w:rsid w:val="000467F2"/>
    <w:rsid w:val="000470C9"/>
    <w:rsid w:val="00052AE0"/>
    <w:rsid w:val="0005439F"/>
    <w:rsid w:val="00054F78"/>
    <w:rsid w:val="00057BD2"/>
    <w:rsid w:val="0006020A"/>
    <w:rsid w:val="000606BC"/>
    <w:rsid w:val="00061A23"/>
    <w:rsid w:val="00061A56"/>
    <w:rsid w:val="000630BA"/>
    <w:rsid w:val="00064D98"/>
    <w:rsid w:val="0006533D"/>
    <w:rsid w:val="00065506"/>
    <w:rsid w:val="00065A2D"/>
    <w:rsid w:val="00065DDF"/>
    <w:rsid w:val="000723A7"/>
    <w:rsid w:val="00072413"/>
    <w:rsid w:val="00073424"/>
    <w:rsid w:val="00073658"/>
    <w:rsid w:val="000750F2"/>
    <w:rsid w:val="00075EFA"/>
    <w:rsid w:val="00080955"/>
    <w:rsid w:val="00080B3F"/>
    <w:rsid w:val="0008235E"/>
    <w:rsid w:val="00083996"/>
    <w:rsid w:val="000855AB"/>
    <w:rsid w:val="00085E05"/>
    <w:rsid w:val="0008641A"/>
    <w:rsid w:val="00091B8C"/>
    <w:rsid w:val="000A010C"/>
    <w:rsid w:val="000A10DF"/>
    <w:rsid w:val="000A1C84"/>
    <w:rsid w:val="000A3B78"/>
    <w:rsid w:val="000A4D37"/>
    <w:rsid w:val="000A5EB4"/>
    <w:rsid w:val="000B10BD"/>
    <w:rsid w:val="000B1AF1"/>
    <w:rsid w:val="000B52AE"/>
    <w:rsid w:val="000B59FF"/>
    <w:rsid w:val="000B6B84"/>
    <w:rsid w:val="000B6D32"/>
    <w:rsid w:val="000C0F4A"/>
    <w:rsid w:val="000C53C2"/>
    <w:rsid w:val="000C6331"/>
    <w:rsid w:val="000C7C47"/>
    <w:rsid w:val="000D0397"/>
    <w:rsid w:val="000D0F81"/>
    <w:rsid w:val="000D1FF0"/>
    <w:rsid w:val="000D2D60"/>
    <w:rsid w:val="000D341C"/>
    <w:rsid w:val="000D595F"/>
    <w:rsid w:val="000E05C3"/>
    <w:rsid w:val="000E0F3A"/>
    <w:rsid w:val="000E0FE0"/>
    <w:rsid w:val="000E189E"/>
    <w:rsid w:val="000F22EB"/>
    <w:rsid w:val="000F3579"/>
    <w:rsid w:val="000F489D"/>
    <w:rsid w:val="000F6922"/>
    <w:rsid w:val="000F730B"/>
    <w:rsid w:val="000F7C33"/>
    <w:rsid w:val="000F7C7A"/>
    <w:rsid w:val="00100536"/>
    <w:rsid w:val="00100C54"/>
    <w:rsid w:val="00101F82"/>
    <w:rsid w:val="001023A1"/>
    <w:rsid w:val="00105EDC"/>
    <w:rsid w:val="001108BB"/>
    <w:rsid w:val="001115EA"/>
    <w:rsid w:val="00111641"/>
    <w:rsid w:val="0011181F"/>
    <w:rsid w:val="0011379D"/>
    <w:rsid w:val="001141D0"/>
    <w:rsid w:val="00116DE8"/>
    <w:rsid w:val="001200B5"/>
    <w:rsid w:val="00120A83"/>
    <w:rsid w:val="00122912"/>
    <w:rsid w:val="00122B33"/>
    <w:rsid w:val="0012316E"/>
    <w:rsid w:val="00123BC2"/>
    <w:rsid w:val="00124264"/>
    <w:rsid w:val="00134050"/>
    <w:rsid w:val="0014340B"/>
    <w:rsid w:val="00144FFB"/>
    <w:rsid w:val="0014527A"/>
    <w:rsid w:val="001453D8"/>
    <w:rsid w:val="00146B8B"/>
    <w:rsid w:val="00146C7E"/>
    <w:rsid w:val="0015153F"/>
    <w:rsid w:val="0015179D"/>
    <w:rsid w:val="00151FB4"/>
    <w:rsid w:val="00152048"/>
    <w:rsid w:val="00152B08"/>
    <w:rsid w:val="00153027"/>
    <w:rsid w:val="001605E6"/>
    <w:rsid w:val="0016104C"/>
    <w:rsid w:val="0016138C"/>
    <w:rsid w:val="00162AEB"/>
    <w:rsid w:val="00165113"/>
    <w:rsid w:val="0016526A"/>
    <w:rsid w:val="00165AA0"/>
    <w:rsid w:val="001677F2"/>
    <w:rsid w:val="0017095F"/>
    <w:rsid w:val="00171A30"/>
    <w:rsid w:val="001727E5"/>
    <w:rsid w:val="00174ACD"/>
    <w:rsid w:val="001751F9"/>
    <w:rsid w:val="001755D3"/>
    <w:rsid w:val="001757F6"/>
    <w:rsid w:val="001801CA"/>
    <w:rsid w:val="00180785"/>
    <w:rsid w:val="00181600"/>
    <w:rsid w:val="0018497C"/>
    <w:rsid w:val="00185E5D"/>
    <w:rsid w:val="001904D4"/>
    <w:rsid w:val="0019083A"/>
    <w:rsid w:val="001915C6"/>
    <w:rsid w:val="001929CF"/>
    <w:rsid w:val="0019447B"/>
    <w:rsid w:val="001959D5"/>
    <w:rsid w:val="00195F76"/>
    <w:rsid w:val="001962BA"/>
    <w:rsid w:val="001969C0"/>
    <w:rsid w:val="00196F2E"/>
    <w:rsid w:val="00197A79"/>
    <w:rsid w:val="001A19D9"/>
    <w:rsid w:val="001A2C02"/>
    <w:rsid w:val="001A3D93"/>
    <w:rsid w:val="001A4C85"/>
    <w:rsid w:val="001A620D"/>
    <w:rsid w:val="001A646C"/>
    <w:rsid w:val="001B03FF"/>
    <w:rsid w:val="001B24A3"/>
    <w:rsid w:val="001B28E7"/>
    <w:rsid w:val="001B4442"/>
    <w:rsid w:val="001B64C8"/>
    <w:rsid w:val="001B7C92"/>
    <w:rsid w:val="001C35E3"/>
    <w:rsid w:val="001C4A0F"/>
    <w:rsid w:val="001C5BBE"/>
    <w:rsid w:val="001C759D"/>
    <w:rsid w:val="001D2C11"/>
    <w:rsid w:val="001D30C9"/>
    <w:rsid w:val="001D4F3F"/>
    <w:rsid w:val="001D6A11"/>
    <w:rsid w:val="001E44CC"/>
    <w:rsid w:val="001E4812"/>
    <w:rsid w:val="001E49C9"/>
    <w:rsid w:val="001E5996"/>
    <w:rsid w:val="001E5C71"/>
    <w:rsid w:val="001F0A3E"/>
    <w:rsid w:val="001F0A97"/>
    <w:rsid w:val="001F0B41"/>
    <w:rsid w:val="001F2037"/>
    <w:rsid w:val="001F2869"/>
    <w:rsid w:val="001F305C"/>
    <w:rsid w:val="001F5F00"/>
    <w:rsid w:val="002001C1"/>
    <w:rsid w:val="00201518"/>
    <w:rsid w:val="002018A6"/>
    <w:rsid w:val="002020A4"/>
    <w:rsid w:val="002048DD"/>
    <w:rsid w:val="002058D7"/>
    <w:rsid w:val="00205E2F"/>
    <w:rsid w:val="00206F01"/>
    <w:rsid w:val="00211D74"/>
    <w:rsid w:val="002121C0"/>
    <w:rsid w:val="002135E4"/>
    <w:rsid w:val="002147F3"/>
    <w:rsid w:val="00221251"/>
    <w:rsid w:val="002216E2"/>
    <w:rsid w:val="0022227B"/>
    <w:rsid w:val="00223502"/>
    <w:rsid w:val="00223E4F"/>
    <w:rsid w:val="0022417A"/>
    <w:rsid w:val="0022475A"/>
    <w:rsid w:val="00224DDE"/>
    <w:rsid w:val="00225488"/>
    <w:rsid w:val="00233536"/>
    <w:rsid w:val="00234694"/>
    <w:rsid w:val="00234B1B"/>
    <w:rsid w:val="00235696"/>
    <w:rsid w:val="00236501"/>
    <w:rsid w:val="002436BA"/>
    <w:rsid w:val="00243D51"/>
    <w:rsid w:val="002445CC"/>
    <w:rsid w:val="002449E0"/>
    <w:rsid w:val="00244EAE"/>
    <w:rsid w:val="00244F38"/>
    <w:rsid w:val="0024523E"/>
    <w:rsid w:val="00247EE6"/>
    <w:rsid w:val="00250317"/>
    <w:rsid w:val="002518FE"/>
    <w:rsid w:val="00252BF2"/>
    <w:rsid w:val="00254B9F"/>
    <w:rsid w:val="0025684B"/>
    <w:rsid w:val="00261816"/>
    <w:rsid w:val="00261E2D"/>
    <w:rsid w:val="00263A63"/>
    <w:rsid w:val="00264606"/>
    <w:rsid w:val="00266D60"/>
    <w:rsid w:val="0026729F"/>
    <w:rsid w:val="00271801"/>
    <w:rsid w:val="002742A2"/>
    <w:rsid w:val="00276D55"/>
    <w:rsid w:val="00276F3E"/>
    <w:rsid w:val="002815F9"/>
    <w:rsid w:val="002826DE"/>
    <w:rsid w:val="002830ED"/>
    <w:rsid w:val="00283DC3"/>
    <w:rsid w:val="00285C6D"/>
    <w:rsid w:val="00287532"/>
    <w:rsid w:val="002915E8"/>
    <w:rsid w:val="00292ECA"/>
    <w:rsid w:val="00292FD3"/>
    <w:rsid w:val="002932F1"/>
    <w:rsid w:val="00294076"/>
    <w:rsid w:val="00294364"/>
    <w:rsid w:val="00294F47"/>
    <w:rsid w:val="00295B9A"/>
    <w:rsid w:val="002B1344"/>
    <w:rsid w:val="002B1546"/>
    <w:rsid w:val="002B1E02"/>
    <w:rsid w:val="002B66BC"/>
    <w:rsid w:val="002B7B0C"/>
    <w:rsid w:val="002C00AB"/>
    <w:rsid w:val="002C1A4C"/>
    <w:rsid w:val="002C21F5"/>
    <w:rsid w:val="002C2FEE"/>
    <w:rsid w:val="002C5AA9"/>
    <w:rsid w:val="002C6F4C"/>
    <w:rsid w:val="002C6FDA"/>
    <w:rsid w:val="002C7ED1"/>
    <w:rsid w:val="002D10C9"/>
    <w:rsid w:val="002D5772"/>
    <w:rsid w:val="002D5BAF"/>
    <w:rsid w:val="002D6034"/>
    <w:rsid w:val="002D727A"/>
    <w:rsid w:val="002E0329"/>
    <w:rsid w:val="002E5215"/>
    <w:rsid w:val="002E5779"/>
    <w:rsid w:val="002E69B4"/>
    <w:rsid w:val="002E6CC5"/>
    <w:rsid w:val="002F10F3"/>
    <w:rsid w:val="002F17E1"/>
    <w:rsid w:val="002F2222"/>
    <w:rsid w:val="002F2C4E"/>
    <w:rsid w:val="002F4E23"/>
    <w:rsid w:val="002F5913"/>
    <w:rsid w:val="002F6D5D"/>
    <w:rsid w:val="00300299"/>
    <w:rsid w:val="003009B9"/>
    <w:rsid w:val="00307440"/>
    <w:rsid w:val="00310F76"/>
    <w:rsid w:val="0031177F"/>
    <w:rsid w:val="0031282B"/>
    <w:rsid w:val="0031416C"/>
    <w:rsid w:val="003171DD"/>
    <w:rsid w:val="0031769E"/>
    <w:rsid w:val="00321577"/>
    <w:rsid w:val="00321F59"/>
    <w:rsid w:val="00322613"/>
    <w:rsid w:val="00323651"/>
    <w:rsid w:val="003245A6"/>
    <w:rsid w:val="00324829"/>
    <w:rsid w:val="00326B8E"/>
    <w:rsid w:val="00326DFC"/>
    <w:rsid w:val="0032737C"/>
    <w:rsid w:val="0033036A"/>
    <w:rsid w:val="00332A74"/>
    <w:rsid w:val="003332A3"/>
    <w:rsid w:val="00333E90"/>
    <w:rsid w:val="003341B2"/>
    <w:rsid w:val="003341D8"/>
    <w:rsid w:val="003369EA"/>
    <w:rsid w:val="0033702A"/>
    <w:rsid w:val="003421B6"/>
    <w:rsid w:val="003426C9"/>
    <w:rsid w:val="00343596"/>
    <w:rsid w:val="00345C67"/>
    <w:rsid w:val="003502CC"/>
    <w:rsid w:val="00350340"/>
    <w:rsid w:val="003507E0"/>
    <w:rsid w:val="00351F35"/>
    <w:rsid w:val="00353C9F"/>
    <w:rsid w:val="00353D73"/>
    <w:rsid w:val="00357049"/>
    <w:rsid w:val="0036066A"/>
    <w:rsid w:val="00362944"/>
    <w:rsid w:val="00362C96"/>
    <w:rsid w:val="00363778"/>
    <w:rsid w:val="00366467"/>
    <w:rsid w:val="00366F62"/>
    <w:rsid w:val="00370A8B"/>
    <w:rsid w:val="00371C1E"/>
    <w:rsid w:val="003729C1"/>
    <w:rsid w:val="00372AAE"/>
    <w:rsid w:val="00374F65"/>
    <w:rsid w:val="00375312"/>
    <w:rsid w:val="00376D65"/>
    <w:rsid w:val="003773C6"/>
    <w:rsid w:val="00377A07"/>
    <w:rsid w:val="003813C8"/>
    <w:rsid w:val="00381903"/>
    <w:rsid w:val="00381D6E"/>
    <w:rsid w:val="0038240D"/>
    <w:rsid w:val="003825C8"/>
    <w:rsid w:val="00383236"/>
    <w:rsid w:val="00383CFD"/>
    <w:rsid w:val="00384A68"/>
    <w:rsid w:val="00386091"/>
    <w:rsid w:val="00386271"/>
    <w:rsid w:val="00386DEA"/>
    <w:rsid w:val="003903E9"/>
    <w:rsid w:val="00390BA5"/>
    <w:rsid w:val="00391AA2"/>
    <w:rsid w:val="0039461B"/>
    <w:rsid w:val="00397689"/>
    <w:rsid w:val="003977D5"/>
    <w:rsid w:val="003A00E5"/>
    <w:rsid w:val="003A2278"/>
    <w:rsid w:val="003A3C0C"/>
    <w:rsid w:val="003A3D29"/>
    <w:rsid w:val="003A4D40"/>
    <w:rsid w:val="003A6AFE"/>
    <w:rsid w:val="003A778E"/>
    <w:rsid w:val="003A7DFA"/>
    <w:rsid w:val="003B0111"/>
    <w:rsid w:val="003B164F"/>
    <w:rsid w:val="003B545D"/>
    <w:rsid w:val="003B599F"/>
    <w:rsid w:val="003B5B75"/>
    <w:rsid w:val="003B7F72"/>
    <w:rsid w:val="003C3F83"/>
    <w:rsid w:val="003C5566"/>
    <w:rsid w:val="003C63E6"/>
    <w:rsid w:val="003D30A8"/>
    <w:rsid w:val="003D4157"/>
    <w:rsid w:val="003D5518"/>
    <w:rsid w:val="003D618F"/>
    <w:rsid w:val="003D71AB"/>
    <w:rsid w:val="003D7C64"/>
    <w:rsid w:val="003E50D9"/>
    <w:rsid w:val="003E53E5"/>
    <w:rsid w:val="003E5EB4"/>
    <w:rsid w:val="003E5FD6"/>
    <w:rsid w:val="003F0DE4"/>
    <w:rsid w:val="003F2A44"/>
    <w:rsid w:val="003F3C65"/>
    <w:rsid w:val="003F57C5"/>
    <w:rsid w:val="003F7E49"/>
    <w:rsid w:val="00401164"/>
    <w:rsid w:val="00401A68"/>
    <w:rsid w:val="00403240"/>
    <w:rsid w:val="0040713E"/>
    <w:rsid w:val="00407A31"/>
    <w:rsid w:val="004104C5"/>
    <w:rsid w:val="004105BA"/>
    <w:rsid w:val="004109F8"/>
    <w:rsid w:val="004113C7"/>
    <w:rsid w:val="00413191"/>
    <w:rsid w:val="00415CE8"/>
    <w:rsid w:val="00420A7A"/>
    <w:rsid w:val="00423A3F"/>
    <w:rsid w:val="004309BB"/>
    <w:rsid w:val="00432A39"/>
    <w:rsid w:val="00433AAE"/>
    <w:rsid w:val="004354A1"/>
    <w:rsid w:val="004364A9"/>
    <w:rsid w:val="004437C0"/>
    <w:rsid w:val="00444D3C"/>
    <w:rsid w:val="00446AAC"/>
    <w:rsid w:val="00447A5F"/>
    <w:rsid w:val="00450004"/>
    <w:rsid w:val="00452C93"/>
    <w:rsid w:val="0045361B"/>
    <w:rsid w:val="00453ACD"/>
    <w:rsid w:val="004554EC"/>
    <w:rsid w:val="00455A2F"/>
    <w:rsid w:val="00457DF6"/>
    <w:rsid w:val="00461DE7"/>
    <w:rsid w:val="004659EE"/>
    <w:rsid w:val="00466E13"/>
    <w:rsid w:val="004705BB"/>
    <w:rsid w:val="00471171"/>
    <w:rsid w:val="00471A3E"/>
    <w:rsid w:val="00473CA4"/>
    <w:rsid w:val="00475E2F"/>
    <w:rsid w:val="00476443"/>
    <w:rsid w:val="0048033B"/>
    <w:rsid w:val="00480E4E"/>
    <w:rsid w:val="00482146"/>
    <w:rsid w:val="00482AF4"/>
    <w:rsid w:val="00484C0D"/>
    <w:rsid w:val="00485272"/>
    <w:rsid w:val="00487D7A"/>
    <w:rsid w:val="0049072E"/>
    <w:rsid w:val="00491835"/>
    <w:rsid w:val="00492566"/>
    <w:rsid w:val="0049597F"/>
    <w:rsid w:val="004A145E"/>
    <w:rsid w:val="004A2961"/>
    <w:rsid w:val="004A2BCE"/>
    <w:rsid w:val="004A35F5"/>
    <w:rsid w:val="004A7702"/>
    <w:rsid w:val="004A7DA4"/>
    <w:rsid w:val="004B06C5"/>
    <w:rsid w:val="004B1184"/>
    <w:rsid w:val="004B12BE"/>
    <w:rsid w:val="004B23C9"/>
    <w:rsid w:val="004B2E90"/>
    <w:rsid w:val="004B5423"/>
    <w:rsid w:val="004C0D79"/>
    <w:rsid w:val="004C258D"/>
    <w:rsid w:val="004C2A4F"/>
    <w:rsid w:val="004C358A"/>
    <w:rsid w:val="004C3A90"/>
    <w:rsid w:val="004C3A91"/>
    <w:rsid w:val="004C45B2"/>
    <w:rsid w:val="004C4AD7"/>
    <w:rsid w:val="004C5548"/>
    <w:rsid w:val="004C6E86"/>
    <w:rsid w:val="004D0B41"/>
    <w:rsid w:val="004D2AF2"/>
    <w:rsid w:val="004D3393"/>
    <w:rsid w:val="004D5166"/>
    <w:rsid w:val="004D5CE2"/>
    <w:rsid w:val="004D6D7D"/>
    <w:rsid w:val="004D6E2F"/>
    <w:rsid w:val="004E10ED"/>
    <w:rsid w:val="004E4F64"/>
    <w:rsid w:val="004E5B5F"/>
    <w:rsid w:val="004E62FF"/>
    <w:rsid w:val="004E7226"/>
    <w:rsid w:val="004E7ADF"/>
    <w:rsid w:val="004F1581"/>
    <w:rsid w:val="004F1765"/>
    <w:rsid w:val="004F58D6"/>
    <w:rsid w:val="004F6B97"/>
    <w:rsid w:val="004F780D"/>
    <w:rsid w:val="00500A90"/>
    <w:rsid w:val="00501D50"/>
    <w:rsid w:val="005025B6"/>
    <w:rsid w:val="00504A2C"/>
    <w:rsid w:val="00505ACC"/>
    <w:rsid w:val="00505E4D"/>
    <w:rsid w:val="005061B4"/>
    <w:rsid w:val="00506218"/>
    <w:rsid w:val="0050776F"/>
    <w:rsid w:val="005079AB"/>
    <w:rsid w:val="00510020"/>
    <w:rsid w:val="005102A5"/>
    <w:rsid w:val="00510B4D"/>
    <w:rsid w:val="005126E2"/>
    <w:rsid w:val="00514246"/>
    <w:rsid w:val="00515E5E"/>
    <w:rsid w:val="0052484A"/>
    <w:rsid w:val="005265AB"/>
    <w:rsid w:val="00527737"/>
    <w:rsid w:val="0053051F"/>
    <w:rsid w:val="005329D4"/>
    <w:rsid w:val="005346A1"/>
    <w:rsid w:val="005366F3"/>
    <w:rsid w:val="005367D9"/>
    <w:rsid w:val="00540399"/>
    <w:rsid w:val="00542C5D"/>
    <w:rsid w:val="00542EE4"/>
    <w:rsid w:val="00543141"/>
    <w:rsid w:val="00543644"/>
    <w:rsid w:val="00545112"/>
    <w:rsid w:val="00546174"/>
    <w:rsid w:val="005508C5"/>
    <w:rsid w:val="00550D12"/>
    <w:rsid w:val="005529CE"/>
    <w:rsid w:val="00552D39"/>
    <w:rsid w:val="0055474D"/>
    <w:rsid w:val="00555950"/>
    <w:rsid w:val="00556677"/>
    <w:rsid w:val="0055696D"/>
    <w:rsid w:val="00556BBA"/>
    <w:rsid w:val="0055712F"/>
    <w:rsid w:val="00562C89"/>
    <w:rsid w:val="0056337E"/>
    <w:rsid w:val="00563EE4"/>
    <w:rsid w:val="00563FFB"/>
    <w:rsid w:val="00564392"/>
    <w:rsid w:val="00566E63"/>
    <w:rsid w:val="00567D7D"/>
    <w:rsid w:val="0057023B"/>
    <w:rsid w:val="005707DF"/>
    <w:rsid w:val="00571474"/>
    <w:rsid w:val="00572B93"/>
    <w:rsid w:val="005779A5"/>
    <w:rsid w:val="00581802"/>
    <w:rsid w:val="00582310"/>
    <w:rsid w:val="005865FB"/>
    <w:rsid w:val="0058710A"/>
    <w:rsid w:val="00587586"/>
    <w:rsid w:val="005875AA"/>
    <w:rsid w:val="00593689"/>
    <w:rsid w:val="005936E2"/>
    <w:rsid w:val="00593710"/>
    <w:rsid w:val="00594FE3"/>
    <w:rsid w:val="00595C79"/>
    <w:rsid w:val="00595EB5"/>
    <w:rsid w:val="005966CB"/>
    <w:rsid w:val="00597507"/>
    <w:rsid w:val="005A1653"/>
    <w:rsid w:val="005A2782"/>
    <w:rsid w:val="005A2F57"/>
    <w:rsid w:val="005A509F"/>
    <w:rsid w:val="005A5BC7"/>
    <w:rsid w:val="005A6CE8"/>
    <w:rsid w:val="005A7402"/>
    <w:rsid w:val="005B00FF"/>
    <w:rsid w:val="005B15B3"/>
    <w:rsid w:val="005B6E3F"/>
    <w:rsid w:val="005B7600"/>
    <w:rsid w:val="005C1B26"/>
    <w:rsid w:val="005C1DE0"/>
    <w:rsid w:val="005C6F19"/>
    <w:rsid w:val="005D05AF"/>
    <w:rsid w:val="005D064F"/>
    <w:rsid w:val="005D2348"/>
    <w:rsid w:val="005D3A7B"/>
    <w:rsid w:val="005D5ACB"/>
    <w:rsid w:val="005D6231"/>
    <w:rsid w:val="005D75EE"/>
    <w:rsid w:val="005E01FE"/>
    <w:rsid w:val="005E0C11"/>
    <w:rsid w:val="005E4E5A"/>
    <w:rsid w:val="005E4FDE"/>
    <w:rsid w:val="005E6676"/>
    <w:rsid w:val="005F1BDD"/>
    <w:rsid w:val="005F23F3"/>
    <w:rsid w:val="005F2956"/>
    <w:rsid w:val="005F4CCC"/>
    <w:rsid w:val="00601F2F"/>
    <w:rsid w:val="00602A26"/>
    <w:rsid w:val="00602BD7"/>
    <w:rsid w:val="0060560B"/>
    <w:rsid w:val="00605EF0"/>
    <w:rsid w:val="00606023"/>
    <w:rsid w:val="00610AC8"/>
    <w:rsid w:val="006126A7"/>
    <w:rsid w:val="00616505"/>
    <w:rsid w:val="0062090A"/>
    <w:rsid w:val="006223E9"/>
    <w:rsid w:val="00625040"/>
    <w:rsid w:val="006253B2"/>
    <w:rsid w:val="0062683B"/>
    <w:rsid w:val="00627DB4"/>
    <w:rsid w:val="00633106"/>
    <w:rsid w:val="00633AEC"/>
    <w:rsid w:val="00634276"/>
    <w:rsid w:val="006368FA"/>
    <w:rsid w:val="006375CD"/>
    <w:rsid w:val="0064327D"/>
    <w:rsid w:val="006468F5"/>
    <w:rsid w:val="006508ED"/>
    <w:rsid w:val="006577A7"/>
    <w:rsid w:val="00664798"/>
    <w:rsid w:val="006657E3"/>
    <w:rsid w:val="00665859"/>
    <w:rsid w:val="0067037F"/>
    <w:rsid w:val="00671590"/>
    <w:rsid w:val="00671AC3"/>
    <w:rsid w:val="00673101"/>
    <w:rsid w:val="006731E6"/>
    <w:rsid w:val="0067568E"/>
    <w:rsid w:val="00676B10"/>
    <w:rsid w:val="00680096"/>
    <w:rsid w:val="00682C5B"/>
    <w:rsid w:val="00683FB2"/>
    <w:rsid w:val="00683FED"/>
    <w:rsid w:val="0068546C"/>
    <w:rsid w:val="00690D5E"/>
    <w:rsid w:val="0069129F"/>
    <w:rsid w:val="00694BC7"/>
    <w:rsid w:val="00697B7C"/>
    <w:rsid w:val="006A11FE"/>
    <w:rsid w:val="006A20CD"/>
    <w:rsid w:val="006A2E88"/>
    <w:rsid w:val="006A2F3A"/>
    <w:rsid w:val="006A53EA"/>
    <w:rsid w:val="006A5988"/>
    <w:rsid w:val="006A63A2"/>
    <w:rsid w:val="006A6BB7"/>
    <w:rsid w:val="006A6C8D"/>
    <w:rsid w:val="006A779D"/>
    <w:rsid w:val="006A7C30"/>
    <w:rsid w:val="006A7C48"/>
    <w:rsid w:val="006B10A0"/>
    <w:rsid w:val="006B1516"/>
    <w:rsid w:val="006B3840"/>
    <w:rsid w:val="006B504B"/>
    <w:rsid w:val="006B64C9"/>
    <w:rsid w:val="006B6AE1"/>
    <w:rsid w:val="006C0A8E"/>
    <w:rsid w:val="006C1188"/>
    <w:rsid w:val="006C1E68"/>
    <w:rsid w:val="006C396A"/>
    <w:rsid w:val="006C3B02"/>
    <w:rsid w:val="006C5E14"/>
    <w:rsid w:val="006C6E59"/>
    <w:rsid w:val="006C7AAA"/>
    <w:rsid w:val="006C7B27"/>
    <w:rsid w:val="006C7C90"/>
    <w:rsid w:val="006D00AB"/>
    <w:rsid w:val="006D0F44"/>
    <w:rsid w:val="006D4824"/>
    <w:rsid w:val="006E0221"/>
    <w:rsid w:val="006E039A"/>
    <w:rsid w:val="006E49D6"/>
    <w:rsid w:val="006E5751"/>
    <w:rsid w:val="006E739C"/>
    <w:rsid w:val="006E77DD"/>
    <w:rsid w:val="006F0E8F"/>
    <w:rsid w:val="006F1B84"/>
    <w:rsid w:val="006F4BD6"/>
    <w:rsid w:val="006F5D76"/>
    <w:rsid w:val="006F6F44"/>
    <w:rsid w:val="006F75E4"/>
    <w:rsid w:val="00703A16"/>
    <w:rsid w:val="00704777"/>
    <w:rsid w:val="007065F1"/>
    <w:rsid w:val="0071082A"/>
    <w:rsid w:val="0071146A"/>
    <w:rsid w:val="0071193A"/>
    <w:rsid w:val="007128AE"/>
    <w:rsid w:val="007145D3"/>
    <w:rsid w:val="00715C8B"/>
    <w:rsid w:val="00721370"/>
    <w:rsid w:val="00724328"/>
    <w:rsid w:val="0072435B"/>
    <w:rsid w:val="00724F9A"/>
    <w:rsid w:val="00727E42"/>
    <w:rsid w:val="0073293C"/>
    <w:rsid w:val="00732AA4"/>
    <w:rsid w:val="007345AA"/>
    <w:rsid w:val="00736503"/>
    <w:rsid w:val="00741228"/>
    <w:rsid w:val="00741E5D"/>
    <w:rsid w:val="0074361E"/>
    <w:rsid w:val="00744FB0"/>
    <w:rsid w:val="00745B0E"/>
    <w:rsid w:val="00747496"/>
    <w:rsid w:val="007508CA"/>
    <w:rsid w:val="00751A61"/>
    <w:rsid w:val="00751E90"/>
    <w:rsid w:val="00756C2C"/>
    <w:rsid w:val="00760135"/>
    <w:rsid w:val="0076065C"/>
    <w:rsid w:val="00765F96"/>
    <w:rsid w:val="00766D03"/>
    <w:rsid w:val="0076733A"/>
    <w:rsid w:val="007706D5"/>
    <w:rsid w:val="00770F3D"/>
    <w:rsid w:val="00771126"/>
    <w:rsid w:val="0077143A"/>
    <w:rsid w:val="007722EC"/>
    <w:rsid w:val="007728C9"/>
    <w:rsid w:val="0077485E"/>
    <w:rsid w:val="007757A8"/>
    <w:rsid w:val="00777087"/>
    <w:rsid w:val="007815E2"/>
    <w:rsid w:val="007832F6"/>
    <w:rsid w:val="00783A08"/>
    <w:rsid w:val="00784A31"/>
    <w:rsid w:val="00785760"/>
    <w:rsid w:val="007864C4"/>
    <w:rsid w:val="00787D91"/>
    <w:rsid w:val="007901A6"/>
    <w:rsid w:val="00790D90"/>
    <w:rsid w:val="00791870"/>
    <w:rsid w:val="00793B45"/>
    <w:rsid w:val="00795F68"/>
    <w:rsid w:val="0079600E"/>
    <w:rsid w:val="00796B54"/>
    <w:rsid w:val="007A0714"/>
    <w:rsid w:val="007A0B19"/>
    <w:rsid w:val="007A5FD1"/>
    <w:rsid w:val="007A650F"/>
    <w:rsid w:val="007A7F4F"/>
    <w:rsid w:val="007B09CE"/>
    <w:rsid w:val="007B0C9A"/>
    <w:rsid w:val="007B2943"/>
    <w:rsid w:val="007B34D9"/>
    <w:rsid w:val="007B6105"/>
    <w:rsid w:val="007C294B"/>
    <w:rsid w:val="007C3D26"/>
    <w:rsid w:val="007C3E07"/>
    <w:rsid w:val="007C7472"/>
    <w:rsid w:val="007D22CE"/>
    <w:rsid w:val="007E0409"/>
    <w:rsid w:val="007E0553"/>
    <w:rsid w:val="007E266D"/>
    <w:rsid w:val="007E5A6B"/>
    <w:rsid w:val="007F04C0"/>
    <w:rsid w:val="007F0CB6"/>
    <w:rsid w:val="007F165E"/>
    <w:rsid w:val="007F1722"/>
    <w:rsid w:val="007F4662"/>
    <w:rsid w:val="007F6237"/>
    <w:rsid w:val="007F7DE2"/>
    <w:rsid w:val="007F7F7C"/>
    <w:rsid w:val="00801319"/>
    <w:rsid w:val="00801AA0"/>
    <w:rsid w:val="00802A99"/>
    <w:rsid w:val="0080361D"/>
    <w:rsid w:val="008043A4"/>
    <w:rsid w:val="00807986"/>
    <w:rsid w:val="00810126"/>
    <w:rsid w:val="00813230"/>
    <w:rsid w:val="0081456B"/>
    <w:rsid w:val="00814B6D"/>
    <w:rsid w:val="00815763"/>
    <w:rsid w:val="00816C33"/>
    <w:rsid w:val="00821401"/>
    <w:rsid w:val="00821FE6"/>
    <w:rsid w:val="00823484"/>
    <w:rsid w:val="00823944"/>
    <w:rsid w:val="00827BA6"/>
    <w:rsid w:val="00830BDF"/>
    <w:rsid w:val="00831DD6"/>
    <w:rsid w:val="00835290"/>
    <w:rsid w:val="00840899"/>
    <w:rsid w:val="0084189C"/>
    <w:rsid w:val="00841C31"/>
    <w:rsid w:val="00843E7D"/>
    <w:rsid w:val="00843FBB"/>
    <w:rsid w:val="008448E6"/>
    <w:rsid w:val="00845238"/>
    <w:rsid w:val="0084654B"/>
    <w:rsid w:val="00846844"/>
    <w:rsid w:val="00847252"/>
    <w:rsid w:val="008513B0"/>
    <w:rsid w:val="00851AD2"/>
    <w:rsid w:val="00851F68"/>
    <w:rsid w:val="00856007"/>
    <w:rsid w:val="00856E65"/>
    <w:rsid w:val="008614A8"/>
    <w:rsid w:val="00862C1B"/>
    <w:rsid w:val="0086372D"/>
    <w:rsid w:val="00864FE8"/>
    <w:rsid w:val="00865D56"/>
    <w:rsid w:val="00866277"/>
    <w:rsid w:val="0086667E"/>
    <w:rsid w:val="008667E7"/>
    <w:rsid w:val="00867B7D"/>
    <w:rsid w:val="00872300"/>
    <w:rsid w:val="00873F32"/>
    <w:rsid w:val="00875C4A"/>
    <w:rsid w:val="0088062A"/>
    <w:rsid w:val="00880688"/>
    <w:rsid w:val="008808A3"/>
    <w:rsid w:val="00881570"/>
    <w:rsid w:val="00882B9A"/>
    <w:rsid w:val="0088301F"/>
    <w:rsid w:val="00883BC1"/>
    <w:rsid w:val="008856F9"/>
    <w:rsid w:val="00886978"/>
    <w:rsid w:val="00891CEE"/>
    <w:rsid w:val="0089422E"/>
    <w:rsid w:val="00895176"/>
    <w:rsid w:val="00897EE1"/>
    <w:rsid w:val="008A18B9"/>
    <w:rsid w:val="008A1CC1"/>
    <w:rsid w:val="008A4E9E"/>
    <w:rsid w:val="008A515D"/>
    <w:rsid w:val="008A7648"/>
    <w:rsid w:val="008B0155"/>
    <w:rsid w:val="008B0D16"/>
    <w:rsid w:val="008B1FF2"/>
    <w:rsid w:val="008B4508"/>
    <w:rsid w:val="008B58D1"/>
    <w:rsid w:val="008B7A83"/>
    <w:rsid w:val="008C08DC"/>
    <w:rsid w:val="008C091B"/>
    <w:rsid w:val="008C18CA"/>
    <w:rsid w:val="008C1DC2"/>
    <w:rsid w:val="008C3642"/>
    <w:rsid w:val="008C3B64"/>
    <w:rsid w:val="008C6D14"/>
    <w:rsid w:val="008D3FDF"/>
    <w:rsid w:val="008D4F47"/>
    <w:rsid w:val="008D7735"/>
    <w:rsid w:val="008D7BD6"/>
    <w:rsid w:val="008D7C38"/>
    <w:rsid w:val="008E11AE"/>
    <w:rsid w:val="008E4A51"/>
    <w:rsid w:val="008E509D"/>
    <w:rsid w:val="008E5EF1"/>
    <w:rsid w:val="008F1887"/>
    <w:rsid w:val="008F3422"/>
    <w:rsid w:val="008F7D56"/>
    <w:rsid w:val="00907E89"/>
    <w:rsid w:val="0091347B"/>
    <w:rsid w:val="00913A1D"/>
    <w:rsid w:val="0092092E"/>
    <w:rsid w:val="00923484"/>
    <w:rsid w:val="009253F1"/>
    <w:rsid w:val="009255DB"/>
    <w:rsid w:val="00926B9A"/>
    <w:rsid w:val="00927041"/>
    <w:rsid w:val="00931100"/>
    <w:rsid w:val="00935439"/>
    <w:rsid w:val="009467ED"/>
    <w:rsid w:val="0094709C"/>
    <w:rsid w:val="0094754C"/>
    <w:rsid w:val="00952C06"/>
    <w:rsid w:val="009532BB"/>
    <w:rsid w:val="0095409D"/>
    <w:rsid w:val="0095757E"/>
    <w:rsid w:val="009575D9"/>
    <w:rsid w:val="00960449"/>
    <w:rsid w:val="00962B24"/>
    <w:rsid w:val="0096409D"/>
    <w:rsid w:val="00965616"/>
    <w:rsid w:val="00970A1A"/>
    <w:rsid w:val="00971710"/>
    <w:rsid w:val="00971E9C"/>
    <w:rsid w:val="00973303"/>
    <w:rsid w:val="00974CCB"/>
    <w:rsid w:val="00975D8D"/>
    <w:rsid w:val="00976C54"/>
    <w:rsid w:val="0098102E"/>
    <w:rsid w:val="00981794"/>
    <w:rsid w:val="0098244C"/>
    <w:rsid w:val="00985356"/>
    <w:rsid w:val="00985B7B"/>
    <w:rsid w:val="00986B2B"/>
    <w:rsid w:val="009921E4"/>
    <w:rsid w:val="009942D2"/>
    <w:rsid w:val="009A0672"/>
    <w:rsid w:val="009A082B"/>
    <w:rsid w:val="009A08B5"/>
    <w:rsid w:val="009A2751"/>
    <w:rsid w:val="009A2807"/>
    <w:rsid w:val="009A2966"/>
    <w:rsid w:val="009A3471"/>
    <w:rsid w:val="009A6DF4"/>
    <w:rsid w:val="009A71B9"/>
    <w:rsid w:val="009A7AAC"/>
    <w:rsid w:val="009B0F27"/>
    <w:rsid w:val="009B1E60"/>
    <w:rsid w:val="009B5068"/>
    <w:rsid w:val="009C063D"/>
    <w:rsid w:val="009C0A9D"/>
    <w:rsid w:val="009C0C0F"/>
    <w:rsid w:val="009C14BA"/>
    <w:rsid w:val="009C25F4"/>
    <w:rsid w:val="009C3B9C"/>
    <w:rsid w:val="009C4EFA"/>
    <w:rsid w:val="009C67FD"/>
    <w:rsid w:val="009D0965"/>
    <w:rsid w:val="009D0D5D"/>
    <w:rsid w:val="009D2DC2"/>
    <w:rsid w:val="009D3E28"/>
    <w:rsid w:val="009D407B"/>
    <w:rsid w:val="009D5C0C"/>
    <w:rsid w:val="009D7414"/>
    <w:rsid w:val="009D74C5"/>
    <w:rsid w:val="009D7FC7"/>
    <w:rsid w:val="009E0132"/>
    <w:rsid w:val="009E02B3"/>
    <w:rsid w:val="009E4321"/>
    <w:rsid w:val="009E43AC"/>
    <w:rsid w:val="009E48D5"/>
    <w:rsid w:val="009E4EDE"/>
    <w:rsid w:val="009E5D70"/>
    <w:rsid w:val="009E6599"/>
    <w:rsid w:val="009F085C"/>
    <w:rsid w:val="009F0CF3"/>
    <w:rsid w:val="009F1A73"/>
    <w:rsid w:val="009F4A4A"/>
    <w:rsid w:val="009F5894"/>
    <w:rsid w:val="009F69A9"/>
    <w:rsid w:val="009F71D6"/>
    <w:rsid w:val="00A0077C"/>
    <w:rsid w:val="00A01A16"/>
    <w:rsid w:val="00A042C2"/>
    <w:rsid w:val="00A04436"/>
    <w:rsid w:val="00A12300"/>
    <w:rsid w:val="00A13BC4"/>
    <w:rsid w:val="00A13C38"/>
    <w:rsid w:val="00A13E54"/>
    <w:rsid w:val="00A144FC"/>
    <w:rsid w:val="00A14770"/>
    <w:rsid w:val="00A15FFF"/>
    <w:rsid w:val="00A17388"/>
    <w:rsid w:val="00A20C01"/>
    <w:rsid w:val="00A21473"/>
    <w:rsid w:val="00A2261A"/>
    <w:rsid w:val="00A23932"/>
    <w:rsid w:val="00A24794"/>
    <w:rsid w:val="00A24A3E"/>
    <w:rsid w:val="00A25098"/>
    <w:rsid w:val="00A253B8"/>
    <w:rsid w:val="00A25517"/>
    <w:rsid w:val="00A2659F"/>
    <w:rsid w:val="00A27459"/>
    <w:rsid w:val="00A274A6"/>
    <w:rsid w:val="00A27DB5"/>
    <w:rsid w:val="00A309F9"/>
    <w:rsid w:val="00A31CAC"/>
    <w:rsid w:val="00A31E03"/>
    <w:rsid w:val="00A346B1"/>
    <w:rsid w:val="00A34DE3"/>
    <w:rsid w:val="00A35349"/>
    <w:rsid w:val="00A362AA"/>
    <w:rsid w:val="00A366C9"/>
    <w:rsid w:val="00A36822"/>
    <w:rsid w:val="00A403ED"/>
    <w:rsid w:val="00A4157B"/>
    <w:rsid w:val="00A444DC"/>
    <w:rsid w:val="00A458DA"/>
    <w:rsid w:val="00A45A16"/>
    <w:rsid w:val="00A4730E"/>
    <w:rsid w:val="00A476B6"/>
    <w:rsid w:val="00A47C99"/>
    <w:rsid w:val="00A50948"/>
    <w:rsid w:val="00A50AF4"/>
    <w:rsid w:val="00A50C1D"/>
    <w:rsid w:val="00A55FB9"/>
    <w:rsid w:val="00A577C0"/>
    <w:rsid w:val="00A57CA6"/>
    <w:rsid w:val="00A6085C"/>
    <w:rsid w:val="00A60DA8"/>
    <w:rsid w:val="00A61CD7"/>
    <w:rsid w:val="00A63C63"/>
    <w:rsid w:val="00A6709A"/>
    <w:rsid w:val="00A706E4"/>
    <w:rsid w:val="00A71143"/>
    <w:rsid w:val="00A72A42"/>
    <w:rsid w:val="00A72D9F"/>
    <w:rsid w:val="00A75DB4"/>
    <w:rsid w:val="00A763E2"/>
    <w:rsid w:val="00A775C0"/>
    <w:rsid w:val="00A81AB9"/>
    <w:rsid w:val="00A8333E"/>
    <w:rsid w:val="00A86835"/>
    <w:rsid w:val="00A90007"/>
    <w:rsid w:val="00A91822"/>
    <w:rsid w:val="00A91C73"/>
    <w:rsid w:val="00A92E94"/>
    <w:rsid w:val="00A9316F"/>
    <w:rsid w:val="00A95167"/>
    <w:rsid w:val="00A96001"/>
    <w:rsid w:val="00A96D63"/>
    <w:rsid w:val="00A97B64"/>
    <w:rsid w:val="00A97C19"/>
    <w:rsid w:val="00AA06B7"/>
    <w:rsid w:val="00AA4310"/>
    <w:rsid w:val="00AB0877"/>
    <w:rsid w:val="00AB1F82"/>
    <w:rsid w:val="00AB53DE"/>
    <w:rsid w:val="00AB5D1E"/>
    <w:rsid w:val="00AC0F85"/>
    <w:rsid w:val="00AC2089"/>
    <w:rsid w:val="00AC3151"/>
    <w:rsid w:val="00AC49C5"/>
    <w:rsid w:val="00AC4CDD"/>
    <w:rsid w:val="00AC693E"/>
    <w:rsid w:val="00AC73EB"/>
    <w:rsid w:val="00AD0592"/>
    <w:rsid w:val="00AD0937"/>
    <w:rsid w:val="00AD1E18"/>
    <w:rsid w:val="00AD1F42"/>
    <w:rsid w:val="00AD350B"/>
    <w:rsid w:val="00AD532F"/>
    <w:rsid w:val="00AD605C"/>
    <w:rsid w:val="00AE12AF"/>
    <w:rsid w:val="00AE1B48"/>
    <w:rsid w:val="00AE361D"/>
    <w:rsid w:val="00AE47E7"/>
    <w:rsid w:val="00AE4CC5"/>
    <w:rsid w:val="00AE570E"/>
    <w:rsid w:val="00AE6C16"/>
    <w:rsid w:val="00AE7900"/>
    <w:rsid w:val="00AF38CF"/>
    <w:rsid w:val="00AF5538"/>
    <w:rsid w:val="00AF68EC"/>
    <w:rsid w:val="00AF6D3F"/>
    <w:rsid w:val="00B004EE"/>
    <w:rsid w:val="00B00AFF"/>
    <w:rsid w:val="00B018EF"/>
    <w:rsid w:val="00B02B94"/>
    <w:rsid w:val="00B05608"/>
    <w:rsid w:val="00B06CF6"/>
    <w:rsid w:val="00B0727C"/>
    <w:rsid w:val="00B10CAB"/>
    <w:rsid w:val="00B12AE3"/>
    <w:rsid w:val="00B12F50"/>
    <w:rsid w:val="00B15498"/>
    <w:rsid w:val="00B15963"/>
    <w:rsid w:val="00B20FE6"/>
    <w:rsid w:val="00B22E8B"/>
    <w:rsid w:val="00B23A04"/>
    <w:rsid w:val="00B25D27"/>
    <w:rsid w:val="00B31594"/>
    <w:rsid w:val="00B32B61"/>
    <w:rsid w:val="00B34D7D"/>
    <w:rsid w:val="00B364D5"/>
    <w:rsid w:val="00B36C4D"/>
    <w:rsid w:val="00B37194"/>
    <w:rsid w:val="00B407EA"/>
    <w:rsid w:val="00B40C4B"/>
    <w:rsid w:val="00B411B7"/>
    <w:rsid w:val="00B41D14"/>
    <w:rsid w:val="00B421FB"/>
    <w:rsid w:val="00B432B1"/>
    <w:rsid w:val="00B43C5D"/>
    <w:rsid w:val="00B4404D"/>
    <w:rsid w:val="00B44517"/>
    <w:rsid w:val="00B46148"/>
    <w:rsid w:val="00B468FE"/>
    <w:rsid w:val="00B4760B"/>
    <w:rsid w:val="00B51302"/>
    <w:rsid w:val="00B5207E"/>
    <w:rsid w:val="00B5458C"/>
    <w:rsid w:val="00B548BC"/>
    <w:rsid w:val="00B54EB0"/>
    <w:rsid w:val="00B56AC6"/>
    <w:rsid w:val="00B56C70"/>
    <w:rsid w:val="00B57582"/>
    <w:rsid w:val="00B577C2"/>
    <w:rsid w:val="00B608B8"/>
    <w:rsid w:val="00B61B64"/>
    <w:rsid w:val="00B629FF"/>
    <w:rsid w:val="00B63906"/>
    <w:rsid w:val="00B64DA8"/>
    <w:rsid w:val="00B64EFA"/>
    <w:rsid w:val="00B651A4"/>
    <w:rsid w:val="00B66852"/>
    <w:rsid w:val="00B66BA0"/>
    <w:rsid w:val="00B66D79"/>
    <w:rsid w:val="00B67D63"/>
    <w:rsid w:val="00B73EE4"/>
    <w:rsid w:val="00B74520"/>
    <w:rsid w:val="00B7474E"/>
    <w:rsid w:val="00B751C8"/>
    <w:rsid w:val="00B75ECC"/>
    <w:rsid w:val="00B76020"/>
    <w:rsid w:val="00B83180"/>
    <w:rsid w:val="00B83FD0"/>
    <w:rsid w:val="00B8428C"/>
    <w:rsid w:val="00B85E7D"/>
    <w:rsid w:val="00B860AF"/>
    <w:rsid w:val="00B86546"/>
    <w:rsid w:val="00B872F0"/>
    <w:rsid w:val="00B87E72"/>
    <w:rsid w:val="00B9458F"/>
    <w:rsid w:val="00B95232"/>
    <w:rsid w:val="00BA0A37"/>
    <w:rsid w:val="00BA0ABC"/>
    <w:rsid w:val="00BA1FA7"/>
    <w:rsid w:val="00BA3339"/>
    <w:rsid w:val="00BA33B8"/>
    <w:rsid w:val="00BA34D5"/>
    <w:rsid w:val="00BA46A1"/>
    <w:rsid w:val="00BA477C"/>
    <w:rsid w:val="00BA4DE1"/>
    <w:rsid w:val="00BA4E49"/>
    <w:rsid w:val="00BA4FF1"/>
    <w:rsid w:val="00BA7DE7"/>
    <w:rsid w:val="00BB29FD"/>
    <w:rsid w:val="00BB360B"/>
    <w:rsid w:val="00BB4AD9"/>
    <w:rsid w:val="00BC21D9"/>
    <w:rsid w:val="00BC2535"/>
    <w:rsid w:val="00BC3C1C"/>
    <w:rsid w:val="00BC40CD"/>
    <w:rsid w:val="00BC4330"/>
    <w:rsid w:val="00BC5640"/>
    <w:rsid w:val="00BC582D"/>
    <w:rsid w:val="00BD081B"/>
    <w:rsid w:val="00BD2A99"/>
    <w:rsid w:val="00BD3A5B"/>
    <w:rsid w:val="00BD3F3E"/>
    <w:rsid w:val="00BD411D"/>
    <w:rsid w:val="00BD4AD0"/>
    <w:rsid w:val="00BE1621"/>
    <w:rsid w:val="00BE1B93"/>
    <w:rsid w:val="00BE1EFC"/>
    <w:rsid w:val="00BE3ADB"/>
    <w:rsid w:val="00BE3B2B"/>
    <w:rsid w:val="00BE3ECF"/>
    <w:rsid w:val="00BE3F30"/>
    <w:rsid w:val="00BE65D4"/>
    <w:rsid w:val="00BF0163"/>
    <w:rsid w:val="00BF2824"/>
    <w:rsid w:val="00BF4F55"/>
    <w:rsid w:val="00BF5EEA"/>
    <w:rsid w:val="00BF7FA2"/>
    <w:rsid w:val="00C02EA6"/>
    <w:rsid w:val="00C05D4F"/>
    <w:rsid w:val="00C05FE9"/>
    <w:rsid w:val="00C06B5F"/>
    <w:rsid w:val="00C06E67"/>
    <w:rsid w:val="00C12543"/>
    <w:rsid w:val="00C12D8F"/>
    <w:rsid w:val="00C136CE"/>
    <w:rsid w:val="00C148E8"/>
    <w:rsid w:val="00C14A9B"/>
    <w:rsid w:val="00C1539C"/>
    <w:rsid w:val="00C1564D"/>
    <w:rsid w:val="00C166ED"/>
    <w:rsid w:val="00C2015E"/>
    <w:rsid w:val="00C218AF"/>
    <w:rsid w:val="00C2419F"/>
    <w:rsid w:val="00C24840"/>
    <w:rsid w:val="00C24A05"/>
    <w:rsid w:val="00C25646"/>
    <w:rsid w:val="00C25DD7"/>
    <w:rsid w:val="00C26DF0"/>
    <w:rsid w:val="00C26F00"/>
    <w:rsid w:val="00C26FE9"/>
    <w:rsid w:val="00C2708E"/>
    <w:rsid w:val="00C27D2F"/>
    <w:rsid w:val="00C3280C"/>
    <w:rsid w:val="00C35114"/>
    <w:rsid w:val="00C36223"/>
    <w:rsid w:val="00C36BBE"/>
    <w:rsid w:val="00C37897"/>
    <w:rsid w:val="00C37AC1"/>
    <w:rsid w:val="00C41A6D"/>
    <w:rsid w:val="00C44C38"/>
    <w:rsid w:val="00C5034F"/>
    <w:rsid w:val="00C5075E"/>
    <w:rsid w:val="00C51503"/>
    <w:rsid w:val="00C51796"/>
    <w:rsid w:val="00C517BA"/>
    <w:rsid w:val="00C525E1"/>
    <w:rsid w:val="00C5266D"/>
    <w:rsid w:val="00C53643"/>
    <w:rsid w:val="00C53FA9"/>
    <w:rsid w:val="00C53FB9"/>
    <w:rsid w:val="00C56CF7"/>
    <w:rsid w:val="00C62476"/>
    <w:rsid w:val="00C63F8D"/>
    <w:rsid w:val="00C64279"/>
    <w:rsid w:val="00C651C3"/>
    <w:rsid w:val="00C67AB1"/>
    <w:rsid w:val="00C70163"/>
    <w:rsid w:val="00C717A5"/>
    <w:rsid w:val="00C7307C"/>
    <w:rsid w:val="00C7313E"/>
    <w:rsid w:val="00C7372E"/>
    <w:rsid w:val="00C74731"/>
    <w:rsid w:val="00C81CFF"/>
    <w:rsid w:val="00C824AA"/>
    <w:rsid w:val="00C8250E"/>
    <w:rsid w:val="00C83FBB"/>
    <w:rsid w:val="00C85F20"/>
    <w:rsid w:val="00C86575"/>
    <w:rsid w:val="00C90FC8"/>
    <w:rsid w:val="00C916C6"/>
    <w:rsid w:val="00C92C0F"/>
    <w:rsid w:val="00C92F09"/>
    <w:rsid w:val="00C9587D"/>
    <w:rsid w:val="00C96AE2"/>
    <w:rsid w:val="00C97877"/>
    <w:rsid w:val="00CA6D48"/>
    <w:rsid w:val="00CA6E0E"/>
    <w:rsid w:val="00CA7C82"/>
    <w:rsid w:val="00CB0768"/>
    <w:rsid w:val="00CB2697"/>
    <w:rsid w:val="00CB2F55"/>
    <w:rsid w:val="00CB598C"/>
    <w:rsid w:val="00CB5DBC"/>
    <w:rsid w:val="00CB6567"/>
    <w:rsid w:val="00CB6B50"/>
    <w:rsid w:val="00CC02BB"/>
    <w:rsid w:val="00CC13AE"/>
    <w:rsid w:val="00CC2B9D"/>
    <w:rsid w:val="00CC3699"/>
    <w:rsid w:val="00CC58A1"/>
    <w:rsid w:val="00CC7070"/>
    <w:rsid w:val="00CC72AA"/>
    <w:rsid w:val="00CD06E9"/>
    <w:rsid w:val="00CD06F1"/>
    <w:rsid w:val="00CD09EF"/>
    <w:rsid w:val="00CD2035"/>
    <w:rsid w:val="00CD49E8"/>
    <w:rsid w:val="00CD69E8"/>
    <w:rsid w:val="00CE2CBA"/>
    <w:rsid w:val="00CE51E3"/>
    <w:rsid w:val="00CE6849"/>
    <w:rsid w:val="00CE6B33"/>
    <w:rsid w:val="00CE7950"/>
    <w:rsid w:val="00CF2D3B"/>
    <w:rsid w:val="00CF3F58"/>
    <w:rsid w:val="00D0056C"/>
    <w:rsid w:val="00D01194"/>
    <w:rsid w:val="00D054B8"/>
    <w:rsid w:val="00D06204"/>
    <w:rsid w:val="00D06577"/>
    <w:rsid w:val="00D10E0A"/>
    <w:rsid w:val="00D10F2B"/>
    <w:rsid w:val="00D11C09"/>
    <w:rsid w:val="00D170C0"/>
    <w:rsid w:val="00D21EFF"/>
    <w:rsid w:val="00D26FDC"/>
    <w:rsid w:val="00D27B5C"/>
    <w:rsid w:val="00D31D19"/>
    <w:rsid w:val="00D32324"/>
    <w:rsid w:val="00D3377E"/>
    <w:rsid w:val="00D34C1B"/>
    <w:rsid w:val="00D35FD8"/>
    <w:rsid w:val="00D362A9"/>
    <w:rsid w:val="00D377F1"/>
    <w:rsid w:val="00D4103E"/>
    <w:rsid w:val="00D41E20"/>
    <w:rsid w:val="00D41FEC"/>
    <w:rsid w:val="00D44537"/>
    <w:rsid w:val="00D473C9"/>
    <w:rsid w:val="00D5025A"/>
    <w:rsid w:val="00D517F2"/>
    <w:rsid w:val="00D5257D"/>
    <w:rsid w:val="00D54C8E"/>
    <w:rsid w:val="00D57CA7"/>
    <w:rsid w:val="00D57DFB"/>
    <w:rsid w:val="00D6031A"/>
    <w:rsid w:val="00D61EF4"/>
    <w:rsid w:val="00D6267C"/>
    <w:rsid w:val="00D62A91"/>
    <w:rsid w:val="00D633D0"/>
    <w:rsid w:val="00D633DE"/>
    <w:rsid w:val="00D64B4D"/>
    <w:rsid w:val="00D66C03"/>
    <w:rsid w:val="00D71ED9"/>
    <w:rsid w:val="00D72287"/>
    <w:rsid w:val="00D746FD"/>
    <w:rsid w:val="00D76327"/>
    <w:rsid w:val="00D76867"/>
    <w:rsid w:val="00D8116C"/>
    <w:rsid w:val="00D81B25"/>
    <w:rsid w:val="00D82642"/>
    <w:rsid w:val="00D82BCB"/>
    <w:rsid w:val="00D83DA5"/>
    <w:rsid w:val="00D84BE9"/>
    <w:rsid w:val="00D873F2"/>
    <w:rsid w:val="00D87566"/>
    <w:rsid w:val="00D90C3F"/>
    <w:rsid w:val="00D9182B"/>
    <w:rsid w:val="00D966A2"/>
    <w:rsid w:val="00D97DB7"/>
    <w:rsid w:val="00DA0225"/>
    <w:rsid w:val="00DA2B0C"/>
    <w:rsid w:val="00DA3CD3"/>
    <w:rsid w:val="00DA4AF6"/>
    <w:rsid w:val="00DA4E79"/>
    <w:rsid w:val="00DA67E0"/>
    <w:rsid w:val="00DA7477"/>
    <w:rsid w:val="00DB2623"/>
    <w:rsid w:val="00DB2916"/>
    <w:rsid w:val="00DB4259"/>
    <w:rsid w:val="00DB6EB7"/>
    <w:rsid w:val="00DC1228"/>
    <w:rsid w:val="00DC1633"/>
    <w:rsid w:val="00DC193F"/>
    <w:rsid w:val="00DC289E"/>
    <w:rsid w:val="00DC29B5"/>
    <w:rsid w:val="00DC2F0A"/>
    <w:rsid w:val="00DC64F4"/>
    <w:rsid w:val="00DD306B"/>
    <w:rsid w:val="00DD3E84"/>
    <w:rsid w:val="00DD543D"/>
    <w:rsid w:val="00DD6971"/>
    <w:rsid w:val="00DD79C0"/>
    <w:rsid w:val="00DD7C73"/>
    <w:rsid w:val="00DD7E4C"/>
    <w:rsid w:val="00DE4309"/>
    <w:rsid w:val="00DE4C22"/>
    <w:rsid w:val="00DE5667"/>
    <w:rsid w:val="00DF244E"/>
    <w:rsid w:val="00DF592C"/>
    <w:rsid w:val="00DF746C"/>
    <w:rsid w:val="00E0004F"/>
    <w:rsid w:val="00E0149E"/>
    <w:rsid w:val="00E01B2B"/>
    <w:rsid w:val="00E01E56"/>
    <w:rsid w:val="00E02211"/>
    <w:rsid w:val="00E02A42"/>
    <w:rsid w:val="00E043D1"/>
    <w:rsid w:val="00E04D68"/>
    <w:rsid w:val="00E051AD"/>
    <w:rsid w:val="00E057D0"/>
    <w:rsid w:val="00E0643C"/>
    <w:rsid w:val="00E1021E"/>
    <w:rsid w:val="00E10408"/>
    <w:rsid w:val="00E10AB7"/>
    <w:rsid w:val="00E1121C"/>
    <w:rsid w:val="00E129ED"/>
    <w:rsid w:val="00E12D06"/>
    <w:rsid w:val="00E13F01"/>
    <w:rsid w:val="00E14FF4"/>
    <w:rsid w:val="00E1584F"/>
    <w:rsid w:val="00E16CE3"/>
    <w:rsid w:val="00E21527"/>
    <w:rsid w:val="00E21B16"/>
    <w:rsid w:val="00E23A74"/>
    <w:rsid w:val="00E23E1D"/>
    <w:rsid w:val="00E2793F"/>
    <w:rsid w:val="00E300B6"/>
    <w:rsid w:val="00E30468"/>
    <w:rsid w:val="00E305CD"/>
    <w:rsid w:val="00E35EA9"/>
    <w:rsid w:val="00E36004"/>
    <w:rsid w:val="00E36591"/>
    <w:rsid w:val="00E4095B"/>
    <w:rsid w:val="00E41378"/>
    <w:rsid w:val="00E42281"/>
    <w:rsid w:val="00E43A57"/>
    <w:rsid w:val="00E4527B"/>
    <w:rsid w:val="00E51C00"/>
    <w:rsid w:val="00E51E6C"/>
    <w:rsid w:val="00E52118"/>
    <w:rsid w:val="00E52F76"/>
    <w:rsid w:val="00E639B5"/>
    <w:rsid w:val="00E64923"/>
    <w:rsid w:val="00E64EE4"/>
    <w:rsid w:val="00E66C71"/>
    <w:rsid w:val="00E67575"/>
    <w:rsid w:val="00E701EC"/>
    <w:rsid w:val="00E70889"/>
    <w:rsid w:val="00E708E1"/>
    <w:rsid w:val="00E70AA3"/>
    <w:rsid w:val="00E7140E"/>
    <w:rsid w:val="00E72979"/>
    <w:rsid w:val="00E72E1E"/>
    <w:rsid w:val="00E75344"/>
    <w:rsid w:val="00E80471"/>
    <w:rsid w:val="00E826E5"/>
    <w:rsid w:val="00E84603"/>
    <w:rsid w:val="00E92DD5"/>
    <w:rsid w:val="00E93A9B"/>
    <w:rsid w:val="00EA0203"/>
    <w:rsid w:val="00EA24B7"/>
    <w:rsid w:val="00EA2DAC"/>
    <w:rsid w:val="00EA5479"/>
    <w:rsid w:val="00EA6978"/>
    <w:rsid w:val="00EB06FF"/>
    <w:rsid w:val="00EB0FDB"/>
    <w:rsid w:val="00EB2096"/>
    <w:rsid w:val="00EB269E"/>
    <w:rsid w:val="00EB2C1B"/>
    <w:rsid w:val="00EB341A"/>
    <w:rsid w:val="00EC2A19"/>
    <w:rsid w:val="00EC50E7"/>
    <w:rsid w:val="00EC551B"/>
    <w:rsid w:val="00EC691E"/>
    <w:rsid w:val="00EC713C"/>
    <w:rsid w:val="00ED0446"/>
    <w:rsid w:val="00ED0903"/>
    <w:rsid w:val="00ED1743"/>
    <w:rsid w:val="00ED5295"/>
    <w:rsid w:val="00ED7114"/>
    <w:rsid w:val="00ED7311"/>
    <w:rsid w:val="00EE1701"/>
    <w:rsid w:val="00EE1829"/>
    <w:rsid w:val="00EE3FD5"/>
    <w:rsid w:val="00EE52C2"/>
    <w:rsid w:val="00EE5A39"/>
    <w:rsid w:val="00EE6075"/>
    <w:rsid w:val="00EF0AF9"/>
    <w:rsid w:val="00EF1CD7"/>
    <w:rsid w:val="00EF36C4"/>
    <w:rsid w:val="00EF461D"/>
    <w:rsid w:val="00EF5F6E"/>
    <w:rsid w:val="00EF7950"/>
    <w:rsid w:val="00F00C5B"/>
    <w:rsid w:val="00F03291"/>
    <w:rsid w:val="00F0408D"/>
    <w:rsid w:val="00F10C7B"/>
    <w:rsid w:val="00F12E05"/>
    <w:rsid w:val="00F15BFF"/>
    <w:rsid w:val="00F16994"/>
    <w:rsid w:val="00F16CF1"/>
    <w:rsid w:val="00F237C7"/>
    <w:rsid w:val="00F244E6"/>
    <w:rsid w:val="00F246F6"/>
    <w:rsid w:val="00F258D6"/>
    <w:rsid w:val="00F26952"/>
    <w:rsid w:val="00F30949"/>
    <w:rsid w:val="00F325DD"/>
    <w:rsid w:val="00F32A60"/>
    <w:rsid w:val="00F32B59"/>
    <w:rsid w:val="00F32E26"/>
    <w:rsid w:val="00F3413B"/>
    <w:rsid w:val="00F34D67"/>
    <w:rsid w:val="00F36F0E"/>
    <w:rsid w:val="00F404C8"/>
    <w:rsid w:val="00F40C53"/>
    <w:rsid w:val="00F416A9"/>
    <w:rsid w:val="00F423FB"/>
    <w:rsid w:val="00F43A8E"/>
    <w:rsid w:val="00F50105"/>
    <w:rsid w:val="00F5176C"/>
    <w:rsid w:val="00F5243B"/>
    <w:rsid w:val="00F5250F"/>
    <w:rsid w:val="00F5367D"/>
    <w:rsid w:val="00F555F2"/>
    <w:rsid w:val="00F566B6"/>
    <w:rsid w:val="00F56A0A"/>
    <w:rsid w:val="00F62B56"/>
    <w:rsid w:val="00F65297"/>
    <w:rsid w:val="00F71BF7"/>
    <w:rsid w:val="00F767B4"/>
    <w:rsid w:val="00F77846"/>
    <w:rsid w:val="00F80960"/>
    <w:rsid w:val="00F81995"/>
    <w:rsid w:val="00F83BEE"/>
    <w:rsid w:val="00F8406D"/>
    <w:rsid w:val="00F85D47"/>
    <w:rsid w:val="00F85E51"/>
    <w:rsid w:val="00F864F5"/>
    <w:rsid w:val="00F87219"/>
    <w:rsid w:val="00F90CFE"/>
    <w:rsid w:val="00F93B83"/>
    <w:rsid w:val="00F9494F"/>
    <w:rsid w:val="00F94C40"/>
    <w:rsid w:val="00FA249E"/>
    <w:rsid w:val="00FA2F6B"/>
    <w:rsid w:val="00FA314F"/>
    <w:rsid w:val="00FA3634"/>
    <w:rsid w:val="00FA5179"/>
    <w:rsid w:val="00FA562C"/>
    <w:rsid w:val="00FB0FBB"/>
    <w:rsid w:val="00FB14CB"/>
    <w:rsid w:val="00FB3539"/>
    <w:rsid w:val="00FB4311"/>
    <w:rsid w:val="00FB467C"/>
    <w:rsid w:val="00FB5712"/>
    <w:rsid w:val="00FB6B1C"/>
    <w:rsid w:val="00FC027D"/>
    <w:rsid w:val="00FC33BC"/>
    <w:rsid w:val="00FC3F16"/>
    <w:rsid w:val="00FC4497"/>
    <w:rsid w:val="00FC454D"/>
    <w:rsid w:val="00FC6514"/>
    <w:rsid w:val="00FC6F50"/>
    <w:rsid w:val="00FC7213"/>
    <w:rsid w:val="00FD070B"/>
    <w:rsid w:val="00FD22FD"/>
    <w:rsid w:val="00FD2869"/>
    <w:rsid w:val="00FD3B53"/>
    <w:rsid w:val="00FD5711"/>
    <w:rsid w:val="00FD5DF1"/>
    <w:rsid w:val="00FD68BC"/>
    <w:rsid w:val="00FD7454"/>
    <w:rsid w:val="00FE0495"/>
    <w:rsid w:val="00FE0F99"/>
    <w:rsid w:val="00FE11BC"/>
    <w:rsid w:val="00FE1567"/>
    <w:rsid w:val="00FE235B"/>
    <w:rsid w:val="00FE2EEE"/>
    <w:rsid w:val="00FE3B8E"/>
    <w:rsid w:val="00FE3B90"/>
    <w:rsid w:val="00FE4588"/>
    <w:rsid w:val="00FE470F"/>
    <w:rsid w:val="00FE60CB"/>
    <w:rsid w:val="00FE7B62"/>
    <w:rsid w:val="00FE7E9D"/>
    <w:rsid w:val="00FF21F5"/>
    <w:rsid w:val="00FF3909"/>
    <w:rsid w:val="00FF4028"/>
    <w:rsid w:val="00FF7004"/>
    <w:rsid w:val="011E1FE4"/>
    <w:rsid w:val="012D2227"/>
    <w:rsid w:val="012D4559"/>
    <w:rsid w:val="012E34F5"/>
    <w:rsid w:val="013F6604"/>
    <w:rsid w:val="01543C57"/>
    <w:rsid w:val="017311EE"/>
    <w:rsid w:val="017817AA"/>
    <w:rsid w:val="017E2E02"/>
    <w:rsid w:val="01CD0FF0"/>
    <w:rsid w:val="01E71C38"/>
    <w:rsid w:val="01F44A7E"/>
    <w:rsid w:val="021358C1"/>
    <w:rsid w:val="021F6013"/>
    <w:rsid w:val="022A6766"/>
    <w:rsid w:val="0241605D"/>
    <w:rsid w:val="027E2CF1"/>
    <w:rsid w:val="02BC4A08"/>
    <w:rsid w:val="02CD1F13"/>
    <w:rsid w:val="02D71101"/>
    <w:rsid w:val="02E1151B"/>
    <w:rsid w:val="031B2C7F"/>
    <w:rsid w:val="03667C72"/>
    <w:rsid w:val="036B7710"/>
    <w:rsid w:val="03874122"/>
    <w:rsid w:val="039D5B58"/>
    <w:rsid w:val="039E11CA"/>
    <w:rsid w:val="03A1104C"/>
    <w:rsid w:val="03D744D5"/>
    <w:rsid w:val="03EE3B6A"/>
    <w:rsid w:val="03F0652E"/>
    <w:rsid w:val="041E2451"/>
    <w:rsid w:val="04207E21"/>
    <w:rsid w:val="04637EE1"/>
    <w:rsid w:val="04675A50"/>
    <w:rsid w:val="046A5320"/>
    <w:rsid w:val="04701B83"/>
    <w:rsid w:val="04BD7D66"/>
    <w:rsid w:val="04C74F24"/>
    <w:rsid w:val="04FC6AE0"/>
    <w:rsid w:val="05545FD4"/>
    <w:rsid w:val="056703FD"/>
    <w:rsid w:val="0597643A"/>
    <w:rsid w:val="05AE4E23"/>
    <w:rsid w:val="05B20F4D"/>
    <w:rsid w:val="061439B5"/>
    <w:rsid w:val="061708BA"/>
    <w:rsid w:val="0619721E"/>
    <w:rsid w:val="061D60CA"/>
    <w:rsid w:val="0627193B"/>
    <w:rsid w:val="067D77AC"/>
    <w:rsid w:val="069618FA"/>
    <w:rsid w:val="06AE5BB8"/>
    <w:rsid w:val="06DF5D71"/>
    <w:rsid w:val="06E710CA"/>
    <w:rsid w:val="072639A0"/>
    <w:rsid w:val="074402CA"/>
    <w:rsid w:val="076241C2"/>
    <w:rsid w:val="07941252"/>
    <w:rsid w:val="07C02047"/>
    <w:rsid w:val="07FC26EF"/>
    <w:rsid w:val="0802440D"/>
    <w:rsid w:val="083E4D1A"/>
    <w:rsid w:val="08610ACC"/>
    <w:rsid w:val="08793FA4"/>
    <w:rsid w:val="087D37AA"/>
    <w:rsid w:val="088968DD"/>
    <w:rsid w:val="08AE6343"/>
    <w:rsid w:val="08BF40AC"/>
    <w:rsid w:val="08D25907"/>
    <w:rsid w:val="09125119"/>
    <w:rsid w:val="09352B12"/>
    <w:rsid w:val="094D16B8"/>
    <w:rsid w:val="09572537"/>
    <w:rsid w:val="099A0675"/>
    <w:rsid w:val="09A45050"/>
    <w:rsid w:val="09F4422A"/>
    <w:rsid w:val="0A1023C3"/>
    <w:rsid w:val="0A1F6903"/>
    <w:rsid w:val="0A4F1460"/>
    <w:rsid w:val="0A7113D6"/>
    <w:rsid w:val="0A801619"/>
    <w:rsid w:val="0A8A5CB2"/>
    <w:rsid w:val="0A9450C5"/>
    <w:rsid w:val="0AA417AC"/>
    <w:rsid w:val="0AFC15E8"/>
    <w:rsid w:val="0AFC46F6"/>
    <w:rsid w:val="0B01011B"/>
    <w:rsid w:val="0B584344"/>
    <w:rsid w:val="0BFC1637"/>
    <w:rsid w:val="0BFE4FB4"/>
    <w:rsid w:val="0C2F779B"/>
    <w:rsid w:val="0C540FAF"/>
    <w:rsid w:val="0CB832EC"/>
    <w:rsid w:val="0CE42333"/>
    <w:rsid w:val="0D0B3D64"/>
    <w:rsid w:val="0D1150F2"/>
    <w:rsid w:val="0D447276"/>
    <w:rsid w:val="0D531267"/>
    <w:rsid w:val="0D692839"/>
    <w:rsid w:val="0D6E7E4F"/>
    <w:rsid w:val="0D731C52"/>
    <w:rsid w:val="0D743422"/>
    <w:rsid w:val="0D7F3E0A"/>
    <w:rsid w:val="0DA27AF9"/>
    <w:rsid w:val="0DB22900"/>
    <w:rsid w:val="0DD77C44"/>
    <w:rsid w:val="0DD93221"/>
    <w:rsid w:val="0DE50D73"/>
    <w:rsid w:val="0DF56A7A"/>
    <w:rsid w:val="0E1C2717"/>
    <w:rsid w:val="0E3564AD"/>
    <w:rsid w:val="0E4064CC"/>
    <w:rsid w:val="0E5A08A6"/>
    <w:rsid w:val="0ED62150"/>
    <w:rsid w:val="0EE505E5"/>
    <w:rsid w:val="0EF06192"/>
    <w:rsid w:val="0F065D27"/>
    <w:rsid w:val="0F083839"/>
    <w:rsid w:val="0F0E5742"/>
    <w:rsid w:val="0F4347E2"/>
    <w:rsid w:val="0F827BE2"/>
    <w:rsid w:val="0FB14CE8"/>
    <w:rsid w:val="0FD57680"/>
    <w:rsid w:val="101007E8"/>
    <w:rsid w:val="10324220"/>
    <w:rsid w:val="10347723"/>
    <w:rsid w:val="10462FE5"/>
    <w:rsid w:val="104C54C9"/>
    <w:rsid w:val="10545A22"/>
    <w:rsid w:val="10635C65"/>
    <w:rsid w:val="1072471A"/>
    <w:rsid w:val="107E46C2"/>
    <w:rsid w:val="10817822"/>
    <w:rsid w:val="10A06FF5"/>
    <w:rsid w:val="10B4026F"/>
    <w:rsid w:val="10BE7687"/>
    <w:rsid w:val="11164A85"/>
    <w:rsid w:val="11315DE1"/>
    <w:rsid w:val="11317333"/>
    <w:rsid w:val="1142587A"/>
    <w:rsid w:val="116B04DF"/>
    <w:rsid w:val="11744B2C"/>
    <w:rsid w:val="119105B0"/>
    <w:rsid w:val="11A622AD"/>
    <w:rsid w:val="123172FC"/>
    <w:rsid w:val="124E024F"/>
    <w:rsid w:val="12555A81"/>
    <w:rsid w:val="128D4ACB"/>
    <w:rsid w:val="129F2A2C"/>
    <w:rsid w:val="12C56763"/>
    <w:rsid w:val="12E77F91"/>
    <w:rsid w:val="133057B9"/>
    <w:rsid w:val="137302A8"/>
    <w:rsid w:val="13737F6D"/>
    <w:rsid w:val="13BF7656"/>
    <w:rsid w:val="13C36177"/>
    <w:rsid w:val="13D749A0"/>
    <w:rsid w:val="13DF3855"/>
    <w:rsid w:val="144A2F48"/>
    <w:rsid w:val="14533497"/>
    <w:rsid w:val="149C7998"/>
    <w:rsid w:val="14A7532A"/>
    <w:rsid w:val="14C2341C"/>
    <w:rsid w:val="14FE7D0A"/>
    <w:rsid w:val="150B482C"/>
    <w:rsid w:val="151B4D60"/>
    <w:rsid w:val="151C63E2"/>
    <w:rsid w:val="152008D2"/>
    <w:rsid w:val="154F67B8"/>
    <w:rsid w:val="15B2183F"/>
    <w:rsid w:val="15C56A7A"/>
    <w:rsid w:val="15F5110D"/>
    <w:rsid w:val="16250BD1"/>
    <w:rsid w:val="163D4714"/>
    <w:rsid w:val="16421E79"/>
    <w:rsid w:val="166C0B57"/>
    <w:rsid w:val="1695644C"/>
    <w:rsid w:val="16D96F8D"/>
    <w:rsid w:val="16F65238"/>
    <w:rsid w:val="172B3AFF"/>
    <w:rsid w:val="179606CE"/>
    <w:rsid w:val="17984446"/>
    <w:rsid w:val="17C214C3"/>
    <w:rsid w:val="17EC4792"/>
    <w:rsid w:val="182B350C"/>
    <w:rsid w:val="18314FC0"/>
    <w:rsid w:val="1844012A"/>
    <w:rsid w:val="18746506"/>
    <w:rsid w:val="187529D9"/>
    <w:rsid w:val="18934C0E"/>
    <w:rsid w:val="18A8116D"/>
    <w:rsid w:val="18B012B6"/>
    <w:rsid w:val="18C809B6"/>
    <w:rsid w:val="190D5F52"/>
    <w:rsid w:val="1921046B"/>
    <w:rsid w:val="192F521E"/>
    <w:rsid w:val="19324F8C"/>
    <w:rsid w:val="193E456D"/>
    <w:rsid w:val="19434886"/>
    <w:rsid w:val="19483C4A"/>
    <w:rsid w:val="198B3B37"/>
    <w:rsid w:val="19C35B00"/>
    <w:rsid w:val="1A612A46"/>
    <w:rsid w:val="1A613215"/>
    <w:rsid w:val="1A6A1B16"/>
    <w:rsid w:val="1A6C6448"/>
    <w:rsid w:val="1AA650CC"/>
    <w:rsid w:val="1AF916A0"/>
    <w:rsid w:val="1B1A06B1"/>
    <w:rsid w:val="1B2A39A7"/>
    <w:rsid w:val="1B956D1A"/>
    <w:rsid w:val="1BC03F17"/>
    <w:rsid w:val="1BD23C9F"/>
    <w:rsid w:val="1C281B11"/>
    <w:rsid w:val="1C2A41CC"/>
    <w:rsid w:val="1C2A55D7"/>
    <w:rsid w:val="1C47643B"/>
    <w:rsid w:val="1C4F4A80"/>
    <w:rsid w:val="1C8A631A"/>
    <w:rsid w:val="1CB731AA"/>
    <w:rsid w:val="1D13456F"/>
    <w:rsid w:val="1D1722B1"/>
    <w:rsid w:val="1D7742C9"/>
    <w:rsid w:val="1DC31AF1"/>
    <w:rsid w:val="1E033FA3"/>
    <w:rsid w:val="1E396257"/>
    <w:rsid w:val="1E51534F"/>
    <w:rsid w:val="1E7159F1"/>
    <w:rsid w:val="1E8B50E9"/>
    <w:rsid w:val="1F02489B"/>
    <w:rsid w:val="1F0625DD"/>
    <w:rsid w:val="1F5D5A53"/>
    <w:rsid w:val="1F664E2A"/>
    <w:rsid w:val="1F8B4890"/>
    <w:rsid w:val="1FAF4A23"/>
    <w:rsid w:val="1FCD0620"/>
    <w:rsid w:val="1FCD7EB9"/>
    <w:rsid w:val="1FE04BDC"/>
    <w:rsid w:val="1FE16BA6"/>
    <w:rsid w:val="1FEB3581"/>
    <w:rsid w:val="1FEF4E1F"/>
    <w:rsid w:val="200A5B20"/>
    <w:rsid w:val="201E74B3"/>
    <w:rsid w:val="202A27D1"/>
    <w:rsid w:val="20404975"/>
    <w:rsid w:val="20542ED4"/>
    <w:rsid w:val="20607ACB"/>
    <w:rsid w:val="20695B39"/>
    <w:rsid w:val="20887022"/>
    <w:rsid w:val="2093568E"/>
    <w:rsid w:val="20964C98"/>
    <w:rsid w:val="20B10327"/>
    <w:rsid w:val="20FC63AD"/>
    <w:rsid w:val="20FD3489"/>
    <w:rsid w:val="20FD356C"/>
    <w:rsid w:val="2136069A"/>
    <w:rsid w:val="214851A7"/>
    <w:rsid w:val="214E64BB"/>
    <w:rsid w:val="21BA320B"/>
    <w:rsid w:val="21C30312"/>
    <w:rsid w:val="21D014A7"/>
    <w:rsid w:val="21EC1A28"/>
    <w:rsid w:val="21F229A5"/>
    <w:rsid w:val="22160D89"/>
    <w:rsid w:val="223C34B6"/>
    <w:rsid w:val="224F429B"/>
    <w:rsid w:val="22623FCE"/>
    <w:rsid w:val="22635651"/>
    <w:rsid w:val="226A4C31"/>
    <w:rsid w:val="2274785E"/>
    <w:rsid w:val="22A243CB"/>
    <w:rsid w:val="22D402FC"/>
    <w:rsid w:val="23362D65"/>
    <w:rsid w:val="23906919"/>
    <w:rsid w:val="23A75A11"/>
    <w:rsid w:val="23B1063E"/>
    <w:rsid w:val="2405635C"/>
    <w:rsid w:val="242642DB"/>
    <w:rsid w:val="245E4322"/>
    <w:rsid w:val="246A734E"/>
    <w:rsid w:val="248D2E59"/>
    <w:rsid w:val="25072C0B"/>
    <w:rsid w:val="25454733"/>
    <w:rsid w:val="25574E38"/>
    <w:rsid w:val="25583753"/>
    <w:rsid w:val="2576285C"/>
    <w:rsid w:val="25893620"/>
    <w:rsid w:val="25C05F89"/>
    <w:rsid w:val="25CD5911"/>
    <w:rsid w:val="25E44CFA"/>
    <w:rsid w:val="25F07BA6"/>
    <w:rsid w:val="25F969F8"/>
    <w:rsid w:val="26154EB4"/>
    <w:rsid w:val="262F66EE"/>
    <w:rsid w:val="2665260C"/>
    <w:rsid w:val="26A21B5E"/>
    <w:rsid w:val="26B45C0E"/>
    <w:rsid w:val="26C708A4"/>
    <w:rsid w:val="26E8008C"/>
    <w:rsid w:val="278A5992"/>
    <w:rsid w:val="27910EB2"/>
    <w:rsid w:val="27BA21B7"/>
    <w:rsid w:val="27D35027"/>
    <w:rsid w:val="27E9484A"/>
    <w:rsid w:val="27FC632B"/>
    <w:rsid w:val="28043432"/>
    <w:rsid w:val="280C52CA"/>
    <w:rsid w:val="2810013D"/>
    <w:rsid w:val="28235FAE"/>
    <w:rsid w:val="28395C86"/>
    <w:rsid w:val="286332DD"/>
    <w:rsid w:val="287C193E"/>
    <w:rsid w:val="28880762"/>
    <w:rsid w:val="28886D2B"/>
    <w:rsid w:val="288A7DDB"/>
    <w:rsid w:val="28AB2D17"/>
    <w:rsid w:val="28AF7842"/>
    <w:rsid w:val="28B10C06"/>
    <w:rsid w:val="28E31299"/>
    <w:rsid w:val="28F2414F"/>
    <w:rsid w:val="29084DDE"/>
    <w:rsid w:val="29183639"/>
    <w:rsid w:val="2919115F"/>
    <w:rsid w:val="294C32E2"/>
    <w:rsid w:val="2987256D"/>
    <w:rsid w:val="298E7457"/>
    <w:rsid w:val="29A94BD5"/>
    <w:rsid w:val="29D357B2"/>
    <w:rsid w:val="29F34C48"/>
    <w:rsid w:val="2A0D0CC4"/>
    <w:rsid w:val="2A1D2B12"/>
    <w:rsid w:val="2A225DF1"/>
    <w:rsid w:val="2A61691A"/>
    <w:rsid w:val="2A7917BC"/>
    <w:rsid w:val="2AA77E46"/>
    <w:rsid w:val="2B083239"/>
    <w:rsid w:val="2B0F2C2A"/>
    <w:rsid w:val="2B1B4C7E"/>
    <w:rsid w:val="2B444708"/>
    <w:rsid w:val="2B45448D"/>
    <w:rsid w:val="2B731056"/>
    <w:rsid w:val="2BA769AB"/>
    <w:rsid w:val="2BDA4026"/>
    <w:rsid w:val="2BF7401C"/>
    <w:rsid w:val="2BFE4CAB"/>
    <w:rsid w:val="2C0B7248"/>
    <w:rsid w:val="2C1F6A8C"/>
    <w:rsid w:val="2C21225D"/>
    <w:rsid w:val="2C42277B"/>
    <w:rsid w:val="2C602C01"/>
    <w:rsid w:val="2C951067"/>
    <w:rsid w:val="2C9A4365"/>
    <w:rsid w:val="2CD7534F"/>
    <w:rsid w:val="2CE33F5E"/>
    <w:rsid w:val="2D4C1B03"/>
    <w:rsid w:val="2D622338"/>
    <w:rsid w:val="2D662499"/>
    <w:rsid w:val="2D665687"/>
    <w:rsid w:val="2D6E6C9F"/>
    <w:rsid w:val="2D736E31"/>
    <w:rsid w:val="2D74105A"/>
    <w:rsid w:val="2D7960E4"/>
    <w:rsid w:val="2DA56705"/>
    <w:rsid w:val="2DE03FDA"/>
    <w:rsid w:val="2DEB0352"/>
    <w:rsid w:val="2E051CB2"/>
    <w:rsid w:val="2E133683"/>
    <w:rsid w:val="2ED55B28"/>
    <w:rsid w:val="2F2D7712"/>
    <w:rsid w:val="2F370591"/>
    <w:rsid w:val="2F7708EA"/>
    <w:rsid w:val="2FAF1ED5"/>
    <w:rsid w:val="2FB478BE"/>
    <w:rsid w:val="2FD302BA"/>
    <w:rsid w:val="2FD951A4"/>
    <w:rsid w:val="2FDB05FC"/>
    <w:rsid w:val="30085A89"/>
    <w:rsid w:val="30112B90"/>
    <w:rsid w:val="301A1BA6"/>
    <w:rsid w:val="3080319F"/>
    <w:rsid w:val="308848F1"/>
    <w:rsid w:val="30967D2C"/>
    <w:rsid w:val="30AA4E2E"/>
    <w:rsid w:val="30AE03DF"/>
    <w:rsid w:val="30BE0EF6"/>
    <w:rsid w:val="30E3452C"/>
    <w:rsid w:val="311762DA"/>
    <w:rsid w:val="318178A1"/>
    <w:rsid w:val="31B630B5"/>
    <w:rsid w:val="31B732C3"/>
    <w:rsid w:val="31F723D7"/>
    <w:rsid w:val="31F77B64"/>
    <w:rsid w:val="31FA3731"/>
    <w:rsid w:val="32CE1057"/>
    <w:rsid w:val="32F44349"/>
    <w:rsid w:val="32FD11AA"/>
    <w:rsid w:val="33010C9A"/>
    <w:rsid w:val="33266EA2"/>
    <w:rsid w:val="333627CB"/>
    <w:rsid w:val="336B743A"/>
    <w:rsid w:val="338749CA"/>
    <w:rsid w:val="33DF4656"/>
    <w:rsid w:val="33E00A0A"/>
    <w:rsid w:val="33FB1B8D"/>
    <w:rsid w:val="34000FEC"/>
    <w:rsid w:val="3431735D"/>
    <w:rsid w:val="34563CEC"/>
    <w:rsid w:val="345B262C"/>
    <w:rsid w:val="34655258"/>
    <w:rsid w:val="347971AA"/>
    <w:rsid w:val="348523D7"/>
    <w:rsid w:val="349E6970"/>
    <w:rsid w:val="34DB5D05"/>
    <w:rsid w:val="351647A5"/>
    <w:rsid w:val="356B4AF0"/>
    <w:rsid w:val="359A7184"/>
    <w:rsid w:val="35AD2797"/>
    <w:rsid w:val="35C91817"/>
    <w:rsid w:val="35F03248"/>
    <w:rsid w:val="36190A39"/>
    <w:rsid w:val="361B1790"/>
    <w:rsid w:val="36607CD1"/>
    <w:rsid w:val="36745C27"/>
    <w:rsid w:val="36F07995"/>
    <w:rsid w:val="36FA1E68"/>
    <w:rsid w:val="373553B6"/>
    <w:rsid w:val="37355BF1"/>
    <w:rsid w:val="3748403E"/>
    <w:rsid w:val="375C0B95"/>
    <w:rsid w:val="37972A30"/>
    <w:rsid w:val="37DB6616"/>
    <w:rsid w:val="38170F5F"/>
    <w:rsid w:val="386D5023"/>
    <w:rsid w:val="387463B2"/>
    <w:rsid w:val="38757884"/>
    <w:rsid w:val="38A02D03"/>
    <w:rsid w:val="38A45284"/>
    <w:rsid w:val="38AF73EA"/>
    <w:rsid w:val="390B70D0"/>
    <w:rsid w:val="392D7D18"/>
    <w:rsid w:val="39585478"/>
    <w:rsid w:val="39763A64"/>
    <w:rsid w:val="398724BC"/>
    <w:rsid w:val="39A3641C"/>
    <w:rsid w:val="39B06F76"/>
    <w:rsid w:val="39B136EE"/>
    <w:rsid w:val="39D2061C"/>
    <w:rsid w:val="3A084D69"/>
    <w:rsid w:val="3A0B237D"/>
    <w:rsid w:val="3A30455A"/>
    <w:rsid w:val="3A327363"/>
    <w:rsid w:val="3A331EF5"/>
    <w:rsid w:val="3A685AA2"/>
    <w:rsid w:val="3AB137F0"/>
    <w:rsid w:val="3AC14675"/>
    <w:rsid w:val="3AD11835"/>
    <w:rsid w:val="3AE4150E"/>
    <w:rsid w:val="3AEF2AA1"/>
    <w:rsid w:val="3B186C9D"/>
    <w:rsid w:val="3B1A3241"/>
    <w:rsid w:val="3B1B48C3"/>
    <w:rsid w:val="3B5A1D36"/>
    <w:rsid w:val="3B842468"/>
    <w:rsid w:val="3B985F13"/>
    <w:rsid w:val="3BEE345B"/>
    <w:rsid w:val="3CC03974"/>
    <w:rsid w:val="3CCD42E3"/>
    <w:rsid w:val="3CDE3DFA"/>
    <w:rsid w:val="3CED228F"/>
    <w:rsid w:val="3D17730C"/>
    <w:rsid w:val="3D522505"/>
    <w:rsid w:val="3D7021B3"/>
    <w:rsid w:val="3D89645B"/>
    <w:rsid w:val="3DC22A59"/>
    <w:rsid w:val="3DD82F3F"/>
    <w:rsid w:val="3E027FCA"/>
    <w:rsid w:val="3E1C6CCE"/>
    <w:rsid w:val="3EA90437"/>
    <w:rsid w:val="3EBC333B"/>
    <w:rsid w:val="3EE14075"/>
    <w:rsid w:val="3F061212"/>
    <w:rsid w:val="3F14769B"/>
    <w:rsid w:val="3F2029A0"/>
    <w:rsid w:val="3F6302B5"/>
    <w:rsid w:val="3F746C97"/>
    <w:rsid w:val="401776B5"/>
    <w:rsid w:val="402D7572"/>
    <w:rsid w:val="40542B45"/>
    <w:rsid w:val="405D597D"/>
    <w:rsid w:val="40774EA0"/>
    <w:rsid w:val="409E2E12"/>
    <w:rsid w:val="40B76E3C"/>
    <w:rsid w:val="40C21D4C"/>
    <w:rsid w:val="40C41559"/>
    <w:rsid w:val="40EA5463"/>
    <w:rsid w:val="40F84E05"/>
    <w:rsid w:val="410C176C"/>
    <w:rsid w:val="413466DE"/>
    <w:rsid w:val="419E07AB"/>
    <w:rsid w:val="41AE0E79"/>
    <w:rsid w:val="41BD78F5"/>
    <w:rsid w:val="41BE0CEB"/>
    <w:rsid w:val="41D028AB"/>
    <w:rsid w:val="41DB1250"/>
    <w:rsid w:val="42036236"/>
    <w:rsid w:val="425A2175"/>
    <w:rsid w:val="42813BA5"/>
    <w:rsid w:val="42895E35"/>
    <w:rsid w:val="43713BB4"/>
    <w:rsid w:val="43750E3A"/>
    <w:rsid w:val="439C056B"/>
    <w:rsid w:val="43D838FD"/>
    <w:rsid w:val="43E443EC"/>
    <w:rsid w:val="43FE5E80"/>
    <w:rsid w:val="443B107F"/>
    <w:rsid w:val="447A6AFE"/>
    <w:rsid w:val="447B63D2"/>
    <w:rsid w:val="44877E08"/>
    <w:rsid w:val="449A71A0"/>
    <w:rsid w:val="44D12877"/>
    <w:rsid w:val="44E43D50"/>
    <w:rsid w:val="450212EA"/>
    <w:rsid w:val="454C21C0"/>
    <w:rsid w:val="4555504E"/>
    <w:rsid w:val="455864F9"/>
    <w:rsid w:val="45667082"/>
    <w:rsid w:val="456D0411"/>
    <w:rsid w:val="45CD0EAF"/>
    <w:rsid w:val="45DE29C1"/>
    <w:rsid w:val="45F621B4"/>
    <w:rsid w:val="460556BB"/>
    <w:rsid w:val="46062F7C"/>
    <w:rsid w:val="464E3D9E"/>
    <w:rsid w:val="464F0AEA"/>
    <w:rsid w:val="465810C1"/>
    <w:rsid w:val="4658720B"/>
    <w:rsid w:val="466C06C8"/>
    <w:rsid w:val="467008E8"/>
    <w:rsid w:val="46C93D6D"/>
    <w:rsid w:val="46D36C8F"/>
    <w:rsid w:val="46DF0E9A"/>
    <w:rsid w:val="46FA3F26"/>
    <w:rsid w:val="47803DD3"/>
    <w:rsid w:val="479A32A5"/>
    <w:rsid w:val="47B75973"/>
    <w:rsid w:val="47FC5C59"/>
    <w:rsid w:val="48013F2E"/>
    <w:rsid w:val="48174664"/>
    <w:rsid w:val="48311075"/>
    <w:rsid w:val="484A67E7"/>
    <w:rsid w:val="485853A8"/>
    <w:rsid w:val="486E74AD"/>
    <w:rsid w:val="48783354"/>
    <w:rsid w:val="48861F15"/>
    <w:rsid w:val="48CC544E"/>
    <w:rsid w:val="48D652B3"/>
    <w:rsid w:val="49060BED"/>
    <w:rsid w:val="492A45BA"/>
    <w:rsid w:val="495F29EE"/>
    <w:rsid w:val="4976707F"/>
    <w:rsid w:val="4981448B"/>
    <w:rsid w:val="49900B72"/>
    <w:rsid w:val="499A6114"/>
    <w:rsid w:val="49B26D3A"/>
    <w:rsid w:val="49F66C27"/>
    <w:rsid w:val="4A062BE2"/>
    <w:rsid w:val="4A0A26D2"/>
    <w:rsid w:val="4A18289A"/>
    <w:rsid w:val="4A570A70"/>
    <w:rsid w:val="4A683DFA"/>
    <w:rsid w:val="4A761B16"/>
    <w:rsid w:val="4A880DD3"/>
    <w:rsid w:val="4A9326C8"/>
    <w:rsid w:val="4A9B157C"/>
    <w:rsid w:val="4AD827D0"/>
    <w:rsid w:val="4ADD0A18"/>
    <w:rsid w:val="4AEC1DD8"/>
    <w:rsid w:val="4B3317B5"/>
    <w:rsid w:val="4B4E2A92"/>
    <w:rsid w:val="4B545024"/>
    <w:rsid w:val="4B7509F6"/>
    <w:rsid w:val="4B8B507D"/>
    <w:rsid w:val="4BFD123A"/>
    <w:rsid w:val="4C082C41"/>
    <w:rsid w:val="4C15535E"/>
    <w:rsid w:val="4C303F46"/>
    <w:rsid w:val="4C3752D5"/>
    <w:rsid w:val="4C58181D"/>
    <w:rsid w:val="4C5D4B34"/>
    <w:rsid w:val="4D057181"/>
    <w:rsid w:val="4D2E0486"/>
    <w:rsid w:val="4D502AF2"/>
    <w:rsid w:val="4D750818"/>
    <w:rsid w:val="4D782049"/>
    <w:rsid w:val="4D902EEE"/>
    <w:rsid w:val="4D9258D3"/>
    <w:rsid w:val="4DAD3EFF"/>
    <w:rsid w:val="4DB72B71"/>
    <w:rsid w:val="4DBE6397"/>
    <w:rsid w:val="4DD454D1"/>
    <w:rsid w:val="4DE66FB2"/>
    <w:rsid w:val="4E035DB6"/>
    <w:rsid w:val="4E0E4BB5"/>
    <w:rsid w:val="4E2B0F4A"/>
    <w:rsid w:val="4E52248E"/>
    <w:rsid w:val="4E941691"/>
    <w:rsid w:val="4E983985"/>
    <w:rsid w:val="4EA824BA"/>
    <w:rsid w:val="4EF7095A"/>
    <w:rsid w:val="4EF94AC3"/>
    <w:rsid w:val="4F10446E"/>
    <w:rsid w:val="4F3135A6"/>
    <w:rsid w:val="4F9636DF"/>
    <w:rsid w:val="4FA121B5"/>
    <w:rsid w:val="4FA94C18"/>
    <w:rsid w:val="4FAD422B"/>
    <w:rsid w:val="4FB60614"/>
    <w:rsid w:val="501E562A"/>
    <w:rsid w:val="501F1A47"/>
    <w:rsid w:val="50593A6B"/>
    <w:rsid w:val="506F7733"/>
    <w:rsid w:val="50740B35"/>
    <w:rsid w:val="508323A3"/>
    <w:rsid w:val="50C11611"/>
    <w:rsid w:val="50C64008"/>
    <w:rsid w:val="50D852D8"/>
    <w:rsid w:val="50E7376D"/>
    <w:rsid w:val="514C30F0"/>
    <w:rsid w:val="515830D4"/>
    <w:rsid w:val="5198284A"/>
    <w:rsid w:val="51CB0999"/>
    <w:rsid w:val="51FE19F0"/>
    <w:rsid w:val="52224331"/>
    <w:rsid w:val="52DB10B0"/>
    <w:rsid w:val="52FF3877"/>
    <w:rsid w:val="531E4F6D"/>
    <w:rsid w:val="531E71EE"/>
    <w:rsid w:val="533E555E"/>
    <w:rsid w:val="5391176E"/>
    <w:rsid w:val="53923E52"/>
    <w:rsid w:val="53B97F3A"/>
    <w:rsid w:val="53CD1E8A"/>
    <w:rsid w:val="53D61877"/>
    <w:rsid w:val="53EB70D0"/>
    <w:rsid w:val="544557C0"/>
    <w:rsid w:val="545E6BC3"/>
    <w:rsid w:val="546A2608"/>
    <w:rsid w:val="548412D3"/>
    <w:rsid w:val="548A5AC1"/>
    <w:rsid w:val="548E7C22"/>
    <w:rsid w:val="54D933CD"/>
    <w:rsid w:val="54ED2C17"/>
    <w:rsid w:val="54F41600"/>
    <w:rsid w:val="54FC7620"/>
    <w:rsid w:val="552F4020"/>
    <w:rsid w:val="5552317F"/>
    <w:rsid w:val="558E2409"/>
    <w:rsid w:val="55B72065"/>
    <w:rsid w:val="55C510F6"/>
    <w:rsid w:val="55C951EF"/>
    <w:rsid w:val="563A60ED"/>
    <w:rsid w:val="564342B1"/>
    <w:rsid w:val="565B033A"/>
    <w:rsid w:val="569021B1"/>
    <w:rsid w:val="56925F29"/>
    <w:rsid w:val="56E542AB"/>
    <w:rsid w:val="57014E5D"/>
    <w:rsid w:val="57040122"/>
    <w:rsid w:val="575A3DD1"/>
    <w:rsid w:val="57631674"/>
    <w:rsid w:val="577F457C"/>
    <w:rsid w:val="57971222"/>
    <w:rsid w:val="57A557E8"/>
    <w:rsid w:val="57AF4DF3"/>
    <w:rsid w:val="57BD5228"/>
    <w:rsid w:val="57C06AC6"/>
    <w:rsid w:val="57EF3096"/>
    <w:rsid w:val="580F7106"/>
    <w:rsid w:val="58226A99"/>
    <w:rsid w:val="5866766D"/>
    <w:rsid w:val="58743C33"/>
    <w:rsid w:val="588E0972"/>
    <w:rsid w:val="58B07758"/>
    <w:rsid w:val="58B21713"/>
    <w:rsid w:val="58BA52C3"/>
    <w:rsid w:val="592117E6"/>
    <w:rsid w:val="5947124D"/>
    <w:rsid w:val="594A6647"/>
    <w:rsid w:val="5960230F"/>
    <w:rsid w:val="59B72375"/>
    <w:rsid w:val="59E720E8"/>
    <w:rsid w:val="5A0013FC"/>
    <w:rsid w:val="5A076BE3"/>
    <w:rsid w:val="5A2C0767"/>
    <w:rsid w:val="5A3E07A1"/>
    <w:rsid w:val="5A45503A"/>
    <w:rsid w:val="5A5D59BD"/>
    <w:rsid w:val="5A700A12"/>
    <w:rsid w:val="5A8764B0"/>
    <w:rsid w:val="5A902780"/>
    <w:rsid w:val="5B1909C7"/>
    <w:rsid w:val="5B2479CD"/>
    <w:rsid w:val="5B2A7B83"/>
    <w:rsid w:val="5BA44C73"/>
    <w:rsid w:val="5BAF30D9"/>
    <w:rsid w:val="5BAF6C35"/>
    <w:rsid w:val="5BB91684"/>
    <w:rsid w:val="5BE2525D"/>
    <w:rsid w:val="5BEE6662"/>
    <w:rsid w:val="5BFB1E7B"/>
    <w:rsid w:val="5C20728C"/>
    <w:rsid w:val="5C237623"/>
    <w:rsid w:val="5C3B2BBF"/>
    <w:rsid w:val="5C5B4607"/>
    <w:rsid w:val="5C7C1E93"/>
    <w:rsid w:val="5C9522CF"/>
    <w:rsid w:val="5CA2679A"/>
    <w:rsid w:val="5CDD5A24"/>
    <w:rsid w:val="5CE609DA"/>
    <w:rsid w:val="5D2B6790"/>
    <w:rsid w:val="5D3A2E77"/>
    <w:rsid w:val="5D3C7138"/>
    <w:rsid w:val="5D4A39DC"/>
    <w:rsid w:val="5D570CFD"/>
    <w:rsid w:val="5D5F4AC2"/>
    <w:rsid w:val="5D924BD1"/>
    <w:rsid w:val="5D954414"/>
    <w:rsid w:val="5D9A56F4"/>
    <w:rsid w:val="5D9B1B67"/>
    <w:rsid w:val="5DAA7FFC"/>
    <w:rsid w:val="5DB22A0D"/>
    <w:rsid w:val="5DD07337"/>
    <w:rsid w:val="5DDC260A"/>
    <w:rsid w:val="5E3B5EA7"/>
    <w:rsid w:val="5E711F6C"/>
    <w:rsid w:val="5EAB6B6A"/>
    <w:rsid w:val="5EB6652D"/>
    <w:rsid w:val="5EC073AC"/>
    <w:rsid w:val="5EE906B0"/>
    <w:rsid w:val="5F0E0117"/>
    <w:rsid w:val="5F2B0CC9"/>
    <w:rsid w:val="5F44415B"/>
    <w:rsid w:val="5F6D7533"/>
    <w:rsid w:val="5F942D12"/>
    <w:rsid w:val="5F9C3975"/>
    <w:rsid w:val="5F9C5723"/>
    <w:rsid w:val="5FA31F76"/>
    <w:rsid w:val="5FC44C79"/>
    <w:rsid w:val="601D33C6"/>
    <w:rsid w:val="602763C2"/>
    <w:rsid w:val="60437350"/>
    <w:rsid w:val="60457B68"/>
    <w:rsid w:val="60571EFB"/>
    <w:rsid w:val="605C4EB2"/>
    <w:rsid w:val="605D3104"/>
    <w:rsid w:val="605F547B"/>
    <w:rsid w:val="60681AA9"/>
    <w:rsid w:val="60A76A75"/>
    <w:rsid w:val="60B31DB3"/>
    <w:rsid w:val="60C211B9"/>
    <w:rsid w:val="60EC4488"/>
    <w:rsid w:val="60ED40AE"/>
    <w:rsid w:val="611008D8"/>
    <w:rsid w:val="61277C66"/>
    <w:rsid w:val="614B11AE"/>
    <w:rsid w:val="6171355A"/>
    <w:rsid w:val="61C10A16"/>
    <w:rsid w:val="61DE18A1"/>
    <w:rsid w:val="61E11B13"/>
    <w:rsid w:val="61FD68D2"/>
    <w:rsid w:val="62065A1D"/>
    <w:rsid w:val="62253F85"/>
    <w:rsid w:val="625911EA"/>
    <w:rsid w:val="6265177A"/>
    <w:rsid w:val="626D15F8"/>
    <w:rsid w:val="62B7277D"/>
    <w:rsid w:val="62C52A98"/>
    <w:rsid w:val="62DA71BA"/>
    <w:rsid w:val="62FA0E4E"/>
    <w:rsid w:val="631B7A59"/>
    <w:rsid w:val="63296040"/>
    <w:rsid w:val="63433366"/>
    <w:rsid w:val="635651A7"/>
    <w:rsid w:val="635D166D"/>
    <w:rsid w:val="63894210"/>
    <w:rsid w:val="63AD6150"/>
    <w:rsid w:val="63D77E29"/>
    <w:rsid w:val="63DC1D43"/>
    <w:rsid w:val="64320136"/>
    <w:rsid w:val="645E6B41"/>
    <w:rsid w:val="64B63248"/>
    <w:rsid w:val="64B639FB"/>
    <w:rsid w:val="64D4595F"/>
    <w:rsid w:val="64F953C5"/>
    <w:rsid w:val="64FF4941"/>
    <w:rsid w:val="65156226"/>
    <w:rsid w:val="654B006F"/>
    <w:rsid w:val="659770B8"/>
    <w:rsid w:val="65BC5C6A"/>
    <w:rsid w:val="65BF660F"/>
    <w:rsid w:val="660B715E"/>
    <w:rsid w:val="661E1587"/>
    <w:rsid w:val="66723681"/>
    <w:rsid w:val="667E3DD4"/>
    <w:rsid w:val="668B350B"/>
    <w:rsid w:val="66D87988"/>
    <w:rsid w:val="66FD5C32"/>
    <w:rsid w:val="67397CFB"/>
    <w:rsid w:val="67530DBD"/>
    <w:rsid w:val="67544B35"/>
    <w:rsid w:val="675B254E"/>
    <w:rsid w:val="675B4115"/>
    <w:rsid w:val="676F18DC"/>
    <w:rsid w:val="677A5A2D"/>
    <w:rsid w:val="677F729A"/>
    <w:rsid w:val="67892A30"/>
    <w:rsid w:val="67900263"/>
    <w:rsid w:val="683E5A11"/>
    <w:rsid w:val="68596C41"/>
    <w:rsid w:val="687A05CB"/>
    <w:rsid w:val="688558EE"/>
    <w:rsid w:val="68A660EC"/>
    <w:rsid w:val="68DB72BC"/>
    <w:rsid w:val="68E8712A"/>
    <w:rsid w:val="69494711"/>
    <w:rsid w:val="694D5CE0"/>
    <w:rsid w:val="69665AFA"/>
    <w:rsid w:val="6967357B"/>
    <w:rsid w:val="696F1CFD"/>
    <w:rsid w:val="697330A7"/>
    <w:rsid w:val="69891532"/>
    <w:rsid w:val="69A27EDD"/>
    <w:rsid w:val="69A57621"/>
    <w:rsid w:val="69AC1BA1"/>
    <w:rsid w:val="69B852F2"/>
    <w:rsid w:val="6A047FD5"/>
    <w:rsid w:val="6A153CD3"/>
    <w:rsid w:val="6A233D8C"/>
    <w:rsid w:val="6A2B6B3C"/>
    <w:rsid w:val="6A845731"/>
    <w:rsid w:val="6ACF6489"/>
    <w:rsid w:val="6B3874C3"/>
    <w:rsid w:val="6B480E55"/>
    <w:rsid w:val="6B8D0D02"/>
    <w:rsid w:val="6BC6435F"/>
    <w:rsid w:val="6BE02E3B"/>
    <w:rsid w:val="6C046FB2"/>
    <w:rsid w:val="6C1D31AD"/>
    <w:rsid w:val="6C2076DB"/>
    <w:rsid w:val="6C643A6C"/>
    <w:rsid w:val="6C685758"/>
    <w:rsid w:val="6CA43E69"/>
    <w:rsid w:val="6CA7357F"/>
    <w:rsid w:val="6CBB763D"/>
    <w:rsid w:val="6CFC2C29"/>
    <w:rsid w:val="6CFD1468"/>
    <w:rsid w:val="6D367A39"/>
    <w:rsid w:val="6D5835D1"/>
    <w:rsid w:val="6D60548A"/>
    <w:rsid w:val="6D6A7189"/>
    <w:rsid w:val="6D8C327A"/>
    <w:rsid w:val="6D92236A"/>
    <w:rsid w:val="6DBA1929"/>
    <w:rsid w:val="6E744CC4"/>
    <w:rsid w:val="6EC67CE4"/>
    <w:rsid w:val="6ED547AD"/>
    <w:rsid w:val="6F211D90"/>
    <w:rsid w:val="6F2A2D4B"/>
    <w:rsid w:val="6F834209"/>
    <w:rsid w:val="6FA7614A"/>
    <w:rsid w:val="6FAD74D8"/>
    <w:rsid w:val="6FCF009A"/>
    <w:rsid w:val="702F64EB"/>
    <w:rsid w:val="70441F96"/>
    <w:rsid w:val="70635EE3"/>
    <w:rsid w:val="70860455"/>
    <w:rsid w:val="70964CD6"/>
    <w:rsid w:val="70B52AE8"/>
    <w:rsid w:val="70B7060E"/>
    <w:rsid w:val="70C35A0C"/>
    <w:rsid w:val="70F35248"/>
    <w:rsid w:val="710A7485"/>
    <w:rsid w:val="711E28A2"/>
    <w:rsid w:val="712832BA"/>
    <w:rsid w:val="713560D4"/>
    <w:rsid w:val="715D46EB"/>
    <w:rsid w:val="71BF242C"/>
    <w:rsid w:val="71C50FA6"/>
    <w:rsid w:val="723F4D5F"/>
    <w:rsid w:val="728F4B1F"/>
    <w:rsid w:val="72BA43E6"/>
    <w:rsid w:val="72C74D55"/>
    <w:rsid w:val="72C76B03"/>
    <w:rsid w:val="731966BE"/>
    <w:rsid w:val="736D1C5D"/>
    <w:rsid w:val="73730B78"/>
    <w:rsid w:val="73E07E7C"/>
    <w:rsid w:val="73F46B48"/>
    <w:rsid w:val="740F3B71"/>
    <w:rsid w:val="74130620"/>
    <w:rsid w:val="74934EAE"/>
    <w:rsid w:val="74E514C2"/>
    <w:rsid w:val="75203DD5"/>
    <w:rsid w:val="752124FA"/>
    <w:rsid w:val="753529D7"/>
    <w:rsid w:val="754E0E15"/>
    <w:rsid w:val="756D1BE3"/>
    <w:rsid w:val="7581743D"/>
    <w:rsid w:val="75B4336E"/>
    <w:rsid w:val="75DB226C"/>
    <w:rsid w:val="75EF5689"/>
    <w:rsid w:val="76067942"/>
    <w:rsid w:val="764F3097"/>
    <w:rsid w:val="76545F34"/>
    <w:rsid w:val="766643CE"/>
    <w:rsid w:val="76880357"/>
    <w:rsid w:val="76A5715B"/>
    <w:rsid w:val="76B40DAB"/>
    <w:rsid w:val="76CF5F86"/>
    <w:rsid w:val="76E0164E"/>
    <w:rsid w:val="77061C96"/>
    <w:rsid w:val="77560455"/>
    <w:rsid w:val="776B2153"/>
    <w:rsid w:val="776C24BA"/>
    <w:rsid w:val="77A1709B"/>
    <w:rsid w:val="77A534FF"/>
    <w:rsid w:val="77C91740"/>
    <w:rsid w:val="77D84854"/>
    <w:rsid w:val="78010BF6"/>
    <w:rsid w:val="781C169F"/>
    <w:rsid w:val="78715547"/>
    <w:rsid w:val="788D2108"/>
    <w:rsid w:val="78964663"/>
    <w:rsid w:val="789D27E0"/>
    <w:rsid w:val="78A31478"/>
    <w:rsid w:val="78AF19B3"/>
    <w:rsid w:val="79022643"/>
    <w:rsid w:val="791505C8"/>
    <w:rsid w:val="791F31F5"/>
    <w:rsid w:val="79300AE3"/>
    <w:rsid w:val="79346574"/>
    <w:rsid w:val="795547DD"/>
    <w:rsid w:val="795F1B2D"/>
    <w:rsid w:val="79664B6F"/>
    <w:rsid w:val="7967712D"/>
    <w:rsid w:val="796E5F2A"/>
    <w:rsid w:val="798058E5"/>
    <w:rsid w:val="79B62236"/>
    <w:rsid w:val="79CE0777"/>
    <w:rsid w:val="79DA2516"/>
    <w:rsid w:val="79E461EC"/>
    <w:rsid w:val="7A3B6018"/>
    <w:rsid w:val="7A546ECE"/>
    <w:rsid w:val="7A5E7D4D"/>
    <w:rsid w:val="7A884DCA"/>
    <w:rsid w:val="7AA17C39"/>
    <w:rsid w:val="7AAD4F82"/>
    <w:rsid w:val="7AAD7310"/>
    <w:rsid w:val="7AB44046"/>
    <w:rsid w:val="7ABE37BC"/>
    <w:rsid w:val="7AFE5D56"/>
    <w:rsid w:val="7B0501C8"/>
    <w:rsid w:val="7B05466C"/>
    <w:rsid w:val="7B14660C"/>
    <w:rsid w:val="7B18614D"/>
    <w:rsid w:val="7B1B79EC"/>
    <w:rsid w:val="7B445519"/>
    <w:rsid w:val="7B490D9E"/>
    <w:rsid w:val="7B6E5110"/>
    <w:rsid w:val="7B917067"/>
    <w:rsid w:val="7B982657"/>
    <w:rsid w:val="7BBA5352"/>
    <w:rsid w:val="7BD36291"/>
    <w:rsid w:val="7C2F194B"/>
    <w:rsid w:val="7C4411C4"/>
    <w:rsid w:val="7C7A4BE6"/>
    <w:rsid w:val="7C887C62"/>
    <w:rsid w:val="7C945CA8"/>
    <w:rsid w:val="7CB65C1E"/>
    <w:rsid w:val="7D0A4B32"/>
    <w:rsid w:val="7D4066A4"/>
    <w:rsid w:val="7D7653AD"/>
    <w:rsid w:val="7D9F5025"/>
    <w:rsid w:val="7DB008BF"/>
    <w:rsid w:val="7DBA4CD5"/>
    <w:rsid w:val="7DBC1A86"/>
    <w:rsid w:val="7DBF6D54"/>
    <w:rsid w:val="7E6C2521"/>
    <w:rsid w:val="7E7E09BD"/>
    <w:rsid w:val="7E8C5C85"/>
    <w:rsid w:val="7E953F59"/>
    <w:rsid w:val="7E9661CD"/>
    <w:rsid w:val="7EC363D0"/>
    <w:rsid w:val="7ED15601"/>
    <w:rsid w:val="7EDB7BBE"/>
    <w:rsid w:val="7EEA1BAF"/>
    <w:rsid w:val="7F10538E"/>
    <w:rsid w:val="7F341651"/>
    <w:rsid w:val="7F631A74"/>
    <w:rsid w:val="7F6C33FA"/>
    <w:rsid w:val="7F822EBC"/>
    <w:rsid w:val="7F95759F"/>
    <w:rsid w:val="7FBC791E"/>
    <w:rsid w:val="7FCB7F38"/>
  </w:rsids>
  <m:mathPr>
    <m:mathFont m:val="Cambria Math"/>
    <m:brkBin m:val="before"/>
    <m:brkBinSub m:val="--"/>
    <m:smallFrac m:val="0"/>
    <m:dispDef/>
    <m:lMargin m:val="0"/>
    <m:rMargin m:val="0"/>
    <m:defJc m:val="centerGroup"/>
    <m:wrapIndent m:val="1440"/>
    <m:intLim m:val="undOvr"/>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15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next w:val="1"/>
    <w:link w:val="25"/>
    <w:qFormat/>
    <w:uiPriority w:val="0"/>
    <w:pPr>
      <w:keepNext/>
      <w:keepLines/>
      <w:spacing w:before="340" w:after="330" w:line="576" w:lineRule="auto"/>
      <w:outlineLvl w:val="0"/>
    </w:pPr>
    <w:rPr>
      <w:b/>
      <w:bCs/>
      <w:kern w:val="44"/>
      <w:sz w:val="44"/>
      <w:szCs w:val="44"/>
      <w:lang w:val="zh-CN"/>
    </w:rPr>
  </w:style>
  <w:style w:type="paragraph" w:styleId="3">
    <w:name w:val="heading 2"/>
    <w:basedOn w:val="1"/>
    <w:next w:val="1"/>
    <w:link w:val="38"/>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6"/>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qFormat/>
    <w:uiPriority w:val="0"/>
    <w:pPr>
      <w:keepNext/>
      <w:outlineLvl w:val="3"/>
    </w:pPr>
    <w:rPr>
      <w:b/>
      <w:bCs/>
      <w:i/>
      <w:iCs/>
      <w:sz w:val="36"/>
    </w:rPr>
  </w:style>
  <w:style w:type="paragraph" w:styleId="6">
    <w:name w:val="heading 7"/>
    <w:basedOn w:val="1"/>
    <w:next w:val="1"/>
    <w:qFormat/>
    <w:uiPriority w:val="0"/>
    <w:pPr>
      <w:keepNext/>
      <w:ind w:firstLine="408"/>
      <w:outlineLvl w:val="6"/>
    </w:pPr>
    <w:rPr>
      <w:szCs w:val="20"/>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7">
    <w:name w:val="caption"/>
    <w:basedOn w:val="1"/>
    <w:next w:val="1"/>
    <w:qFormat/>
    <w:uiPriority w:val="0"/>
    <w:rPr>
      <w:rFonts w:ascii="Arial" w:hAnsi="Arial" w:eastAsia="黑体" w:cs="Arial"/>
      <w:sz w:val="20"/>
      <w:szCs w:val="20"/>
    </w:rPr>
  </w:style>
  <w:style w:type="paragraph" w:styleId="8">
    <w:name w:val="annotation text"/>
    <w:basedOn w:val="1"/>
    <w:link w:val="39"/>
    <w:unhideWhenUsed/>
    <w:qFormat/>
    <w:uiPriority w:val="99"/>
    <w:pPr>
      <w:jc w:val="left"/>
    </w:pPr>
  </w:style>
  <w:style w:type="paragraph" w:styleId="9">
    <w:name w:val="Balloon Text"/>
    <w:basedOn w:val="1"/>
    <w:link w:val="31"/>
    <w:semiHidden/>
    <w:unhideWhenUsed/>
    <w:qFormat/>
    <w:uiPriority w:val="99"/>
    <w:rPr>
      <w:sz w:val="18"/>
      <w:szCs w:val="18"/>
      <w:lang w:val="zh-CN"/>
    </w:rPr>
  </w:style>
  <w:style w:type="paragraph" w:styleId="10">
    <w:name w:val="footer"/>
    <w:basedOn w:val="1"/>
    <w:link w:val="44"/>
    <w:qFormat/>
    <w:uiPriority w:val="99"/>
    <w:pPr>
      <w:tabs>
        <w:tab w:val="center" w:pos="4153"/>
        <w:tab w:val="right" w:pos="8306"/>
      </w:tabs>
      <w:snapToGrid w:val="0"/>
      <w:jc w:val="left"/>
    </w:pPr>
    <w:rPr>
      <w:sz w:val="18"/>
      <w:szCs w:val="18"/>
    </w:rPr>
  </w:style>
  <w:style w:type="paragraph" w:styleId="11">
    <w:name w:val="header"/>
    <w:basedOn w:val="1"/>
    <w:link w:val="41"/>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semiHidden/>
    <w:qFormat/>
    <w:uiPriority w:val="0"/>
    <w:pPr>
      <w:snapToGrid w:val="0"/>
      <w:jc w:val="left"/>
    </w:pPr>
    <w:rPr>
      <w:sz w:val="18"/>
      <w:szCs w:val="18"/>
    </w:r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4">
    <w:name w:val="annotation subject"/>
    <w:basedOn w:val="8"/>
    <w:next w:val="8"/>
    <w:link w:val="46"/>
    <w:semiHidden/>
    <w:unhideWhenUsed/>
    <w:qFormat/>
    <w:uiPriority w:val="99"/>
    <w:rPr>
      <w:b/>
      <w:bCs/>
    </w:rPr>
  </w:style>
  <w:style w:type="table" w:styleId="16">
    <w:name w:val="Table Grid"/>
    <w:basedOn w:val="1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page number"/>
    <w:basedOn w:val="17"/>
    <w:qFormat/>
    <w:uiPriority w:val="0"/>
  </w:style>
  <w:style w:type="character" w:styleId="20">
    <w:name w:val="Emphasis"/>
    <w:qFormat/>
    <w:uiPriority w:val="20"/>
    <w:rPr>
      <w:i/>
      <w:iCs/>
    </w:rPr>
  </w:style>
  <w:style w:type="character" w:styleId="21">
    <w:name w:val="Hyperlink"/>
    <w:qFormat/>
    <w:uiPriority w:val="0"/>
    <w:rPr>
      <w:color w:val="0000FF"/>
      <w:u w:val="single"/>
    </w:rPr>
  </w:style>
  <w:style w:type="character" w:styleId="22">
    <w:name w:val="HTML Code"/>
    <w:basedOn w:val="17"/>
    <w:semiHidden/>
    <w:unhideWhenUsed/>
    <w:qFormat/>
    <w:uiPriority w:val="99"/>
    <w:rPr>
      <w:rFonts w:ascii="Courier New" w:hAnsi="Courier New"/>
      <w:sz w:val="20"/>
    </w:rPr>
  </w:style>
  <w:style w:type="character" w:styleId="23">
    <w:name w:val="annotation reference"/>
    <w:basedOn w:val="17"/>
    <w:semiHidden/>
    <w:unhideWhenUsed/>
    <w:qFormat/>
    <w:uiPriority w:val="99"/>
    <w:rPr>
      <w:sz w:val="21"/>
      <w:szCs w:val="21"/>
    </w:rPr>
  </w:style>
  <w:style w:type="character" w:styleId="24">
    <w:name w:val="footnote reference"/>
    <w:semiHidden/>
    <w:qFormat/>
    <w:uiPriority w:val="0"/>
    <w:rPr>
      <w:vertAlign w:val="superscript"/>
    </w:rPr>
  </w:style>
  <w:style w:type="character" w:customStyle="1" w:styleId="25">
    <w:name w:val="标题 1 字符"/>
    <w:link w:val="2"/>
    <w:qFormat/>
    <w:uiPriority w:val="0"/>
    <w:rPr>
      <w:b/>
      <w:bCs/>
      <w:kern w:val="44"/>
      <w:sz w:val="44"/>
      <w:szCs w:val="44"/>
    </w:rPr>
  </w:style>
  <w:style w:type="character" w:customStyle="1" w:styleId="26">
    <w:name w:val="批注框文本 Char"/>
    <w:link w:val="27"/>
    <w:qFormat/>
    <w:uiPriority w:val="0"/>
    <w:rPr>
      <w:sz w:val="18"/>
      <w:szCs w:val="18"/>
    </w:rPr>
  </w:style>
  <w:style w:type="paragraph" w:customStyle="1" w:styleId="27">
    <w:name w:val="批注框文本1"/>
    <w:basedOn w:val="1"/>
    <w:link w:val="26"/>
    <w:qFormat/>
    <w:uiPriority w:val="0"/>
    <w:rPr>
      <w:kern w:val="0"/>
      <w:sz w:val="18"/>
      <w:szCs w:val="18"/>
      <w:lang w:val="zh-CN"/>
    </w:rPr>
  </w:style>
  <w:style w:type="paragraph" w:customStyle="1" w:styleId="28">
    <w:name w:val="列表段落1"/>
    <w:basedOn w:val="1"/>
    <w:qFormat/>
    <w:uiPriority w:val="0"/>
    <w:pPr>
      <w:ind w:firstLine="420" w:firstLineChars="200"/>
    </w:pPr>
  </w:style>
  <w:style w:type="paragraph" w:customStyle="1" w:styleId="29">
    <w:name w:val="无间隔1"/>
    <w:qFormat/>
    <w:uiPriority w:val="0"/>
    <w:pPr>
      <w:widowControl w:val="0"/>
      <w:jc w:val="both"/>
    </w:pPr>
    <w:rPr>
      <w:rFonts w:ascii="Times New Roman" w:hAnsi="Times New Roman" w:eastAsia="宋体" w:cs="Times New Roman"/>
      <w:lang w:val="en-US" w:eastAsia="zh-CN" w:bidi="ar-SA"/>
    </w:rPr>
  </w:style>
  <w:style w:type="paragraph" w:customStyle="1" w:styleId="30">
    <w:name w:val="p0"/>
    <w:basedOn w:val="1"/>
    <w:qFormat/>
    <w:uiPriority w:val="0"/>
    <w:pPr>
      <w:widowControl/>
      <w:jc w:val="left"/>
    </w:pPr>
    <w:rPr>
      <w:kern w:val="0"/>
      <w:sz w:val="24"/>
      <w:szCs w:val="24"/>
    </w:rPr>
  </w:style>
  <w:style w:type="character" w:customStyle="1" w:styleId="31">
    <w:name w:val="批注框文本 字符"/>
    <w:link w:val="9"/>
    <w:semiHidden/>
    <w:qFormat/>
    <w:uiPriority w:val="99"/>
    <w:rPr>
      <w:rFonts w:ascii="Calibri" w:hAnsi="Calibri"/>
      <w:kern w:val="2"/>
      <w:sz w:val="18"/>
      <w:szCs w:val="18"/>
    </w:rPr>
  </w:style>
  <w:style w:type="character" w:customStyle="1" w:styleId="32">
    <w:name w:val="wenben1"/>
    <w:qFormat/>
    <w:uiPriority w:val="0"/>
    <w:rPr>
      <w:rFonts w:hint="eastAsia" w:ascii="宋体" w:hAnsi="宋体" w:eastAsia="宋体"/>
      <w:color w:val="000099"/>
      <w:sz w:val="18"/>
    </w:rPr>
  </w:style>
  <w:style w:type="paragraph" w:customStyle="1" w:styleId="33">
    <w:name w:val="(文字) (文字) (文字) (文字) (文字) (文字) Char Char Char Char (文字) (文字)"/>
    <w:basedOn w:val="1"/>
    <w:qFormat/>
    <w:uiPriority w:val="0"/>
    <w:pPr>
      <w:widowControl/>
      <w:spacing w:after="160" w:line="240" w:lineRule="exact"/>
      <w:jc w:val="left"/>
    </w:pPr>
    <w:rPr>
      <w:rFonts w:ascii="Verdana" w:hAnsi="Verdana" w:eastAsia="仿宋_GB2312" w:cs="宋体"/>
      <w:kern w:val="0"/>
      <w:sz w:val="24"/>
      <w:szCs w:val="20"/>
      <w:lang w:eastAsia="en-US"/>
    </w:rPr>
  </w:style>
  <w:style w:type="character" w:styleId="34">
    <w:name w:val="Placeholder Text"/>
    <w:basedOn w:val="17"/>
    <w:semiHidden/>
    <w:qFormat/>
    <w:uiPriority w:val="99"/>
    <w:rPr>
      <w:color w:val="666666"/>
    </w:rPr>
  </w:style>
  <w:style w:type="paragraph" w:styleId="35">
    <w:name w:val="List Paragraph"/>
    <w:basedOn w:val="1"/>
    <w:qFormat/>
    <w:uiPriority w:val="34"/>
    <w:pPr>
      <w:ind w:firstLine="420" w:firstLineChars="200"/>
    </w:pPr>
    <w:rPr>
      <w:rFonts w:asciiTheme="minorHAnsi" w:hAnsiTheme="minorHAnsi" w:eastAsiaTheme="minorEastAsia" w:cstheme="minorBidi"/>
    </w:rPr>
  </w:style>
  <w:style w:type="character" w:customStyle="1" w:styleId="36">
    <w:name w:val="标题 3 字符"/>
    <w:basedOn w:val="17"/>
    <w:link w:val="4"/>
    <w:semiHidden/>
    <w:qFormat/>
    <w:uiPriority w:val="9"/>
    <w:rPr>
      <w:rFonts w:ascii="Calibri" w:hAnsi="Calibri"/>
      <w:b/>
      <w:bCs/>
      <w:kern w:val="2"/>
      <w:sz w:val="32"/>
      <w:szCs w:val="32"/>
    </w:rPr>
  </w:style>
  <w:style w:type="character" w:customStyle="1" w:styleId="37">
    <w:name w:val="未处理的提及1"/>
    <w:basedOn w:val="17"/>
    <w:semiHidden/>
    <w:unhideWhenUsed/>
    <w:qFormat/>
    <w:uiPriority w:val="99"/>
    <w:rPr>
      <w:color w:val="605E5C"/>
      <w:shd w:val="clear" w:color="auto" w:fill="E1DFDD"/>
    </w:rPr>
  </w:style>
  <w:style w:type="character" w:customStyle="1" w:styleId="38">
    <w:name w:val="标题 2 字符"/>
    <w:basedOn w:val="17"/>
    <w:link w:val="3"/>
    <w:semiHidden/>
    <w:qFormat/>
    <w:uiPriority w:val="9"/>
    <w:rPr>
      <w:rFonts w:asciiTheme="majorHAnsi" w:hAnsiTheme="majorHAnsi" w:eastAsiaTheme="majorEastAsia" w:cstheme="majorBidi"/>
      <w:b/>
      <w:bCs/>
      <w:kern w:val="2"/>
      <w:sz w:val="32"/>
      <w:szCs w:val="32"/>
    </w:rPr>
  </w:style>
  <w:style w:type="character" w:customStyle="1" w:styleId="39">
    <w:name w:val="批注文字 字符"/>
    <w:basedOn w:val="17"/>
    <w:link w:val="8"/>
    <w:qFormat/>
    <w:uiPriority w:val="99"/>
    <w:rPr>
      <w:rFonts w:ascii="Calibri" w:hAnsi="Calibri"/>
      <w:kern w:val="2"/>
      <w:sz w:val="21"/>
      <w:szCs w:val="22"/>
    </w:rPr>
  </w:style>
  <w:style w:type="paragraph" w:customStyle="1" w:styleId="40">
    <w:name w:val="修订1"/>
    <w:hidden/>
    <w:unhideWhenUsed/>
    <w:qFormat/>
    <w:uiPriority w:val="99"/>
    <w:rPr>
      <w:rFonts w:ascii="Calibri" w:hAnsi="Calibri" w:eastAsia="宋体" w:cs="Times New Roman"/>
      <w:kern w:val="2"/>
      <w:sz w:val="21"/>
      <w:szCs w:val="22"/>
      <w:lang w:val="en-US" w:eastAsia="zh-CN" w:bidi="ar-SA"/>
    </w:rPr>
  </w:style>
  <w:style w:type="character" w:customStyle="1" w:styleId="41">
    <w:name w:val="页眉 字符"/>
    <w:link w:val="11"/>
    <w:qFormat/>
    <w:uiPriority w:val="99"/>
    <w:rPr>
      <w:kern w:val="2"/>
      <w:sz w:val="18"/>
      <w:szCs w:val="18"/>
    </w:rPr>
  </w:style>
  <w:style w:type="paragraph" w:customStyle="1" w:styleId="42">
    <w:name w:val="样式2"/>
    <w:qFormat/>
    <w:uiPriority w:val="0"/>
    <w:pPr>
      <w:snapToGrid w:val="0"/>
      <w:spacing w:line="292" w:lineRule="auto"/>
      <w:ind w:right="227"/>
      <w:jc w:val="both"/>
    </w:pPr>
    <w:rPr>
      <w:rFonts w:ascii="Times New Roman" w:hAnsi="Times New Roman" w:eastAsia="仿宋_GB2312" w:cs="Times New Roman"/>
      <w:lang w:val="en-US" w:eastAsia="zh-CN" w:bidi="ar-SA"/>
    </w:rPr>
  </w:style>
  <w:style w:type="paragraph" w:customStyle="1" w:styleId="43">
    <w:name w:val="address"/>
    <w:basedOn w:val="1"/>
    <w:next w:val="1"/>
    <w:qFormat/>
    <w:uiPriority w:val="0"/>
    <w:pPr>
      <w:widowControl/>
      <w:ind w:firstLine="227"/>
      <w:jc w:val="center"/>
    </w:pPr>
    <w:rPr>
      <w:rFonts w:ascii="Times" w:hAnsi="Times"/>
      <w:kern w:val="0"/>
      <w:sz w:val="18"/>
      <w:szCs w:val="20"/>
    </w:rPr>
  </w:style>
  <w:style w:type="character" w:customStyle="1" w:styleId="44">
    <w:name w:val="页脚 字符"/>
    <w:basedOn w:val="17"/>
    <w:link w:val="10"/>
    <w:qFormat/>
    <w:uiPriority w:val="99"/>
    <w:rPr>
      <w:kern w:val="2"/>
      <w:sz w:val="18"/>
      <w:szCs w:val="18"/>
    </w:rPr>
  </w:style>
  <w:style w:type="paragraph" w:customStyle="1" w:styleId="45">
    <w:name w:val="修订2"/>
    <w:hidden/>
    <w:unhideWhenUsed/>
    <w:qFormat/>
    <w:uiPriority w:val="99"/>
    <w:rPr>
      <w:rFonts w:ascii="Times New Roman" w:hAnsi="Times New Roman" w:eastAsia="宋体" w:cs="Times New Roman"/>
      <w:kern w:val="2"/>
      <w:sz w:val="21"/>
      <w:szCs w:val="21"/>
      <w:lang w:val="en-US" w:eastAsia="zh-CN" w:bidi="ar-SA"/>
    </w:rPr>
  </w:style>
  <w:style w:type="character" w:customStyle="1" w:styleId="46">
    <w:name w:val="批注主题 字符"/>
    <w:basedOn w:val="39"/>
    <w:link w:val="14"/>
    <w:semiHidden/>
    <w:qFormat/>
    <w:uiPriority w:val="99"/>
    <w:rPr>
      <w:rFonts w:ascii="Calibri" w:hAnsi="Calibri"/>
      <w:b/>
      <w:bCs/>
      <w:kern w:val="2"/>
      <w:sz w:val="21"/>
      <w:szCs w:val="21"/>
    </w:rPr>
  </w:style>
  <w:style w:type="paragraph" w:customStyle="1" w:styleId="47">
    <w:name w:val="修订3"/>
    <w:hidden/>
    <w:unhideWhenUsed/>
    <w:qFormat/>
    <w:uiPriority w:val="99"/>
    <w:rPr>
      <w:rFonts w:ascii="Times New Roman" w:hAnsi="Times New Roman" w:eastAsia="宋体" w:cs="Times New Roman"/>
      <w:kern w:val="2"/>
      <w:sz w:val="21"/>
      <w:szCs w:val="21"/>
      <w:lang w:val="en-US" w:eastAsia="zh-CN" w:bidi="ar-SA"/>
    </w:rPr>
  </w:style>
  <w:style w:type="paragraph" w:customStyle="1" w:styleId="48">
    <w:name w:val="修订4"/>
    <w:hidden/>
    <w:semiHidden/>
    <w:qFormat/>
    <w:uiPriority w:val="99"/>
    <w:rPr>
      <w:rFonts w:ascii="Times New Roman" w:hAnsi="Times New Roman" w:eastAsia="宋体" w:cs="Times New Roman"/>
      <w:kern w:val="2"/>
      <w:sz w:val="21"/>
      <w:szCs w:val="21"/>
      <w:lang w:val="en-US" w:eastAsia="zh-CN" w:bidi="ar-SA"/>
    </w:rPr>
  </w:style>
  <w:style w:type="character" w:customStyle="1" w:styleId="49">
    <w:name w:val="katex-mathml"/>
    <w:basedOn w:val="17"/>
    <w:qFormat/>
    <w:uiPriority w:val="0"/>
  </w:style>
  <w:style w:type="character" w:customStyle="1" w:styleId="50">
    <w:name w:val="mord"/>
    <w:basedOn w:val="17"/>
    <w:qFormat/>
    <w:uiPriority w:val="0"/>
  </w:style>
  <w:style w:type="paragraph" w:customStyle="1" w:styleId="51">
    <w:name w:val="修订5"/>
    <w:hidden/>
    <w:unhideWhenUsed/>
    <w:qFormat/>
    <w:uiPriority w:val="99"/>
    <w:rPr>
      <w:rFonts w:ascii="Times New Roman" w:hAnsi="Times New Roman" w:eastAsia="宋体" w:cs="Times New Roman"/>
      <w:kern w:val="2"/>
      <w:sz w:val="21"/>
      <w:szCs w:val="21"/>
      <w:lang w:val="en-US" w:eastAsia="zh-CN" w:bidi="ar-SA"/>
    </w:rPr>
  </w:style>
  <w:style w:type="paragraph" w:customStyle="1" w:styleId="52">
    <w:name w:val="列出段落2"/>
    <w:basedOn w:val="1"/>
    <w:qFormat/>
    <w:uiPriority w:val="0"/>
    <w:pPr>
      <w:ind w:firstLine="420" w:firstLineChars="200"/>
    </w:pPr>
    <w:rPr>
      <w:rFonts w:ascii="Calibri" w:hAnsi="Calibri"/>
      <w:szCs w:val="22"/>
    </w:rPr>
  </w:style>
  <w:style w:type="paragraph" w:customStyle="1" w:styleId="53">
    <w:name w:val="修订6"/>
    <w:hidden/>
    <w:unhideWhenUsed/>
    <w:qFormat/>
    <w:uiPriority w:val="99"/>
    <w:rPr>
      <w:rFonts w:ascii="Times New Roman" w:hAnsi="Times New Roman" w:eastAsia="宋体" w:cs="Times New Roman"/>
      <w:kern w:val="2"/>
      <w:sz w:val="21"/>
      <w:szCs w:val="21"/>
      <w:lang w:val="en-US" w:eastAsia="zh-CN" w:bidi="ar-SA"/>
    </w:rPr>
  </w:style>
  <w:style w:type="paragraph" w:customStyle="1" w:styleId="54">
    <w:name w:val="修订7"/>
    <w:hidden/>
    <w:unhideWhenUsed/>
    <w:qFormat/>
    <w:uiPriority w:val="99"/>
    <w:rPr>
      <w:rFonts w:ascii="Times New Roman" w:hAnsi="Times New Roman" w:eastAsia="宋体" w:cs="Times New Roman"/>
      <w:kern w:val="2"/>
      <w:sz w:val="21"/>
      <w:szCs w:val="21"/>
      <w:lang w:val="en-US" w:eastAsia="zh-CN" w:bidi="ar-SA"/>
    </w:rPr>
  </w:style>
  <w:style w:type="paragraph" w:customStyle="1" w:styleId="55">
    <w:name w:val="修订8"/>
    <w:hidden/>
    <w:unhideWhenUsed/>
    <w:qFormat/>
    <w:uiPriority w:val="99"/>
    <w:rPr>
      <w:rFonts w:ascii="Times New Roman" w:hAnsi="Times New Roman" w:eastAsia="宋体" w:cs="Times New Roman"/>
      <w:kern w:val="2"/>
      <w:sz w:val="21"/>
      <w:szCs w:val="21"/>
      <w:lang w:val="en-US" w:eastAsia="zh-CN" w:bidi="ar-SA"/>
    </w:rPr>
  </w:style>
  <w:style w:type="paragraph" w:customStyle="1" w:styleId="56">
    <w:name w:val="修订9"/>
    <w:hidden/>
    <w:unhideWhenUsed/>
    <w:qFormat/>
    <w:uiPriority w:val="99"/>
    <w:rPr>
      <w:rFonts w:ascii="Times New Roman" w:hAnsi="Times New Roman" w:eastAsia="宋体" w:cs="Times New Roman"/>
      <w:kern w:val="2"/>
      <w:sz w:val="21"/>
      <w:szCs w:val="21"/>
      <w:lang w:val="en-US" w:eastAsia="zh-CN" w:bidi="ar-SA"/>
    </w:rPr>
  </w:style>
  <w:style w:type="paragraph" w:customStyle="1" w:styleId="57">
    <w:name w:val="修订10"/>
    <w:hidden/>
    <w:unhideWhenUsed/>
    <w:qFormat/>
    <w:uiPriority w:val="99"/>
    <w:rPr>
      <w:rFonts w:ascii="Times New Roman" w:hAnsi="Times New Roman" w:eastAsia="宋体" w:cs="Times New Roman"/>
      <w:kern w:val="2"/>
      <w:sz w:val="21"/>
      <w:szCs w:val="21"/>
      <w:lang w:val="en-US" w:eastAsia="zh-CN" w:bidi="ar-SA"/>
    </w:rPr>
  </w:style>
  <w:style w:type="paragraph" w:customStyle="1" w:styleId="58">
    <w:name w:val="修订11"/>
    <w:hidden/>
    <w:unhideWhenUsed/>
    <w:qFormat/>
    <w:uiPriority w:val="99"/>
    <w:rPr>
      <w:rFonts w:ascii="Times New Roman" w:hAnsi="Times New Roman" w:eastAsia="宋体" w:cs="Times New Roman"/>
      <w:kern w:val="2"/>
      <w:sz w:val="21"/>
      <w:szCs w:val="21"/>
      <w:lang w:val="en-US" w:eastAsia="zh-CN" w:bidi="ar-SA"/>
    </w:rPr>
  </w:style>
  <w:style w:type="paragraph" w:customStyle="1" w:styleId="59">
    <w:name w:val="修订12"/>
    <w:hidden/>
    <w:unhideWhenUsed/>
    <w:qFormat/>
    <w:uiPriority w:val="99"/>
    <w:rPr>
      <w:rFonts w:ascii="Times New Roman" w:hAnsi="Times New Roman" w:eastAsia="宋体" w:cs="Times New Roman"/>
      <w:kern w:val="2"/>
      <w:sz w:val="21"/>
      <w:szCs w:val="21"/>
      <w:lang w:val="en-US" w:eastAsia="zh-CN" w:bidi="ar-SA"/>
    </w:rPr>
  </w:style>
  <w:style w:type="paragraph" w:customStyle="1" w:styleId="60">
    <w:name w:val="修订13"/>
    <w:hidden/>
    <w:unhideWhenUsed/>
    <w:qFormat/>
    <w:uiPriority w:val="99"/>
    <w:rPr>
      <w:rFonts w:ascii="Times New Roman" w:hAnsi="Times New Roman" w:eastAsia="宋体" w:cs="Times New Roman"/>
      <w:kern w:val="2"/>
      <w:sz w:val="21"/>
      <w:szCs w:val="21"/>
      <w:lang w:val="en-US" w:eastAsia="zh-CN" w:bidi="ar-SA"/>
    </w:rPr>
  </w:style>
  <w:style w:type="paragraph" w:customStyle="1" w:styleId="61">
    <w:name w:val="AMDisplayEquation"/>
    <w:basedOn w:val="1"/>
    <w:link w:val="62"/>
    <w:qFormat/>
    <w:uiPriority w:val="0"/>
    <w:pPr>
      <w:numPr>
        <w:ilvl w:val="0"/>
        <w:numId w:val="1"/>
      </w:numPr>
      <w:tabs>
        <w:tab w:val="center" w:pos="2240"/>
      </w:tabs>
      <w:ind w:firstLine="420" w:firstLineChars="200"/>
    </w:pPr>
    <w:rPr>
      <w:bCs/>
    </w:rPr>
  </w:style>
  <w:style w:type="character" w:customStyle="1" w:styleId="62">
    <w:name w:val="AMDisplayEquation 字符"/>
    <w:basedOn w:val="17"/>
    <w:link w:val="61"/>
    <w:qFormat/>
    <w:uiPriority w:val="0"/>
    <w:rPr>
      <w:bCs/>
      <w:kern w:val="2"/>
      <w:sz w:val="21"/>
      <w:szCs w:val="21"/>
    </w:rPr>
  </w:style>
  <w:style w:type="paragraph" w:customStyle="1" w:styleId="63">
    <w:name w:val="修订14"/>
    <w:hidden/>
    <w:unhideWhenUsed/>
    <w:qFormat/>
    <w:uiPriority w:val="99"/>
    <w:rPr>
      <w:rFonts w:ascii="Times New Roman" w:hAnsi="Times New Roman" w:eastAsia="宋体" w:cs="Times New Roman"/>
      <w:kern w:val="2"/>
      <w:sz w:val="21"/>
      <w:szCs w:val="21"/>
      <w:lang w:val="en-US" w:eastAsia="zh-CN" w:bidi="ar-SA"/>
    </w:rPr>
  </w:style>
  <w:style w:type="paragraph" w:customStyle="1" w:styleId="64">
    <w:name w:val="修订15"/>
    <w:hidden/>
    <w:unhideWhenUsed/>
    <w:qFormat/>
    <w:uiPriority w:val="99"/>
    <w:rPr>
      <w:rFonts w:ascii="Times New Roman" w:hAnsi="Times New Roman" w:eastAsia="宋体" w:cs="Times New Roman"/>
      <w:kern w:val="2"/>
      <w:sz w:val="21"/>
      <w:szCs w:val="21"/>
      <w:lang w:val="en-US" w:eastAsia="zh-CN" w:bidi="ar-SA"/>
    </w:rPr>
  </w:style>
</w:style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4" Type="http://schemas.microsoft.com/office/2011/relationships/people" Target="people.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image" Target="media/image20.svg"/><Relationship Id="rId28" Type="http://schemas.openxmlformats.org/officeDocument/2006/relationships/image" Target="media/image19.png"/><Relationship Id="rId27" Type="http://schemas.openxmlformats.org/officeDocument/2006/relationships/image" Target="media/image18.svg"/><Relationship Id="rId26" Type="http://schemas.openxmlformats.org/officeDocument/2006/relationships/image" Target="media/image17.png"/><Relationship Id="rId25" Type="http://schemas.openxmlformats.org/officeDocument/2006/relationships/image" Target="media/image16.svg"/><Relationship Id="rId24" Type="http://schemas.openxmlformats.org/officeDocument/2006/relationships/image" Target="media/image15.png"/><Relationship Id="rId23" Type="http://schemas.openxmlformats.org/officeDocument/2006/relationships/image" Target="media/image14.svg"/><Relationship Id="rId22" Type="http://schemas.openxmlformats.org/officeDocument/2006/relationships/image" Target="media/image13.png"/><Relationship Id="rId21" Type="http://schemas.openxmlformats.org/officeDocument/2006/relationships/image" Target="media/image12.sv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svg"/><Relationship Id="rId18" Type="http://schemas.openxmlformats.org/officeDocument/2006/relationships/image" Target="media/image9.png"/><Relationship Id="rId17" Type="http://schemas.openxmlformats.org/officeDocument/2006/relationships/image" Target="media/image8.svg"/><Relationship Id="rId16" Type="http://schemas.openxmlformats.org/officeDocument/2006/relationships/image" Target="media/image7.png"/><Relationship Id="rId15" Type="http://schemas.openxmlformats.org/officeDocument/2006/relationships/image" Target="media/image6.wmf"/><Relationship Id="rId14" Type="http://schemas.openxmlformats.org/officeDocument/2006/relationships/image" Target="media/image5.wmf"/><Relationship Id="rId13" Type="http://schemas.openxmlformats.org/officeDocument/2006/relationships/image" Target="media/image4.emf"/><Relationship Id="rId12" Type="http://schemas.openxmlformats.org/officeDocument/2006/relationships/image" Target="media/image3.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92AFB7-0311-4267-BED5-3AA4D9B42CED}">
  <ds:schemaRefs/>
</ds:datastoreItem>
</file>

<file path=docProps/app.xml><?xml version="1.0" encoding="utf-8"?>
<Properties xmlns="http://schemas.openxmlformats.org/officeDocument/2006/extended-properties" xmlns:vt="http://schemas.openxmlformats.org/officeDocument/2006/docPropsVTypes">
  <Template>Normal</Template>
  <Company>XB</Company>
  <Pages>12</Pages>
  <Words>3062</Words>
  <Characters>5114</Characters>
  <Lines>216</Lines>
  <Paragraphs>61</Paragraphs>
  <TotalTime>42</TotalTime>
  <ScaleCrop>false</ScaleCrop>
  <LinksUpToDate>false</LinksUpToDate>
  <CharactersWithSpaces>5448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2025-08-31T06:16:00Z</dcterms:created>
  <dc:creator>hya</dc:creator>
  <cp:lastModifiedBy>Mr.right</cp:lastModifiedBy>
  <cp:lastPrinted>2026-01-14T05:28:00Z</cp:lastPrinted>
  <dcterms:modified xsi:type="dcterms:W3CDTF">2026-07-07T02:55:24Z</dcterms:modified>
  <dc:title>各向异性导电胶膜用新型导电粒子的制备</dc:title>
  <cp:revision>910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9DCECFD027664E4E9B39618BCDBFE357_13</vt:lpwstr>
  </property>
  <property fmtid="{D5CDD505-2E9C-101B-9397-08002B2CF9AE}" pid="3" name="KSOProductBuildVer">
    <vt:lpwstr>2052-12.1.0.26895</vt:lpwstr>
  </property>
  <property fmtid="{D5CDD505-2E9C-101B-9397-08002B2CF9AE}" pid="4" name="uploadURL">
    <vt:lpwstr>4C14486F42D84297A20C93E95CD7333754AFE0E6776AAFE736288CD7A0298EBC95822657B1073B474622CC155994ECF89DC15657FFA5F676F5C06D1FB7E1105E7987905BF58F75BB597507EC5520021B9EA3C08E5D56A28673C702D431A6FF30</vt:lpwstr>
  </property>
  <property fmtid="{D5CDD505-2E9C-101B-9397-08002B2CF9AE}" pid="5" name="KSOTemplateDocerSaveRecord">
    <vt:lpwstr>eyJoZGlkIjoiM2NlNjk0Y2YzOWJjZWY2YWJiYzlhMDliYjA1YmMyOTgiLCJ1c2VySWQiOiIxMTM2MTMzNjE0In0=</vt:lpwstr>
  </property>
  <property fmtid="{D5CDD505-2E9C-101B-9397-08002B2CF9AE}" pid="6" name="AMWinEqns">
    <vt:bool>true</vt:bool>
  </property>
</Properties>
</file>